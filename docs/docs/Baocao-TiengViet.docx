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F8BF" w14:textId="0D38FA2B" w:rsidR="002C419C" w:rsidRPr="00BE2790" w:rsidRDefault="0086289A" w:rsidP="00D45D1B">
      <w:pPr>
        <w:tabs>
          <w:tab w:val="left" w:pos="3968"/>
        </w:tabs>
        <w:rPr>
          <w:rFonts w:cs="Times New Roman"/>
          <w:szCs w:val="26"/>
        </w:rPr>
        <w:sectPr w:rsidR="002C419C" w:rsidRPr="00BE2790" w:rsidSect="007D267A">
          <w:footerReference w:type="default" r:id="rId11"/>
          <w:pgSz w:w="11907" w:h="16840" w:code="9"/>
          <w:pgMar w:top="1134" w:right="851" w:bottom="1134" w:left="1701" w:header="720" w:footer="720" w:gutter="0"/>
          <w:pgBorders w:display="firstPage">
            <w:top w:val="twistedLines1" w:sz="18" w:space="15" w:color="auto"/>
            <w:left w:val="twistedLines1" w:sz="18" w:space="4" w:color="auto"/>
            <w:bottom w:val="twistedLines1" w:sz="18" w:space="15" w:color="auto"/>
            <w:right w:val="twistedLines1" w:sz="18" w:space="4" w:color="auto"/>
          </w:pgBorders>
          <w:cols w:space="720"/>
          <w:titlePg/>
          <w:docGrid w:linePitch="360"/>
        </w:sectPr>
      </w:pPr>
      <w:r w:rsidRPr="00BE2790">
        <w:rPr>
          <w:rFonts w:cs="Times New Roman"/>
          <w:szCs w:val="26"/>
        </w:rPr>
        <mc:AlternateContent>
          <mc:Choice Requires="wps">
            <w:drawing>
              <wp:anchor distT="45720" distB="45720" distL="114300" distR="114300" simplePos="0" relativeHeight="251658244" behindDoc="0" locked="0" layoutInCell="1" allowOverlap="1" wp14:anchorId="5E3A111F" wp14:editId="149E961E">
                <wp:simplePos x="0" y="0"/>
                <wp:positionH relativeFrom="column">
                  <wp:posOffset>17780</wp:posOffset>
                </wp:positionH>
                <wp:positionV relativeFrom="margin">
                  <wp:posOffset>4740291</wp:posOffset>
                </wp:positionV>
                <wp:extent cx="6248400" cy="1404620"/>
                <wp:effectExtent l="0" t="0" r="3175" b="5080"/>
                <wp:wrapSquare wrapText="bothSides"/>
                <wp:docPr id="763522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1404620"/>
                        </a:xfrm>
                        <a:prstGeom prst="rect">
                          <a:avLst/>
                        </a:prstGeom>
                        <a:solidFill>
                          <a:srgbClr val="FFFFFF"/>
                        </a:solidFill>
                        <a:ln w="9525">
                          <a:noFill/>
                          <a:miter lim="800000"/>
                          <a:headEnd/>
                          <a:tailEnd/>
                        </a:ln>
                      </wps:spPr>
                      <wps:txbx>
                        <w:txbxContent>
                          <w:p w14:paraId="72B2D849" w14:textId="5991F513" w:rsidR="000A055B" w:rsidRPr="00FD10EC" w:rsidRDefault="00FD10EC" w:rsidP="00FD10EC">
                            <w:pPr>
                              <w:ind w:left="360"/>
                              <w:jc w:val="center"/>
                              <w:rPr>
                                <w:rFonts w:cs="Times New Roman"/>
                                <w:sz w:val="28"/>
                                <w:szCs w:val="28"/>
                              </w:rPr>
                            </w:pPr>
                            <w:r w:rsidRPr="00FD10EC">
                              <w:rPr>
                                <w:rFonts w:cs="Times New Roman"/>
                                <w:b/>
                                <w:bCs/>
                                <w:sz w:val="28"/>
                                <w:szCs w:val="28"/>
                              </w:rPr>
                              <w:t>Đề tài</w:t>
                            </w:r>
                            <w:r w:rsidR="00BE5E76" w:rsidRPr="00FD10EC">
                              <w:rPr>
                                <w:rFonts w:cs="Times New Roman"/>
                                <w:b/>
                                <w:bCs/>
                                <w:sz w:val="28"/>
                                <w:szCs w:val="28"/>
                              </w:rPr>
                              <w:t xml:space="preserve">: </w:t>
                            </w:r>
                            <w:r w:rsidR="000A6225" w:rsidRPr="00FD10EC">
                              <w:rPr>
                                <w:rFonts w:cs="Times New Roman"/>
                                <w:b/>
                                <w:bCs/>
                                <w:sz w:val="28"/>
                                <w:szCs w:val="28"/>
                              </w:rPr>
                              <w:t>Website bán quần áo</w:t>
                            </w: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type w14:anchorId="5E3A111F" id="_x0000_t202" coordsize="21600,21600" o:spt="202" path="m,l,21600r21600,l21600,xe">
                <v:stroke joinstyle="miter"/>
                <v:path gradientshapeok="t" o:connecttype="rect"/>
              </v:shapetype>
              <v:shape id="Text Box 2" o:spid="_x0000_s1026" type="#_x0000_t202" style="position:absolute;left:0;text-align:left;margin-left:1.4pt;margin-top:373.25pt;width:492pt;height:110.6pt;z-index:251658244;visibility:visible;mso-wrap-style:square;mso-width-percent:1000;mso-height-percent:200;mso-wrap-distance-left:9pt;mso-wrap-distance-top:3.6pt;mso-wrap-distance-right:9pt;mso-wrap-distance-bottom:3.6pt;mso-position-horizontal:absolute;mso-position-horizontal-relative:text;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" stroked="f">
                <v:textbox style="mso-fit-shape-to-text:t" inset="0,0,0,0">
                  <w:txbxContent>
                    <w:p w14:paraId="72B2D849" w14:textId="5991F513" w:rsidR="000A055B" w:rsidRPr="00FD10EC" w:rsidRDefault="00FD10EC" w:rsidP="00FD10EC">
                      <w:pPr>
                        <w:ind w:left="360"/>
                        <w:jc w:val="center"/>
                        <w:rPr>
                          <w:rFonts w:cs="Times New Roman"/>
                          <w:sz w:val="28"/>
                          <w:szCs w:val="28"/>
                        </w:rPr>
                      </w:pPr>
                      <w:r w:rsidRPr="00FD10EC">
                        <w:rPr>
                          <w:rFonts w:cs="Times New Roman"/>
                          <w:b/>
                          <w:bCs/>
                          <w:sz w:val="28"/>
                          <w:szCs w:val="28"/>
                        </w:rPr>
                        <w:t>Đề tài</w:t>
                      </w:r>
                      <w:r w:rsidR="00BE5E76" w:rsidRPr="00FD10EC">
                        <w:rPr>
                          <w:rFonts w:cs="Times New Roman"/>
                          <w:b/>
                          <w:bCs/>
                          <w:sz w:val="28"/>
                          <w:szCs w:val="28"/>
                        </w:rPr>
                        <w:t xml:space="preserve">: </w:t>
                      </w:r>
                      <w:r w:rsidR="000A6225" w:rsidRPr="00FD10EC">
                        <w:rPr>
                          <w:rFonts w:cs="Times New Roman"/>
                          <w:b/>
                          <w:bCs/>
                          <w:sz w:val="28"/>
                          <w:szCs w:val="28"/>
                        </w:rPr>
                        <w:t>Website bán quần áo</w:t>
                      </w:r>
                    </w:p>
                  </w:txbxContent>
                </v:textbox>
                <w10:wrap type="square" anchory="margin"/>
              </v:shape>
            </w:pict>
          </mc:Fallback>
        </mc:AlternateContent>
      </w:r>
      <w:ins w:id="0" w:author="Microsoft Word" w:date="2025-12-20T11:01:00Z" w16du:dateUtc="2025-12-20T04:01:00Z">
        <w:r w:rsidR="00CC338A" w:rsidRPr="00BE2790">
          <w:rPr>
            <w:rFonts w:cs="Times New Roman"/>
            <w:szCs w:val="26"/>
          </w:rPr>
          <mc:AlternateContent>
            <mc:Choice Requires="wps">
              <w:drawing>
                <wp:anchor distT="45720" distB="45720" distL="114300" distR="114300" simplePos="0" relativeHeight="251658246" behindDoc="0" locked="0" layoutInCell="1" allowOverlap="1" wp14:anchorId="537AA6F3" wp14:editId="6A76B68A">
                  <wp:simplePos x="0" y="0"/>
                  <wp:positionH relativeFrom="column">
                    <wp:posOffset>36830</wp:posOffset>
                  </wp:positionH>
                  <wp:positionV relativeFrom="margin">
                    <wp:posOffset>5384910</wp:posOffset>
                  </wp:positionV>
                  <wp:extent cx="6248400" cy="1404620"/>
                  <wp:effectExtent l="0" t="0" r="3175" b="5080"/>
                  <wp:wrapSquare wrapText="bothSides"/>
                  <wp:docPr id="880131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1404620"/>
                          </a:xfrm>
                          <a:prstGeom prst="rect">
                            <a:avLst/>
                          </a:prstGeom>
                          <a:solidFill>
                            <a:srgbClr val="FFFFFF"/>
                          </a:solidFill>
                          <a:ln w="9525">
                            <a:noFill/>
                            <a:miter lim="800000"/>
                            <a:headEnd/>
                            <a:tailEnd/>
                          </a:ln>
                        </wps:spPr>
                        <wps:txbx>
                          <w:txbxContent>
                            <w:p w14:paraId="39B6FF7C" w14:textId="77777777" w:rsidR="00D61F04" w:rsidRDefault="00D61F04" w:rsidP="00CC338A">
                              <w:pPr>
                                <w:jc w:val="center"/>
                                <w:rPr>
                                  <w:rFonts w:cs="Times New Roman"/>
                                  <w:b/>
                                  <w:bCs/>
                                  <w:sz w:val="28"/>
                                  <w:szCs w:val="28"/>
                                </w:rPr>
                              </w:pPr>
                              <w:r>
                                <w:rPr>
                                  <w:rFonts w:cs="Times New Roman"/>
                                  <w:b/>
                                  <w:bCs/>
                                  <w:sz w:val="28"/>
                                  <w:szCs w:val="28"/>
                                </w:rPr>
                                <w:t>Giảng viên hướng dẫn: Đỗ như tài</w:t>
                              </w:r>
                            </w:p>
                            <w:p w14:paraId="1D010639" w14:textId="77777777" w:rsidR="009B5D41" w:rsidRDefault="00D61F04" w:rsidP="00CC338A">
                              <w:pPr>
                                <w:jc w:val="center"/>
                                <w:rPr>
                                  <w:rFonts w:cs="Times New Roman"/>
                                  <w:b/>
                                  <w:bCs/>
                                  <w:sz w:val="28"/>
                                  <w:szCs w:val="28"/>
                                </w:rPr>
                              </w:pPr>
                              <w:r>
                                <w:rPr>
                                  <w:rFonts w:cs="Times New Roman"/>
                                  <w:b/>
                                  <w:bCs/>
                                  <w:sz w:val="28"/>
                                  <w:szCs w:val="28"/>
                                </w:rPr>
                                <w:t>Sinh viên thực hiện:</w:t>
                              </w:r>
                            </w:p>
                            <w:p w14:paraId="21198F6B" w14:textId="452DB9F8" w:rsidR="00CC338A" w:rsidRPr="00CC338A" w:rsidRDefault="001C64F4" w:rsidP="00CC338A">
                              <w:pPr>
                                <w:jc w:val="center"/>
                                <w:rPr>
                                  <w:b/>
                                  <w:bCs/>
                                  <w:sz w:val="28"/>
                                  <w:szCs w:val="28"/>
                                </w:rPr>
                              </w:pPr>
                              <w:r w:rsidRPr="00CC338A">
                                <w:rPr>
                                  <w:b/>
                                  <w:bCs/>
                                  <w:sz w:val="28"/>
                                  <w:szCs w:val="28"/>
                                </w:rPr>
                                <w:t xml:space="preserve">Phạm Thanh </w:t>
                              </w:r>
                              <w:r w:rsidR="00CC338A" w:rsidRPr="00CC338A">
                                <w:rPr>
                                  <w:b/>
                                  <w:bCs/>
                                  <w:sz w:val="28"/>
                                  <w:szCs w:val="28"/>
                                </w:rPr>
                                <w:t>Phong – 3122411151</w:t>
                              </w:r>
                            </w:p>
                            <w:p w14:paraId="14B7DA4A" w14:textId="3ADB5FBC" w:rsidR="006E2F3E" w:rsidRDefault="00CC338A" w:rsidP="00CC338A">
                              <w:pPr>
                                <w:jc w:val="center"/>
                              </w:pPr>
                              <w:r w:rsidRPr="00CC338A">
                                <w:rPr>
                                  <w:b/>
                                  <w:bCs/>
                                  <w:sz w:val="28"/>
                                  <w:szCs w:val="28"/>
                                </w:rPr>
                                <w:t>Trần Hữu Nam - 3122411131</w:t>
                              </w:r>
                              <w:r w:rsidR="00565E38">
                                <w:rPr>
                                  <w:color w:val="auto"/>
                                </w:rPr>
                              </w: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537AA6F3" id="_x0000_s1027" type="#_x0000_t202" style="position:absolute;left:0;text-align:left;margin-left:2.9pt;margin-top:424pt;width:492pt;height:110.6pt;z-index:251658246;visibility:visible;mso-wrap-style:square;mso-width-percent:1000;mso-height-percent:200;mso-wrap-distance-left:9pt;mso-wrap-distance-top:3.6pt;mso-wrap-distance-right:9pt;mso-wrap-distance-bottom:3.6pt;mso-position-horizontal:absolute;mso-position-horizontal-relative:text;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" stroked="f">
                  <v:textbox style="mso-fit-shape-to-text:t" inset="0,0,0,0">
                    <w:txbxContent>
                      <w:p w14:paraId="39B6FF7C" w14:textId="77777777" w:rsidR="00D61F04" w:rsidRDefault="00D61F04" w:rsidP="00CC338A">
                        <w:pPr>
                          <w:jc w:val="center"/>
                          <w:rPr>
                            <w:rFonts w:cs="Times New Roman"/>
                            <w:b/>
                            <w:bCs/>
                            <w:sz w:val="28"/>
                            <w:szCs w:val="28"/>
                          </w:rPr>
                        </w:pPr>
                        <w:r>
                          <w:rPr>
                            <w:rFonts w:cs="Times New Roman"/>
                            <w:b/>
                            <w:bCs/>
                            <w:sz w:val="28"/>
                            <w:szCs w:val="28"/>
                          </w:rPr>
                          <w:t>Giảng viên hướng dẫn: Đỗ như tài</w:t>
                        </w:r>
                      </w:p>
                      <w:p w14:paraId="1D010639" w14:textId="77777777" w:rsidR="009B5D41" w:rsidRDefault="00D61F04" w:rsidP="00CC338A">
                        <w:pPr>
                          <w:jc w:val="center"/>
                          <w:rPr>
                            <w:rFonts w:cs="Times New Roman"/>
                            <w:b/>
                            <w:bCs/>
                            <w:sz w:val="28"/>
                            <w:szCs w:val="28"/>
                          </w:rPr>
                        </w:pPr>
                        <w:r>
                          <w:rPr>
                            <w:rFonts w:cs="Times New Roman"/>
                            <w:b/>
                            <w:bCs/>
                            <w:sz w:val="28"/>
                            <w:szCs w:val="28"/>
                          </w:rPr>
                          <w:t>Sinh viên thực hiện:</w:t>
                        </w:r>
                      </w:p>
                      <w:p w14:paraId="21198F6B" w14:textId="452DB9F8" w:rsidR="00CC338A" w:rsidRPr="00CC338A" w:rsidRDefault="001C64F4" w:rsidP="00CC338A">
                        <w:pPr>
                          <w:jc w:val="center"/>
                          <w:rPr>
                            <w:b/>
                            <w:bCs/>
                            <w:sz w:val="28"/>
                            <w:szCs w:val="28"/>
                          </w:rPr>
                        </w:pPr>
                        <w:r w:rsidRPr="00CC338A">
                          <w:rPr>
                            <w:b/>
                            <w:bCs/>
                            <w:sz w:val="28"/>
                            <w:szCs w:val="28"/>
                          </w:rPr>
                          <w:t xml:space="preserve">Phạm Thanh </w:t>
                        </w:r>
                        <w:r w:rsidR="00CC338A" w:rsidRPr="00CC338A">
                          <w:rPr>
                            <w:b/>
                            <w:bCs/>
                            <w:sz w:val="28"/>
                            <w:szCs w:val="28"/>
                          </w:rPr>
                          <w:t>Phong – 3122411151</w:t>
                        </w:r>
                      </w:p>
                      <w:p w14:paraId="14B7DA4A" w14:textId="3ADB5FBC" w:rsidR="006E2F3E" w:rsidRDefault="00CC338A" w:rsidP="00CC338A">
                        <w:pPr>
                          <w:jc w:val="center"/>
                        </w:pPr>
                        <w:r w:rsidRPr="00CC338A">
                          <w:rPr>
                            <w:b/>
                            <w:bCs/>
                            <w:sz w:val="28"/>
                            <w:szCs w:val="28"/>
                          </w:rPr>
                          <w:t>Trần Hữu Nam - 3122411131</w:t>
                        </w:r>
                        <w:r w:rsidR="00565E38">
                          <w:rPr>
                            <w:color w:val="auto"/>
                          </w:rPr>
                        </w:r>
                      </w:p>
                    </w:txbxContent>
                  </v:textbox>
                  <w10:wrap type="square" anchory="margin"/>
                </v:shape>
              </w:pict>
            </mc:Fallback>
          </mc:AlternateContent>
        </w:r>
      </w:ins>
      <w:r w:rsidR="00CC338A" w:rsidRPr="00BE2790">
        <w:rPr>
          <w:rFonts w:cs="Times New Roman"/>
          <w:szCs w:val="26"/>
        </w:rPr>
        <mc:AlternateContent>
          <mc:Choice Requires="wps">
            <w:drawing>
              <wp:anchor distT="45720" distB="45720" distL="114300" distR="114300" simplePos="0" relativeHeight="251658243" behindDoc="0" locked="0" layoutInCell="1" allowOverlap="1" wp14:anchorId="5ECE08E7" wp14:editId="20EF598B">
                <wp:simplePos x="0" y="0"/>
                <wp:positionH relativeFrom="column">
                  <wp:posOffset>19050</wp:posOffset>
                </wp:positionH>
                <wp:positionV relativeFrom="margin">
                  <wp:posOffset>3236595</wp:posOffset>
                </wp:positionV>
                <wp:extent cx="6248400" cy="1404620"/>
                <wp:effectExtent l="0" t="0" r="3175" b="5080"/>
                <wp:wrapSquare wrapText="bothSides"/>
                <wp:docPr id="126428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1404620"/>
                        </a:xfrm>
                        <a:prstGeom prst="rect">
                          <a:avLst/>
                        </a:prstGeom>
                        <a:solidFill>
                          <a:srgbClr val="FFFFFF"/>
                        </a:solidFill>
                        <a:ln w="9525">
                          <a:noFill/>
                          <a:miter lim="800000"/>
                          <a:headEnd/>
                          <a:tailEnd/>
                        </a:ln>
                      </wps:spPr>
                      <wps:txbx>
                        <w:txbxContent>
                          <w:p w14:paraId="2F5FD291" w14:textId="77777777" w:rsidR="000A055B" w:rsidRPr="00504BC5" w:rsidRDefault="000A055B" w:rsidP="000A055B">
                            <w:pPr>
                              <w:ind w:left="360"/>
                              <w:jc w:val="center"/>
                              <w:rPr>
                                <w:rFonts w:cs="Times New Roman"/>
                                <w:b/>
                                <w:bCs/>
                                <w:sz w:val="52"/>
                                <w:szCs w:val="52"/>
                              </w:rPr>
                            </w:pPr>
                            <w:r w:rsidRPr="00504BC5">
                              <w:rPr>
                                <w:rFonts w:cs="Times New Roman"/>
                                <w:b/>
                                <w:bCs/>
                                <w:sz w:val="52"/>
                                <w:szCs w:val="52"/>
                              </w:rPr>
                              <w:t>ĐỒ ÁN</w:t>
                            </w:r>
                          </w:p>
                          <w:p w14:paraId="0A1DCD23" w14:textId="7F601B61" w:rsidR="000A055B" w:rsidRPr="00504BC5" w:rsidRDefault="000A055B" w:rsidP="000A055B">
                            <w:pPr>
                              <w:ind w:left="360"/>
                              <w:jc w:val="center"/>
                              <w:rPr>
                                <w:rFonts w:cs="Times New Roman"/>
                                <w:b/>
                                <w:bCs/>
                                <w:sz w:val="52"/>
                                <w:szCs w:val="52"/>
                              </w:rPr>
                            </w:pPr>
                            <w:r>
                              <w:rPr>
                                <w:rFonts w:cs="Times New Roman"/>
                                <w:b/>
                                <w:bCs/>
                                <w:sz w:val="52"/>
                                <w:szCs w:val="52"/>
                              </w:rPr>
                              <w:t>KIỂM THỬ PHẦN MỀM</w:t>
                            </w:r>
                          </w:p>
                          <w:p w14:paraId="34535DA1" w14:textId="77777777" w:rsidR="000A055B" w:rsidRPr="00504BC5" w:rsidRDefault="000A055B" w:rsidP="000A055B">
                            <w:pPr>
                              <w:ind w:left="360"/>
                              <w:jc w:val="center"/>
                              <w:rPr>
                                <w:rFonts w:cs="Times New Roman"/>
                                <w:b/>
                                <w:bCs/>
                                <w:sz w:val="28"/>
                                <w:szCs w:val="28"/>
                              </w:rPr>
                            </w:pPr>
                            <w:r w:rsidRPr="00504BC5">
                              <w:rPr>
                                <w:rFonts w:cs="Times New Roman"/>
                                <w:b/>
                                <w:bCs/>
                                <w:sz w:val="28"/>
                                <w:szCs w:val="28"/>
                              </w:rPr>
                              <w:t>(HK1 / 2025-2026)</w:t>
                            </w:r>
                          </w:p>
                          <w:p w14:paraId="49B1DD90" w14:textId="7549E840" w:rsidR="00BA2F69" w:rsidRPr="00FD30F0" w:rsidRDefault="00BA2F69" w:rsidP="007111BF">
                            <w:pPr>
                              <w:pStyle w:val="CoverTitle16pt"/>
                            </w:pP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5ECE08E7" id="_x0000_s1028" type="#_x0000_t202" style="position:absolute;left:0;text-align:left;margin-left:1.5pt;margin-top:254.85pt;width:492pt;height:110.6pt;z-index:251658243;visibility:visible;mso-wrap-style:square;mso-width-percent:1000;mso-height-percent:200;mso-wrap-distance-left:9pt;mso-wrap-distance-top:3.6pt;mso-wrap-distance-right:9pt;mso-wrap-distance-bottom:3.6pt;mso-position-horizontal:absolute;mso-position-horizontal-relative:text;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" stroked="f">
                <v:textbox style="mso-fit-shape-to-text:t" inset="0,0,0,0">
                  <w:txbxContent>
                    <w:p w14:paraId="2F5FD291" w14:textId="77777777" w:rsidR="000A055B" w:rsidRPr="00504BC5" w:rsidRDefault="000A055B" w:rsidP="000A055B">
                      <w:pPr>
                        <w:ind w:left="360"/>
                        <w:jc w:val="center"/>
                        <w:rPr>
                          <w:rFonts w:cs="Times New Roman"/>
                          <w:b/>
                          <w:bCs/>
                          <w:sz w:val="52"/>
                          <w:szCs w:val="52"/>
                        </w:rPr>
                      </w:pPr>
                      <w:r w:rsidRPr="00504BC5">
                        <w:rPr>
                          <w:rFonts w:cs="Times New Roman"/>
                          <w:b/>
                          <w:bCs/>
                          <w:sz w:val="52"/>
                          <w:szCs w:val="52"/>
                        </w:rPr>
                        <w:t>ĐỒ ÁN</w:t>
                      </w:r>
                    </w:p>
                    <w:p w14:paraId="0A1DCD23" w14:textId="7F601B61" w:rsidR="000A055B" w:rsidRPr="00504BC5" w:rsidRDefault="000A055B" w:rsidP="000A055B">
                      <w:pPr>
                        <w:ind w:left="360"/>
                        <w:jc w:val="center"/>
                        <w:rPr>
                          <w:rFonts w:cs="Times New Roman"/>
                          <w:b/>
                          <w:bCs/>
                          <w:sz w:val="52"/>
                          <w:szCs w:val="52"/>
                        </w:rPr>
                      </w:pPr>
                      <w:r>
                        <w:rPr>
                          <w:rFonts w:cs="Times New Roman"/>
                          <w:b/>
                          <w:bCs/>
                          <w:sz w:val="52"/>
                          <w:szCs w:val="52"/>
                        </w:rPr>
                        <w:t>KIỂM THỬ PHẦN MỀM</w:t>
                      </w:r>
                    </w:p>
                    <w:p w14:paraId="34535DA1" w14:textId="77777777" w:rsidR="000A055B" w:rsidRPr="00504BC5" w:rsidRDefault="000A055B" w:rsidP="000A055B">
                      <w:pPr>
                        <w:ind w:left="360"/>
                        <w:jc w:val="center"/>
                        <w:rPr>
                          <w:rFonts w:cs="Times New Roman"/>
                          <w:b/>
                          <w:bCs/>
                          <w:sz w:val="28"/>
                          <w:szCs w:val="28"/>
                        </w:rPr>
                      </w:pPr>
                      <w:r w:rsidRPr="00504BC5">
                        <w:rPr>
                          <w:rFonts w:cs="Times New Roman"/>
                          <w:b/>
                          <w:bCs/>
                          <w:sz w:val="28"/>
                          <w:szCs w:val="28"/>
                        </w:rPr>
                        <w:t>(HK1 / 2025-2026)</w:t>
                      </w:r>
                    </w:p>
                    <w:p w14:paraId="49B1DD90" w14:textId="7549E840" w:rsidR="00BA2F69" w:rsidRPr="00FD30F0" w:rsidRDefault="00BA2F69" w:rsidP="007111BF">
                      <w:pPr>
                        <w:pStyle w:val="CoverTitle16pt"/>
                      </w:pPr>
                    </w:p>
                  </w:txbxContent>
                </v:textbox>
                <w10:wrap type="square" anchory="margin"/>
              </v:shape>
            </w:pict>
          </mc:Fallback>
        </mc:AlternateContent>
      </w:r>
      <w:r w:rsidR="00CC338A" w:rsidRPr="00BE2790">
        <w:rPr>
          <w:szCs w:val="26"/>
        </w:rPr>
        <w:drawing>
          <wp:anchor distT="0" distB="0" distL="114300" distR="114300" simplePos="0" relativeHeight="251658242" behindDoc="0" locked="0" layoutInCell="1" allowOverlap="0" wp14:anchorId="2C709D65" wp14:editId="660200E8">
            <wp:simplePos x="0" y="0"/>
            <wp:positionH relativeFrom="margin">
              <wp:posOffset>2199005</wp:posOffset>
            </wp:positionH>
            <wp:positionV relativeFrom="margin">
              <wp:posOffset>1203960</wp:posOffset>
            </wp:positionV>
            <wp:extent cx="1540800" cy="1540800"/>
            <wp:effectExtent l="0" t="0" r="2540" b="2540"/>
            <wp:wrapTopAndBottom/>
            <wp:docPr id="1221426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26987" name="Picture 12214269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40800" cy="1540800"/>
                    </a:xfrm>
                    <a:prstGeom prst="rect">
                      <a:avLst/>
                    </a:prstGeom>
                  </pic:spPr>
                </pic:pic>
              </a:graphicData>
            </a:graphic>
            <wp14:sizeRelH relativeFrom="margin">
              <wp14:pctWidth>0</wp14:pctWidth>
            </wp14:sizeRelH>
            <wp14:sizeRelV relativeFrom="margin">
              <wp14:pctHeight>0</wp14:pctHeight>
            </wp14:sizeRelV>
          </wp:anchor>
        </w:drawing>
      </w:r>
      <w:r w:rsidR="00BC0C2B" w:rsidRPr="00BE2790">
        <w:rPr>
          <w:rFonts w:cs="Times New Roman"/>
          <w:szCs w:val="26"/>
        </w:rPr>
        <mc:AlternateContent>
          <mc:Choice Requires="wps">
            <w:drawing>
              <wp:anchor distT="45720" distB="45720" distL="114300" distR="114300" simplePos="0" relativeHeight="251658245" behindDoc="0" locked="0" layoutInCell="1" allowOverlap="1" wp14:anchorId="78645FE1" wp14:editId="7EB10711">
                <wp:simplePos x="0" y="0"/>
                <wp:positionH relativeFrom="column">
                  <wp:posOffset>1905</wp:posOffset>
                </wp:positionH>
                <wp:positionV relativeFrom="margin">
                  <wp:posOffset>8944610</wp:posOffset>
                </wp:positionV>
                <wp:extent cx="6248400" cy="277495"/>
                <wp:effectExtent l="0" t="0" r="3175" b="8255"/>
                <wp:wrapSquare wrapText="bothSides"/>
                <wp:docPr id="7497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277495"/>
                        </a:xfrm>
                        <a:prstGeom prst="rect">
                          <a:avLst/>
                        </a:prstGeom>
                        <a:solidFill>
                          <a:srgbClr val="FFFFFF"/>
                        </a:solidFill>
                        <a:ln w="9525">
                          <a:noFill/>
                          <a:miter lim="800000"/>
                          <a:headEnd/>
                          <a:tailEnd/>
                        </a:ln>
                      </wps:spPr>
                      <wps:txbx>
                        <w:txbxContent>
                          <w:p w14:paraId="703901CF" w14:textId="77777777" w:rsidR="00BC0C2B" w:rsidRPr="00D8755D" w:rsidRDefault="00BC0C2B" w:rsidP="00BC0C2B">
                            <w:pPr>
                              <w:pStyle w:val="CoverTitle16pt"/>
                              <w:rPr>
                                <w:sz w:val="24"/>
                                <w:szCs w:val="24"/>
                              </w:rPr>
                            </w:pPr>
                            <w:r w:rsidRPr="00D8755D">
                              <w:rPr>
                                <w:sz w:val="24"/>
                                <w:szCs w:val="24"/>
                              </w:rPr>
                              <w:t>T</w:t>
                            </w:r>
                            <w:r>
                              <w:rPr>
                                <w:sz w:val="24"/>
                                <w:szCs w:val="24"/>
                              </w:rPr>
                              <w:t>P</w:t>
                            </w:r>
                            <w:r w:rsidRPr="00D8755D">
                              <w:rPr>
                                <w:sz w:val="24"/>
                                <w:szCs w:val="24"/>
                              </w:rPr>
                              <w:t>. H</w:t>
                            </w:r>
                            <w:r>
                              <w:rPr>
                                <w:sz w:val="24"/>
                                <w:szCs w:val="24"/>
                              </w:rPr>
                              <w:t>Ồ CHÍ MINH, THÁNG 12 NĂM</w:t>
                            </w:r>
                            <w:r w:rsidRPr="00D8755D">
                              <w:rPr>
                                <w:sz w:val="24"/>
                                <w:szCs w:val="24"/>
                              </w:rPr>
                              <w:t xml:space="preserve"> 2025</w:t>
                            </w:r>
                          </w:p>
                          <w:p w14:paraId="24504712" w14:textId="09E77AA7" w:rsidR="006E2F3E" w:rsidRPr="00FD10EC" w:rsidRDefault="006E2F3E" w:rsidP="006E2F3E">
                            <w:pPr>
                              <w:ind w:left="360"/>
                              <w:jc w:val="center"/>
                              <w:rPr>
                                <w:rFonts w:cs="Times New Roman"/>
                                <w:sz w:val="28"/>
                                <w:szCs w:val="28"/>
                              </w:rPr>
                            </w:pPr>
                            <w:ins w:id="1" w:author="Trần Hữu Nam" w:date="2025-12-20T11:01:00Z" w16du:dateUtc="2025-12-20T04:01:00Z">
                              <w:r w:rsidRPr="00FD10EC">
                                <w:rPr>
                                  <w:rFonts w:cs="Times New Roman"/>
                                  <w:b/>
                                  <w:bCs/>
                                  <w:sz w:val="28"/>
                                  <w:szCs w:val="28"/>
                                </w:rPr>
                                <w:t>Đề tài: Website bán quần áo</w:t>
                              </w:r>
                            </w:ins>
                          </w:p>
                        </w:txbxContent>
                      </wps:txbx>
                      <wps:bodyPr rot="0" vert="horz" wrap="square" lIns="0" tIns="0" rIns="0" bIns="0" anchor="t" anchorCtr="0">
                        <a:noAutofit/>
                      </wps:bodyPr>
                    </wps:wsp>
                  </a:graphicData>
                </a:graphic>
                <wp14:sizeRelH relativeFrom="margin">
                  <wp14:pctWidth>100000</wp14:pctWidth>
                </wp14:sizeRelH>
                <wp14:sizeRelV relativeFrom="margin">
                  <wp14:pctHeight>0</wp14:pctHeight>
                </wp14:sizeRelV>
              </wp:anchor>
            </w:drawing>
          </mc:Choice>
          <mc:Fallback>
            <w:pict>
              <v:shape w14:anchorId="78645FE1" id="_x0000_s1029" type="#_x0000_t202" style="position:absolute;left:0;text-align:left;margin-left:.15pt;margin-top:704.3pt;width:492pt;height:21.85pt;z-index:251658245;visibility:visible;mso-wrap-style:square;mso-width-percent:1000;mso-height-percent:0;mso-wrap-distance-left:9pt;mso-wrap-distance-top:3.6pt;mso-wrap-distance-right:9pt;mso-wrap-distance-bottom:3.6pt;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" stroked="f">
                <v:textbox inset="0,0,0,0">
                  <w:txbxContent>
                    <w:p w14:paraId="703901CF" w14:textId="77777777" w:rsidR="00BC0C2B" w:rsidRPr="00D8755D" w:rsidRDefault="00BC0C2B" w:rsidP="00BC0C2B">
                      <w:pPr>
                        <w:pStyle w:val="CoverTitle16pt"/>
                        <w:rPr>
                          <w:sz w:val="24"/>
                          <w:szCs w:val="24"/>
                        </w:rPr>
                      </w:pPr>
                      <w:r w:rsidRPr="00D8755D">
                        <w:rPr>
                          <w:sz w:val="24"/>
                          <w:szCs w:val="24"/>
                        </w:rPr>
                        <w:t>T</w:t>
                      </w:r>
                      <w:r>
                        <w:rPr>
                          <w:sz w:val="24"/>
                          <w:szCs w:val="24"/>
                        </w:rPr>
                        <w:t>P</w:t>
                      </w:r>
                      <w:r w:rsidRPr="00D8755D">
                        <w:rPr>
                          <w:sz w:val="24"/>
                          <w:szCs w:val="24"/>
                        </w:rPr>
                        <w:t>. H</w:t>
                      </w:r>
                      <w:r>
                        <w:rPr>
                          <w:sz w:val="24"/>
                          <w:szCs w:val="24"/>
                        </w:rPr>
                        <w:t>Ồ CHÍ MINH, THÁNG 12 NĂM</w:t>
                      </w:r>
                      <w:r w:rsidRPr="00D8755D">
                        <w:rPr>
                          <w:sz w:val="24"/>
                          <w:szCs w:val="24"/>
                        </w:rPr>
                        <w:t xml:space="preserve"> 2025</w:t>
                      </w:r>
                    </w:p>
                    <w:p w14:paraId="24504712" w14:textId="09E77AA7" w:rsidR="006E2F3E" w:rsidRPr="00FD10EC" w:rsidRDefault="006E2F3E" w:rsidP="006E2F3E">
                      <w:pPr>
                        <w:ind w:left="360"/>
                        <w:jc w:val="center"/>
                        <w:rPr>
                          <w:rFonts w:cs="Times New Roman"/>
                          <w:sz w:val="28"/>
                          <w:szCs w:val="28"/>
                        </w:rPr>
                      </w:pPr>
                      <w:ins w:id="2" w:author="Trần Hữu Nam" w:date="2025-12-20T11:01:00Z" w16du:dateUtc="2025-12-20T04:01:00Z">
                        <w:r w:rsidRPr="00FD10EC">
                          <w:rPr>
                            <w:rFonts w:cs="Times New Roman"/>
                            <w:b/>
                            <w:bCs/>
                            <w:sz w:val="28"/>
                            <w:szCs w:val="28"/>
                          </w:rPr>
                          <w:t>Đề tài: Website bán quần áo</w:t>
                        </w:r>
                      </w:ins>
                    </w:p>
                  </w:txbxContent>
                </v:textbox>
                <w10:wrap type="square" anchory="margin"/>
              </v:shape>
            </w:pict>
          </mc:Fallback>
        </mc:AlternateContent>
      </w:r>
      <w:r w:rsidR="009F4708" w:rsidRPr="00BE2790">
        <w:rPr>
          <w:rFonts w:cs="Times New Roman"/>
          <w:szCs w:val="26"/>
        </w:rPr>
        <mc:AlternateContent>
          <mc:Choice Requires="wps">
            <w:drawing>
              <wp:anchor distT="45720" distB="45720" distL="114300" distR="114300" simplePos="0" relativeHeight="251658241" behindDoc="0" locked="0" layoutInCell="1" allowOverlap="1" wp14:anchorId="45917BAA" wp14:editId="5BD5B2B2">
                <wp:simplePos x="0" y="0"/>
                <wp:positionH relativeFrom="column">
                  <wp:posOffset>113665</wp:posOffset>
                </wp:positionH>
                <wp:positionV relativeFrom="margin">
                  <wp:posOffset>486410</wp:posOffset>
                </wp:positionV>
                <wp:extent cx="6248400" cy="1404620"/>
                <wp:effectExtent l="0" t="0" r="3175" b="5080"/>
                <wp:wrapSquare wrapText="bothSides"/>
                <wp:docPr id="2009066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1404620"/>
                        </a:xfrm>
                        <a:prstGeom prst="rect">
                          <a:avLst/>
                        </a:prstGeom>
                        <a:solidFill>
                          <a:srgbClr val="FFFFFF"/>
                        </a:solidFill>
                        <a:ln w="9525">
                          <a:noFill/>
                          <a:miter lim="800000"/>
                          <a:headEnd/>
                          <a:tailEnd/>
                        </a:ln>
                      </wps:spPr>
                      <wps:txbx>
                        <w:txbxContent>
                          <w:p w14:paraId="2A107797" w14:textId="41D68F44" w:rsidR="00D67C6C" w:rsidRPr="00FD30F0" w:rsidRDefault="00D67C6C" w:rsidP="00D67C6C">
                            <w:pPr>
                              <w:pStyle w:val="CoverTitle16pt"/>
                            </w:pPr>
                            <w:r>
                              <w:t>KHOA CÔNG NGHỆ THÔNG TIN</w:t>
                            </w: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45917BAA" id="_x0000_s1030" type="#_x0000_t202" style="position:absolute;left:0;text-align:left;margin-left:8.95pt;margin-top:38.3pt;width:492pt;height:110.6pt;z-index:251658241;visibility:visible;mso-wrap-style:square;mso-width-percent:1000;mso-height-percent:200;mso-wrap-distance-left:9pt;mso-wrap-distance-top:3.6pt;mso-wrap-distance-right:9pt;mso-wrap-distance-bottom:3.6pt;mso-position-horizontal:absolute;mso-position-horizontal-relative:text;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" stroked="f">
                <v:textbox style="mso-fit-shape-to-text:t" inset="0,0,0,0">
                  <w:txbxContent>
                    <w:p w14:paraId="2A107797" w14:textId="41D68F44" w:rsidR="00D67C6C" w:rsidRPr="00FD30F0" w:rsidRDefault="00D67C6C" w:rsidP="00D67C6C">
                      <w:pPr>
                        <w:pStyle w:val="CoverTitle16pt"/>
                      </w:pPr>
                      <w:r>
                        <w:t>KHOA CÔNG NGHỆ THÔNG TIN</w:t>
                      </w:r>
                    </w:p>
                  </w:txbxContent>
                </v:textbox>
                <w10:wrap type="square" anchory="margin"/>
              </v:shape>
            </w:pict>
          </mc:Fallback>
        </mc:AlternateContent>
      </w:r>
      <w:r w:rsidR="00D67C6C" w:rsidRPr="00BE2790">
        <w:rPr>
          <w:rFonts w:cs="Times New Roman"/>
          <w:szCs w:val="26"/>
        </w:rPr>
        <mc:AlternateContent>
          <mc:Choice Requires="wps">
            <w:drawing>
              <wp:anchor distT="45720" distB="45720" distL="114300" distR="114300" simplePos="0" relativeHeight="251658240" behindDoc="0" locked="0" layoutInCell="1" allowOverlap="1" wp14:anchorId="176CE446" wp14:editId="2A820F2D">
                <wp:simplePos x="0" y="0"/>
                <wp:positionH relativeFrom="column">
                  <wp:posOffset>20320</wp:posOffset>
                </wp:positionH>
                <wp:positionV relativeFrom="margin">
                  <wp:posOffset>86995</wp:posOffset>
                </wp:positionV>
                <wp:extent cx="6248400" cy="1404620"/>
                <wp:effectExtent l="0" t="0" r="317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1404620"/>
                        </a:xfrm>
                        <a:prstGeom prst="rect">
                          <a:avLst/>
                        </a:prstGeom>
                        <a:solidFill>
                          <a:srgbClr val="FFFFFF"/>
                        </a:solidFill>
                        <a:ln w="9525">
                          <a:noFill/>
                          <a:miter lim="800000"/>
                          <a:headEnd/>
                          <a:tailEnd/>
                        </a:ln>
                      </wps:spPr>
                      <wps:txbx>
                        <w:txbxContent>
                          <w:p w14:paraId="4125F925" w14:textId="6822CA98" w:rsidR="00100AF8" w:rsidRPr="00FD30F0" w:rsidRDefault="00E75E26" w:rsidP="00FD30F0">
                            <w:pPr>
                              <w:pStyle w:val="CoverTitle16pt"/>
                            </w:pPr>
                            <w:r w:rsidRPr="00FD30F0">
                              <w:t>ĐẠI HỌC SÀI GÒN</w:t>
                            </w: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176CE446" id="_x0000_s1031" type="#_x0000_t202" style="position:absolute;left:0;text-align:left;margin-left:1.6pt;margin-top:6.85pt;width:492pt;height:110.6pt;z-index:251658240;visibility:visible;mso-wrap-style:square;mso-width-percent:1000;mso-height-percent:200;mso-wrap-distance-left:9pt;mso-wrap-distance-top:3.6pt;mso-wrap-distance-right:9pt;mso-wrap-distance-bottom:3.6pt;mso-position-horizontal:absolute;mso-position-horizontal-relative:text;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" stroked="f">
                <v:textbox style="mso-fit-shape-to-text:t" inset="0,0,0,0">
                  <w:txbxContent>
                    <w:p w14:paraId="4125F925" w14:textId="6822CA98" w:rsidR="00100AF8" w:rsidRPr="00FD30F0" w:rsidRDefault="00E75E26" w:rsidP="00FD30F0">
                      <w:pPr>
                        <w:pStyle w:val="CoverTitle16pt"/>
                      </w:pPr>
                      <w:r w:rsidRPr="00FD30F0">
                        <w:t>ĐẠI HỌC SÀI GÒN</w:t>
                      </w:r>
                    </w:p>
                  </w:txbxContent>
                </v:textbox>
                <w10:wrap type="square" anchory="margin"/>
              </v:shape>
            </w:pict>
          </mc:Fallback>
        </mc:AlternateContent>
      </w:r>
    </w:p>
    <w:p w14:paraId="6C02213D" w14:textId="26A59C79" w:rsidR="00C77261" w:rsidRPr="00BE2790" w:rsidRDefault="00EA4243" w:rsidP="00512885">
      <w:pPr>
        <w:pStyle w:val="Heading1"/>
        <w:jc w:val="center"/>
        <w:rPr>
          <w:sz w:val="26"/>
          <w:szCs w:val="26"/>
        </w:rPr>
      </w:pPr>
      <w:bookmarkStart w:id="3" w:name="_Toc217218072"/>
      <w:r w:rsidRPr="00BE2790">
        <w:rPr>
          <w:sz w:val="26"/>
          <w:szCs w:val="26"/>
        </w:rPr>
        <w:lastRenderedPageBreak/>
        <w:t>LỜI CAM ĐOAN</w:t>
      </w:r>
      <w:bookmarkEnd w:id="3"/>
    </w:p>
    <w:p w14:paraId="24CFA8BF" w14:textId="26840899" w:rsidR="00512885" w:rsidRPr="00512885" w:rsidRDefault="00512885" w:rsidP="00DA419F">
      <w:pPr>
        <w:rPr>
          <w:rFonts w:cs="Times New Roman"/>
          <w:szCs w:val="26"/>
        </w:rPr>
      </w:pPr>
      <w:r w:rsidRPr="00512885">
        <w:rPr>
          <w:rFonts w:cs="Times New Roman"/>
          <w:szCs w:val="26"/>
        </w:rPr>
        <w:t xml:space="preserve">Nhóm em xin cam đoan rằng đồ án môn học Kiểm thử phần mềm với đề tài “Kiểm thử Website </w:t>
      </w:r>
      <w:r w:rsidR="00DA419F">
        <w:rPr>
          <w:rFonts w:cs="Times New Roman"/>
          <w:szCs w:val="26"/>
        </w:rPr>
        <w:t>bán quần áo</w:t>
      </w:r>
      <w:r w:rsidRPr="00512885">
        <w:rPr>
          <w:rFonts w:cs="Times New Roman"/>
          <w:szCs w:val="26"/>
        </w:rPr>
        <w:t>” là sản phẩm nghiên cứu do nhóm em trực tiếp thực hiện trong quá trình học tập, dưới sự hướng dẫn của giảng viên phụ trách môn học.</w:t>
      </w:r>
    </w:p>
    <w:p w14:paraId="4D8961C1" w14:textId="376FF3FE" w:rsidR="00512885" w:rsidRPr="00512885" w:rsidRDefault="00512885" w:rsidP="00DA419F">
      <w:pPr>
        <w:rPr>
          <w:rFonts w:cs="Times New Roman"/>
          <w:szCs w:val="26"/>
        </w:rPr>
      </w:pPr>
      <w:r w:rsidRPr="00512885">
        <w:rPr>
          <w:rFonts w:cs="Times New Roman"/>
          <w:szCs w:val="26"/>
        </w:rPr>
        <w:t>Nội dung đồ án được xây dựng dựa trên việc vận dụng các kiến thức lý thuyết và thực hành đã học về kiểm thử phần mềm, phân tích yêu cầu hệ thống và đảm bảo chất lượng phần mềm. Nhóm em đã chủ động tìm hiểu nghiệp vụ của website bán quần áo, thiết kế các kịch bản kiểm thử, thực hiện kiểm thử chức năng và tổng hợp kết quả một cách nghiêm túc</w:t>
      </w:r>
      <w:r w:rsidR="000036FC">
        <w:rPr>
          <w:rFonts w:cs="Times New Roman"/>
          <w:szCs w:val="26"/>
        </w:rPr>
        <w:t>.</w:t>
      </w:r>
    </w:p>
    <w:p w14:paraId="2A781610" w14:textId="77777777" w:rsidR="00512885" w:rsidRPr="00512885" w:rsidRDefault="00512885" w:rsidP="00DA419F">
      <w:pPr>
        <w:rPr>
          <w:rFonts w:cs="Times New Roman"/>
          <w:szCs w:val="26"/>
        </w:rPr>
      </w:pPr>
      <w:r w:rsidRPr="00512885">
        <w:rPr>
          <w:rFonts w:cs="Times New Roman"/>
          <w:szCs w:val="26"/>
        </w:rPr>
        <w:t>Tất cả dữ liệu, kết quả đánh giá, hình ảnh minh họa và nhận xét trong đồ án đều phản ánh đúng quá trình thực hiện của nhóm em, không sao chép từ các công trình đã công bố trước đó. Nhóm em xin hoàn toàn chịu trách nhiệm nếu có bất kỳ vi phạm nào liên quan đến đạo đức học thuật, bản quyền hoặc tính trung thực của nội dung báo cáo.</w:t>
      </w:r>
    </w:p>
    <w:p w14:paraId="5BF31B55" w14:textId="77777777" w:rsidR="00512885" w:rsidRPr="00512885" w:rsidRDefault="00512885" w:rsidP="00DA419F">
      <w:pPr>
        <w:rPr>
          <w:rFonts w:cs="Times New Roman"/>
          <w:szCs w:val="26"/>
        </w:rPr>
      </w:pPr>
      <w:r w:rsidRPr="00512885">
        <w:rPr>
          <w:rFonts w:cs="Times New Roman"/>
          <w:szCs w:val="26"/>
        </w:rPr>
        <w:t>Thông qua đồ án này, nhóm em mong muốn củng cố và nâng cao hiểu biết về quy trình kiểm thử phần mềm trong thực tế, đặc biệt là đối với các hệ thống thương mại điện tử, từ đó rút ra những kinh nghiệm cần thiết phục vụ cho học tập và công việc sau này.</w:t>
      </w:r>
    </w:p>
    <w:p w14:paraId="6885E9FE" w14:textId="6CCB6B9E" w:rsidR="00512885" w:rsidRPr="000D4FF0" w:rsidRDefault="00512885" w:rsidP="00DA419F">
      <w:pPr>
        <w:rPr>
          <w:rFonts w:cs="Times New Roman"/>
          <w:szCs w:val="26"/>
        </w:rPr>
      </w:pPr>
      <w:r w:rsidRPr="00512885">
        <w:rPr>
          <w:rFonts w:cs="Times New Roman"/>
          <w:szCs w:val="26"/>
        </w:rPr>
        <w:t xml:space="preserve">Nhóm em xin chân thành cảm ơn giảng viên hướng dẫn </w:t>
      </w:r>
      <w:r w:rsidR="00DA419F" w:rsidRPr="00DA419F">
        <w:rPr>
          <w:rFonts w:eastAsia="Arial" w:cs="Times New Roman"/>
          <w:szCs w:val="26"/>
        </w:rPr>
        <w:t>TS. Đỗ Như Tài</w:t>
      </w:r>
      <w:r w:rsidRPr="00512885">
        <w:rPr>
          <w:rFonts w:cs="Times New Roman"/>
          <w:szCs w:val="26"/>
        </w:rPr>
        <w:t xml:space="preserve"> đã luôn quan tâm, hướng dẫn và hỗ trợ nhóm em trong suốt quá trình thực hiện đồ án.</w:t>
      </w:r>
    </w:p>
    <w:p w14:paraId="62799F57" w14:textId="6EE2B787" w:rsidR="00512885" w:rsidRPr="00BE2790" w:rsidRDefault="00512885">
      <w:pPr>
        <w:rPr>
          <w:szCs w:val="26"/>
        </w:rPr>
      </w:pPr>
      <w:r w:rsidRPr="00BE2790">
        <w:rPr>
          <w:szCs w:val="26"/>
        </w:rPr>
        <w:br w:type="page"/>
      </w:r>
    </w:p>
    <w:p w14:paraId="0AA7979A" w14:textId="77777777" w:rsidR="00512885" w:rsidRPr="00BE2790" w:rsidRDefault="00512885" w:rsidP="00EA4243">
      <w:pPr>
        <w:rPr>
          <w:szCs w:val="26"/>
        </w:rPr>
      </w:pPr>
    </w:p>
    <w:sdt>
      <w:sdtPr>
        <w:rPr>
          <w:rFonts w:asciiTheme="minorHAnsi" w:eastAsiaTheme="minorEastAsia" w:hAnsiTheme="minorHAnsi" w:cstheme="minorBidi"/>
          <w:b w:val="0"/>
          <w:color w:val="auto"/>
          <w:kern w:val="2"/>
          <w:sz w:val="26"/>
          <w:szCs w:val="26"/>
          <w:lang w:val="en-GB"/>
          <w14:ligatures w14:val="standardContextual"/>
        </w:rPr>
        <w:id w:val="-791206499"/>
        <w:docPartObj>
          <w:docPartGallery w:val="Table of Contents"/>
          <w:docPartUnique/>
        </w:docPartObj>
      </w:sdtPr>
      <w:sdtEndPr>
        <w:rPr>
          <w:rFonts w:ascii="Times New Roman" w:hAnsi="Times New Roman"/>
          <w:color w:val="000000" w:themeColor="text1"/>
        </w:rPr>
      </w:sdtEndPr>
      <w:sdtContent>
        <w:p w14:paraId="28C212E7" w14:textId="04A7FC1C" w:rsidR="00467313" w:rsidRPr="00BE2790" w:rsidRDefault="00467313" w:rsidP="00C77261">
          <w:pPr>
            <w:pStyle w:val="TOCHeading"/>
            <w:jc w:val="center"/>
            <w:rPr>
              <w:sz w:val="26"/>
              <w:szCs w:val="26"/>
            </w:rPr>
          </w:pPr>
          <w:r w:rsidRPr="00BE2790">
            <w:rPr>
              <w:sz w:val="26"/>
              <w:szCs w:val="26"/>
              <w:lang w:val="en-GB"/>
            </w:rPr>
            <w:t>Mục lục</w:t>
          </w:r>
        </w:p>
        <w:p w14:paraId="49B79425" w14:textId="2528A164" w:rsidR="005E59C2" w:rsidRDefault="00C77261">
          <w:pPr>
            <w:pStyle w:val="TOC1"/>
            <w:tabs>
              <w:tab w:val="right" w:leader="dot" w:pos="9345"/>
            </w:tabs>
            <w:rPr>
              <w:rFonts w:asciiTheme="minorHAnsi" w:eastAsiaTheme="minorEastAsia" w:hAnsiTheme="minorHAnsi"/>
              <w:noProof/>
              <w:color w:val="auto"/>
              <w:sz w:val="24"/>
            </w:rPr>
          </w:pPr>
          <w:r w:rsidRPr="00BE2790">
            <w:rPr>
              <w:szCs w:val="26"/>
            </w:rPr>
            <w:fldChar w:fldCharType="begin"/>
          </w:r>
          <w:r w:rsidRPr="00BE2790">
            <w:rPr>
              <w:szCs w:val="26"/>
            </w:rPr>
            <w:instrText xml:space="preserve"> TOC \o "1-3" \h \z \u </w:instrText>
          </w:r>
          <w:r w:rsidRPr="00BE2790">
            <w:rPr>
              <w:szCs w:val="26"/>
            </w:rPr>
            <w:fldChar w:fldCharType="separate"/>
          </w:r>
          <w:hyperlink w:anchor="_Toc217218072" w:history="1">
            <w:r w:rsidR="005E59C2" w:rsidRPr="00E658B8">
              <w:rPr>
                <w:rStyle w:val="Hyperlink"/>
                <w:noProof/>
              </w:rPr>
              <w:t>LỜI CAM ĐOAN</w:t>
            </w:r>
            <w:r w:rsidR="005E59C2">
              <w:rPr>
                <w:noProof/>
                <w:webHidden/>
              </w:rPr>
              <w:tab/>
            </w:r>
            <w:r w:rsidR="005E59C2">
              <w:rPr>
                <w:noProof/>
                <w:webHidden/>
              </w:rPr>
              <w:fldChar w:fldCharType="begin"/>
            </w:r>
            <w:r w:rsidR="005E59C2">
              <w:rPr>
                <w:noProof/>
                <w:webHidden/>
              </w:rPr>
              <w:instrText xml:space="preserve"> PAGEREF _Toc217218072 \h </w:instrText>
            </w:r>
            <w:r w:rsidR="005E59C2">
              <w:rPr>
                <w:noProof/>
                <w:webHidden/>
              </w:rPr>
            </w:r>
            <w:r w:rsidR="005E59C2">
              <w:rPr>
                <w:noProof/>
                <w:webHidden/>
              </w:rPr>
              <w:fldChar w:fldCharType="separate"/>
            </w:r>
            <w:r w:rsidR="005E59C2">
              <w:rPr>
                <w:noProof/>
                <w:webHidden/>
              </w:rPr>
              <w:t>i</w:t>
            </w:r>
            <w:r w:rsidR="005E59C2">
              <w:rPr>
                <w:noProof/>
                <w:webHidden/>
              </w:rPr>
              <w:fldChar w:fldCharType="end"/>
            </w:r>
          </w:hyperlink>
        </w:p>
        <w:p w14:paraId="22BB1B7F" w14:textId="5DE5EAC1" w:rsidR="005E59C2" w:rsidRDefault="005E59C2">
          <w:pPr>
            <w:pStyle w:val="TOC1"/>
            <w:tabs>
              <w:tab w:val="right" w:leader="dot" w:pos="9345"/>
            </w:tabs>
            <w:rPr>
              <w:rFonts w:asciiTheme="minorHAnsi" w:eastAsiaTheme="minorEastAsia" w:hAnsiTheme="minorHAnsi"/>
              <w:noProof/>
              <w:color w:val="auto"/>
              <w:sz w:val="24"/>
            </w:rPr>
          </w:pPr>
          <w:hyperlink w:anchor="_Toc217218073" w:history="1">
            <w:r w:rsidRPr="00E658B8">
              <w:rPr>
                <w:rStyle w:val="Hyperlink"/>
                <w:noProof/>
              </w:rPr>
              <w:t>LỜI MỞ ĐẦU</w:t>
            </w:r>
            <w:r>
              <w:rPr>
                <w:noProof/>
                <w:webHidden/>
              </w:rPr>
              <w:tab/>
            </w:r>
            <w:r>
              <w:rPr>
                <w:noProof/>
                <w:webHidden/>
              </w:rPr>
              <w:fldChar w:fldCharType="begin"/>
            </w:r>
            <w:r>
              <w:rPr>
                <w:noProof/>
                <w:webHidden/>
              </w:rPr>
              <w:instrText xml:space="preserve"> PAGEREF _Toc217218073 \h </w:instrText>
            </w:r>
            <w:r>
              <w:rPr>
                <w:noProof/>
                <w:webHidden/>
              </w:rPr>
            </w:r>
            <w:r>
              <w:rPr>
                <w:noProof/>
                <w:webHidden/>
              </w:rPr>
              <w:fldChar w:fldCharType="separate"/>
            </w:r>
            <w:r>
              <w:rPr>
                <w:noProof/>
                <w:webHidden/>
              </w:rPr>
              <w:t>vi</w:t>
            </w:r>
            <w:r>
              <w:rPr>
                <w:noProof/>
                <w:webHidden/>
              </w:rPr>
              <w:fldChar w:fldCharType="end"/>
            </w:r>
          </w:hyperlink>
        </w:p>
        <w:p w14:paraId="7F1A989F" w14:textId="399AD08C" w:rsidR="005E59C2" w:rsidRDefault="005E59C2">
          <w:pPr>
            <w:pStyle w:val="TOC1"/>
            <w:tabs>
              <w:tab w:val="right" w:leader="dot" w:pos="9345"/>
            </w:tabs>
            <w:rPr>
              <w:rFonts w:asciiTheme="minorHAnsi" w:eastAsiaTheme="minorEastAsia" w:hAnsiTheme="minorHAnsi"/>
              <w:noProof/>
              <w:color w:val="auto"/>
              <w:sz w:val="24"/>
            </w:rPr>
          </w:pPr>
          <w:hyperlink w:anchor="_Toc217218074" w:history="1">
            <w:r w:rsidRPr="00E658B8">
              <w:rPr>
                <w:rStyle w:val="Hyperlink"/>
                <w:noProof/>
              </w:rPr>
              <w:t>CHƯƠNG 1: TỔNG QUAN ĐỀ TÀI</w:t>
            </w:r>
            <w:r>
              <w:rPr>
                <w:noProof/>
                <w:webHidden/>
              </w:rPr>
              <w:tab/>
            </w:r>
            <w:r>
              <w:rPr>
                <w:noProof/>
                <w:webHidden/>
              </w:rPr>
              <w:fldChar w:fldCharType="begin"/>
            </w:r>
            <w:r>
              <w:rPr>
                <w:noProof/>
                <w:webHidden/>
              </w:rPr>
              <w:instrText xml:space="preserve"> PAGEREF _Toc217218074 \h </w:instrText>
            </w:r>
            <w:r>
              <w:rPr>
                <w:noProof/>
                <w:webHidden/>
              </w:rPr>
            </w:r>
            <w:r>
              <w:rPr>
                <w:noProof/>
                <w:webHidden/>
              </w:rPr>
              <w:fldChar w:fldCharType="separate"/>
            </w:r>
            <w:r>
              <w:rPr>
                <w:noProof/>
                <w:webHidden/>
              </w:rPr>
              <w:t>1</w:t>
            </w:r>
            <w:r>
              <w:rPr>
                <w:noProof/>
                <w:webHidden/>
              </w:rPr>
              <w:fldChar w:fldCharType="end"/>
            </w:r>
          </w:hyperlink>
        </w:p>
        <w:p w14:paraId="3A5E0286" w14:textId="3026EE4C" w:rsidR="005E59C2" w:rsidRDefault="005E59C2">
          <w:pPr>
            <w:pStyle w:val="TOC2"/>
            <w:tabs>
              <w:tab w:val="right" w:leader="dot" w:pos="9345"/>
            </w:tabs>
            <w:rPr>
              <w:rFonts w:asciiTheme="minorHAnsi" w:eastAsiaTheme="minorEastAsia" w:hAnsiTheme="minorHAnsi"/>
              <w:noProof/>
              <w:color w:val="auto"/>
              <w:sz w:val="24"/>
            </w:rPr>
          </w:pPr>
          <w:hyperlink w:anchor="_Toc217218075" w:history="1">
            <w:r w:rsidRPr="00E658B8">
              <w:rPr>
                <w:rStyle w:val="Hyperlink"/>
                <w:noProof/>
              </w:rPr>
              <w:t>1.1 Mô tả đề tài</w:t>
            </w:r>
            <w:r>
              <w:rPr>
                <w:noProof/>
                <w:webHidden/>
              </w:rPr>
              <w:tab/>
            </w:r>
            <w:r>
              <w:rPr>
                <w:noProof/>
                <w:webHidden/>
              </w:rPr>
              <w:fldChar w:fldCharType="begin"/>
            </w:r>
            <w:r>
              <w:rPr>
                <w:noProof/>
                <w:webHidden/>
              </w:rPr>
              <w:instrText xml:space="preserve"> PAGEREF _Toc217218075 \h </w:instrText>
            </w:r>
            <w:r>
              <w:rPr>
                <w:noProof/>
                <w:webHidden/>
              </w:rPr>
            </w:r>
            <w:r>
              <w:rPr>
                <w:noProof/>
                <w:webHidden/>
              </w:rPr>
              <w:fldChar w:fldCharType="separate"/>
            </w:r>
            <w:r>
              <w:rPr>
                <w:noProof/>
                <w:webHidden/>
              </w:rPr>
              <w:t>1</w:t>
            </w:r>
            <w:r>
              <w:rPr>
                <w:noProof/>
                <w:webHidden/>
              </w:rPr>
              <w:fldChar w:fldCharType="end"/>
            </w:r>
          </w:hyperlink>
        </w:p>
        <w:p w14:paraId="4393A4C6" w14:textId="29D6D03D" w:rsidR="005E59C2" w:rsidRDefault="005E59C2">
          <w:pPr>
            <w:pStyle w:val="TOC2"/>
            <w:tabs>
              <w:tab w:val="right" w:leader="dot" w:pos="9345"/>
            </w:tabs>
            <w:rPr>
              <w:rFonts w:asciiTheme="minorHAnsi" w:eastAsiaTheme="minorEastAsia" w:hAnsiTheme="minorHAnsi"/>
              <w:noProof/>
              <w:color w:val="auto"/>
              <w:sz w:val="24"/>
            </w:rPr>
          </w:pPr>
          <w:hyperlink w:anchor="_Toc217218076" w:history="1">
            <w:r w:rsidRPr="00E658B8">
              <w:rPr>
                <w:rStyle w:val="Hyperlink"/>
                <w:noProof/>
              </w:rPr>
              <w:t>1.2 Khảo sát thực trạng</w:t>
            </w:r>
            <w:r>
              <w:rPr>
                <w:noProof/>
                <w:webHidden/>
              </w:rPr>
              <w:tab/>
            </w:r>
            <w:r>
              <w:rPr>
                <w:noProof/>
                <w:webHidden/>
              </w:rPr>
              <w:fldChar w:fldCharType="begin"/>
            </w:r>
            <w:r>
              <w:rPr>
                <w:noProof/>
                <w:webHidden/>
              </w:rPr>
              <w:instrText xml:space="preserve"> PAGEREF _Toc217218076 \h </w:instrText>
            </w:r>
            <w:r>
              <w:rPr>
                <w:noProof/>
                <w:webHidden/>
              </w:rPr>
            </w:r>
            <w:r>
              <w:rPr>
                <w:noProof/>
                <w:webHidden/>
              </w:rPr>
              <w:fldChar w:fldCharType="separate"/>
            </w:r>
            <w:r>
              <w:rPr>
                <w:noProof/>
                <w:webHidden/>
              </w:rPr>
              <w:t>1</w:t>
            </w:r>
            <w:r>
              <w:rPr>
                <w:noProof/>
                <w:webHidden/>
              </w:rPr>
              <w:fldChar w:fldCharType="end"/>
            </w:r>
          </w:hyperlink>
        </w:p>
        <w:p w14:paraId="12250E75" w14:textId="5564F9C7" w:rsidR="005E59C2" w:rsidRDefault="005E59C2">
          <w:pPr>
            <w:pStyle w:val="TOC3"/>
            <w:tabs>
              <w:tab w:val="right" w:leader="dot" w:pos="9345"/>
            </w:tabs>
            <w:rPr>
              <w:rFonts w:asciiTheme="minorHAnsi" w:eastAsiaTheme="minorEastAsia" w:hAnsiTheme="minorHAnsi"/>
              <w:noProof/>
              <w:color w:val="auto"/>
              <w:sz w:val="24"/>
            </w:rPr>
          </w:pPr>
          <w:hyperlink w:anchor="_Toc217218077" w:history="1">
            <w:r w:rsidRPr="00E658B8">
              <w:rPr>
                <w:rStyle w:val="Hyperlink"/>
                <w:rFonts w:cs="Times New Roman"/>
                <w:noProof/>
              </w:rPr>
              <w:t>1.2.1 Quy trình nghiệp vụ</w:t>
            </w:r>
            <w:r>
              <w:rPr>
                <w:noProof/>
                <w:webHidden/>
              </w:rPr>
              <w:tab/>
            </w:r>
            <w:r>
              <w:rPr>
                <w:noProof/>
                <w:webHidden/>
              </w:rPr>
              <w:fldChar w:fldCharType="begin"/>
            </w:r>
            <w:r>
              <w:rPr>
                <w:noProof/>
                <w:webHidden/>
              </w:rPr>
              <w:instrText xml:space="preserve"> PAGEREF _Toc217218077 \h </w:instrText>
            </w:r>
            <w:r>
              <w:rPr>
                <w:noProof/>
                <w:webHidden/>
              </w:rPr>
            </w:r>
            <w:r>
              <w:rPr>
                <w:noProof/>
                <w:webHidden/>
              </w:rPr>
              <w:fldChar w:fldCharType="separate"/>
            </w:r>
            <w:r>
              <w:rPr>
                <w:noProof/>
                <w:webHidden/>
              </w:rPr>
              <w:t>1</w:t>
            </w:r>
            <w:r>
              <w:rPr>
                <w:noProof/>
                <w:webHidden/>
              </w:rPr>
              <w:fldChar w:fldCharType="end"/>
            </w:r>
          </w:hyperlink>
        </w:p>
        <w:p w14:paraId="32A85FC5" w14:textId="2E5F2537" w:rsidR="005E59C2" w:rsidRDefault="005E59C2">
          <w:pPr>
            <w:pStyle w:val="TOC2"/>
            <w:tabs>
              <w:tab w:val="right" w:leader="dot" w:pos="9345"/>
            </w:tabs>
            <w:rPr>
              <w:rFonts w:asciiTheme="minorHAnsi" w:eastAsiaTheme="minorEastAsia" w:hAnsiTheme="minorHAnsi"/>
              <w:noProof/>
              <w:color w:val="auto"/>
              <w:sz w:val="24"/>
            </w:rPr>
          </w:pPr>
          <w:hyperlink w:anchor="_Toc217218078" w:history="1">
            <w:r w:rsidRPr="00E658B8">
              <w:rPr>
                <w:rStyle w:val="Hyperlink"/>
                <w:noProof/>
              </w:rPr>
              <w:t>1.3 Kế hoạch triển khai</w:t>
            </w:r>
            <w:r>
              <w:rPr>
                <w:noProof/>
                <w:webHidden/>
              </w:rPr>
              <w:tab/>
            </w:r>
            <w:r>
              <w:rPr>
                <w:noProof/>
                <w:webHidden/>
              </w:rPr>
              <w:fldChar w:fldCharType="begin"/>
            </w:r>
            <w:r>
              <w:rPr>
                <w:noProof/>
                <w:webHidden/>
              </w:rPr>
              <w:instrText xml:space="preserve"> PAGEREF _Toc217218078 \h </w:instrText>
            </w:r>
            <w:r>
              <w:rPr>
                <w:noProof/>
                <w:webHidden/>
              </w:rPr>
            </w:r>
            <w:r>
              <w:rPr>
                <w:noProof/>
                <w:webHidden/>
              </w:rPr>
              <w:fldChar w:fldCharType="separate"/>
            </w:r>
            <w:r>
              <w:rPr>
                <w:noProof/>
                <w:webHidden/>
              </w:rPr>
              <w:t>2</w:t>
            </w:r>
            <w:r>
              <w:rPr>
                <w:noProof/>
                <w:webHidden/>
              </w:rPr>
              <w:fldChar w:fldCharType="end"/>
            </w:r>
          </w:hyperlink>
        </w:p>
        <w:p w14:paraId="006EC410" w14:textId="524DD41A" w:rsidR="005E59C2" w:rsidRDefault="005E59C2">
          <w:pPr>
            <w:pStyle w:val="TOC3"/>
            <w:tabs>
              <w:tab w:val="right" w:leader="dot" w:pos="9345"/>
            </w:tabs>
            <w:rPr>
              <w:rFonts w:asciiTheme="minorHAnsi" w:eastAsiaTheme="minorEastAsia" w:hAnsiTheme="minorHAnsi"/>
              <w:noProof/>
              <w:color w:val="auto"/>
              <w:sz w:val="24"/>
            </w:rPr>
          </w:pPr>
          <w:hyperlink w:anchor="_Toc217218079" w:history="1">
            <w:r w:rsidRPr="00E658B8">
              <w:rPr>
                <w:rStyle w:val="Hyperlink"/>
                <w:noProof/>
              </w:rPr>
              <w:t>1.3.1 Phạm vi</w:t>
            </w:r>
            <w:r>
              <w:rPr>
                <w:noProof/>
                <w:webHidden/>
              </w:rPr>
              <w:tab/>
            </w:r>
            <w:r>
              <w:rPr>
                <w:noProof/>
                <w:webHidden/>
              </w:rPr>
              <w:fldChar w:fldCharType="begin"/>
            </w:r>
            <w:r>
              <w:rPr>
                <w:noProof/>
                <w:webHidden/>
              </w:rPr>
              <w:instrText xml:space="preserve"> PAGEREF _Toc217218079 \h </w:instrText>
            </w:r>
            <w:r>
              <w:rPr>
                <w:noProof/>
                <w:webHidden/>
              </w:rPr>
            </w:r>
            <w:r>
              <w:rPr>
                <w:noProof/>
                <w:webHidden/>
              </w:rPr>
              <w:fldChar w:fldCharType="separate"/>
            </w:r>
            <w:r>
              <w:rPr>
                <w:noProof/>
                <w:webHidden/>
              </w:rPr>
              <w:t>2</w:t>
            </w:r>
            <w:r>
              <w:rPr>
                <w:noProof/>
                <w:webHidden/>
              </w:rPr>
              <w:fldChar w:fldCharType="end"/>
            </w:r>
          </w:hyperlink>
        </w:p>
        <w:p w14:paraId="346455D5" w14:textId="2F26422C" w:rsidR="005E59C2" w:rsidRDefault="005E59C2">
          <w:pPr>
            <w:pStyle w:val="TOC3"/>
            <w:tabs>
              <w:tab w:val="right" w:leader="dot" w:pos="9345"/>
            </w:tabs>
            <w:rPr>
              <w:rFonts w:asciiTheme="minorHAnsi" w:eastAsiaTheme="minorEastAsia" w:hAnsiTheme="minorHAnsi"/>
              <w:noProof/>
              <w:color w:val="auto"/>
              <w:sz w:val="24"/>
            </w:rPr>
          </w:pPr>
          <w:hyperlink w:anchor="_Toc217218080" w:history="1">
            <w:r w:rsidRPr="00E658B8">
              <w:rPr>
                <w:rStyle w:val="Hyperlink"/>
                <w:noProof/>
              </w:rPr>
              <w:t>1.3.2 Chiến lược kiểm thử</w:t>
            </w:r>
            <w:r>
              <w:rPr>
                <w:noProof/>
                <w:webHidden/>
              </w:rPr>
              <w:tab/>
            </w:r>
            <w:r>
              <w:rPr>
                <w:noProof/>
                <w:webHidden/>
              </w:rPr>
              <w:fldChar w:fldCharType="begin"/>
            </w:r>
            <w:r>
              <w:rPr>
                <w:noProof/>
                <w:webHidden/>
              </w:rPr>
              <w:instrText xml:space="preserve"> PAGEREF _Toc217218080 \h </w:instrText>
            </w:r>
            <w:r>
              <w:rPr>
                <w:noProof/>
                <w:webHidden/>
              </w:rPr>
            </w:r>
            <w:r>
              <w:rPr>
                <w:noProof/>
                <w:webHidden/>
              </w:rPr>
              <w:fldChar w:fldCharType="separate"/>
            </w:r>
            <w:r>
              <w:rPr>
                <w:noProof/>
                <w:webHidden/>
              </w:rPr>
              <w:t>3</w:t>
            </w:r>
            <w:r>
              <w:rPr>
                <w:noProof/>
                <w:webHidden/>
              </w:rPr>
              <w:fldChar w:fldCharType="end"/>
            </w:r>
          </w:hyperlink>
        </w:p>
        <w:p w14:paraId="083D92D1" w14:textId="5502D81E" w:rsidR="005E59C2" w:rsidRDefault="005E59C2">
          <w:pPr>
            <w:pStyle w:val="TOC2"/>
            <w:tabs>
              <w:tab w:val="right" w:leader="dot" w:pos="9345"/>
            </w:tabs>
            <w:rPr>
              <w:rFonts w:asciiTheme="minorHAnsi" w:eastAsiaTheme="minorEastAsia" w:hAnsiTheme="minorHAnsi"/>
              <w:noProof/>
              <w:color w:val="auto"/>
              <w:sz w:val="24"/>
            </w:rPr>
          </w:pPr>
          <w:hyperlink w:anchor="_Toc217218081" w:history="1">
            <w:r w:rsidRPr="00E658B8">
              <w:rPr>
                <w:rStyle w:val="Hyperlink"/>
                <w:noProof/>
              </w:rPr>
              <w:t>1.4 Yêu cầu người dùng (User Requirement)</w:t>
            </w:r>
            <w:r>
              <w:rPr>
                <w:noProof/>
                <w:webHidden/>
              </w:rPr>
              <w:tab/>
            </w:r>
            <w:r>
              <w:rPr>
                <w:noProof/>
                <w:webHidden/>
              </w:rPr>
              <w:fldChar w:fldCharType="begin"/>
            </w:r>
            <w:r>
              <w:rPr>
                <w:noProof/>
                <w:webHidden/>
              </w:rPr>
              <w:instrText xml:space="preserve"> PAGEREF _Toc217218081 \h </w:instrText>
            </w:r>
            <w:r>
              <w:rPr>
                <w:noProof/>
                <w:webHidden/>
              </w:rPr>
            </w:r>
            <w:r>
              <w:rPr>
                <w:noProof/>
                <w:webHidden/>
              </w:rPr>
              <w:fldChar w:fldCharType="separate"/>
            </w:r>
            <w:r>
              <w:rPr>
                <w:noProof/>
                <w:webHidden/>
              </w:rPr>
              <w:t>4</w:t>
            </w:r>
            <w:r>
              <w:rPr>
                <w:noProof/>
                <w:webHidden/>
              </w:rPr>
              <w:fldChar w:fldCharType="end"/>
            </w:r>
          </w:hyperlink>
        </w:p>
        <w:p w14:paraId="3D361103" w14:textId="05E8E0F0" w:rsidR="005E59C2" w:rsidRDefault="005E59C2">
          <w:pPr>
            <w:pStyle w:val="TOC3"/>
            <w:tabs>
              <w:tab w:val="right" w:leader="dot" w:pos="9345"/>
            </w:tabs>
            <w:rPr>
              <w:rFonts w:asciiTheme="minorHAnsi" w:eastAsiaTheme="minorEastAsia" w:hAnsiTheme="minorHAnsi"/>
              <w:noProof/>
              <w:color w:val="auto"/>
              <w:sz w:val="24"/>
            </w:rPr>
          </w:pPr>
          <w:hyperlink w:anchor="_Toc217218082" w:history="1">
            <w:r w:rsidRPr="00E658B8">
              <w:rPr>
                <w:rStyle w:val="Hyperlink"/>
                <w:noProof/>
              </w:rPr>
              <w:t>1.4.1 Yêu cầu chức năng</w:t>
            </w:r>
            <w:r>
              <w:rPr>
                <w:noProof/>
                <w:webHidden/>
              </w:rPr>
              <w:tab/>
            </w:r>
            <w:r>
              <w:rPr>
                <w:noProof/>
                <w:webHidden/>
              </w:rPr>
              <w:fldChar w:fldCharType="begin"/>
            </w:r>
            <w:r>
              <w:rPr>
                <w:noProof/>
                <w:webHidden/>
              </w:rPr>
              <w:instrText xml:space="preserve"> PAGEREF _Toc217218082 \h </w:instrText>
            </w:r>
            <w:r>
              <w:rPr>
                <w:noProof/>
                <w:webHidden/>
              </w:rPr>
            </w:r>
            <w:r>
              <w:rPr>
                <w:noProof/>
                <w:webHidden/>
              </w:rPr>
              <w:fldChar w:fldCharType="separate"/>
            </w:r>
            <w:r>
              <w:rPr>
                <w:noProof/>
                <w:webHidden/>
              </w:rPr>
              <w:t>4</w:t>
            </w:r>
            <w:r>
              <w:rPr>
                <w:noProof/>
                <w:webHidden/>
              </w:rPr>
              <w:fldChar w:fldCharType="end"/>
            </w:r>
          </w:hyperlink>
        </w:p>
        <w:p w14:paraId="5E37814F" w14:textId="658FF5B4" w:rsidR="005E59C2" w:rsidRDefault="005E59C2">
          <w:pPr>
            <w:pStyle w:val="TOC3"/>
            <w:tabs>
              <w:tab w:val="right" w:leader="dot" w:pos="9345"/>
            </w:tabs>
            <w:rPr>
              <w:rFonts w:asciiTheme="minorHAnsi" w:eastAsiaTheme="minorEastAsia" w:hAnsiTheme="minorHAnsi"/>
              <w:noProof/>
              <w:color w:val="auto"/>
              <w:sz w:val="24"/>
            </w:rPr>
          </w:pPr>
          <w:hyperlink w:anchor="_Toc217218083" w:history="1">
            <w:r w:rsidRPr="00E658B8">
              <w:rPr>
                <w:rStyle w:val="Hyperlink"/>
                <w:rFonts w:cs="Times New Roman"/>
                <w:noProof/>
              </w:rPr>
              <w:t>4.2 Yêu cầu phi chức năng</w:t>
            </w:r>
            <w:r>
              <w:rPr>
                <w:noProof/>
                <w:webHidden/>
              </w:rPr>
              <w:tab/>
            </w:r>
            <w:r>
              <w:rPr>
                <w:noProof/>
                <w:webHidden/>
              </w:rPr>
              <w:fldChar w:fldCharType="begin"/>
            </w:r>
            <w:r>
              <w:rPr>
                <w:noProof/>
                <w:webHidden/>
              </w:rPr>
              <w:instrText xml:space="preserve"> PAGEREF _Toc217218083 \h </w:instrText>
            </w:r>
            <w:r>
              <w:rPr>
                <w:noProof/>
                <w:webHidden/>
              </w:rPr>
            </w:r>
            <w:r>
              <w:rPr>
                <w:noProof/>
                <w:webHidden/>
              </w:rPr>
              <w:fldChar w:fldCharType="separate"/>
            </w:r>
            <w:r>
              <w:rPr>
                <w:noProof/>
                <w:webHidden/>
              </w:rPr>
              <w:t>6</w:t>
            </w:r>
            <w:r>
              <w:rPr>
                <w:noProof/>
                <w:webHidden/>
              </w:rPr>
              <w:fldChar w:fldCharType="end"/>
            </w:r>
          </w:hyperlink>
        </w:p>
        <w:p w14:paraId="1268945C" w14:textId="37BE33F2" w:rsidR="005E59C2" w:rsidRDefault="005E59C2">
          <w:pPr>
            <w:pStyle w:val="TOC2"/>
            <w:tabs>
              <w:tab w:val="right" w:leader="dot" w:pos="9345"/>
            </w:tabs>
            <w:rPr>
              <w:rFonts w:asciiTheme="minorHAnsi" w:eastAsiaTheme="minorEastAsia" w:hAnsiTheme="minorHAnsi"/>
              <w:noProof/>
              <w:color w:val="auto"/>
              <w:sz w:val="24"/>
            </w:rPr>
          </w:pPr>
          <w:hyperlink w:anchor="_Toc217218084" w:history="1">
            <w:r w:rsidRPr="00E658B8">
              <w:rPr>
                <w:rStyle w:val="Hyperlink"/>
                <w:noProof/>
              </w:rPr>
              <w:t>1.5 Mục tiêu kiểm thử</w:t>
            </w:r>
            <w:r>
              <w:rPr>
                <w:noProof/>
                <w:webHidden/>
              </w:rPr>
              <w:tab/>
            </w:r>
            <w:r>
              <w:rPr>
                <w:noProof/>
                <w:webHidden/>
              </w:rPr>
              <w:fldChar w:fldCharType="begin"/>
            </w:r>
            <w:r>
              <w:rPr>
                <w:noProof/>
                <w:webHidden/>
              </w:rPr>
              <w:instrText xml:space="preserve"> PAGEREF _Toc217218084 \h </w:instrText>
            </w:r>
            <w:r>
              <w:rPr>
                <w:noProof/>
                <w:webHidden/>
              </w:rPr>
            </w:r>
            <w:r>
              <w:rPr>
                <w:noProof/>
                <w:webHidden/>
              </w:rPr>
              <w:fldChar w:fldCharType="separate"/>
            </w:r>
            <w:r>
              <w:rPr>
                <w:noProof/>
                <w:webHidden/>
              </w:rPr>
              <w:t>7</w:t>
            </w:r>
            <w:r>
              <w:rPr>
                <w:noProof/>
                <w:webHidden/>
              </w:rPr>
              <w:fldChar w:fldCharType="end"/>
            </w:r>
          </w:hyperlink>
        </w:p>
        <w:p w14:paraId="51104D09" w14:textId="0077F261" w:rsidR="005E59C2" w:rsidRDefault="005E59C2">
          <w:pPr>
            <w:pStyle w:val="TOC1"/>
            <w:tabs>
              <w:tab w:val="right" w:leader="dot" w:pos="9345"/>
            </w:tabs>
            <w:rPr>
              <w:rFonts w:asciiTheme="minorHAnsi" w:eastAsiaTheme="minorEastAsia" w:hAnsiTheme="minorHAnsi"/>
              <w:noProof/>
              <w:color w:val="auto"/>
              <w:sz w:val="24"/>
            </w:rPr>
          </w:pPr>
          <w:hyperlink w:anchor="_Toc217218085" w:history="1">
            <w:r w:rsidRPr="00E658B8">
              <w:rPr>
                <w:rStyle w:val="Hyperlink"/>
                <w:noProof/>
              </w:rPr>
              <w:t>CHƯƠNG 2 PHÂN TÍCH NGHIỆP VỤ VÀ THIẾT KẾ KIẾN TRÚC</w:t>
            </w:r>
            <w:r>
              <w:rPr>
                <w:noProof/>
                <w:webHidden/>
              </w:rPr>
              <w:tab/>
            </w:r>
            <w:r>
              <w:rPr>
                <w:noProof/>
                <w:webHidden/>
              </w:rPr>
              <w:fldChar w:fldCharType="begin"/>
            </w:r>
            <w:r>
              <w:rPr>
                <w:noProof/>
                <w:webHidden/>
              </w:rPr>
              <w:instrText xml:space="preserve"> PAGEREF _Toc217218085 \h </w:instrText>
            </w:r>
            <w:r>
              <w:rPr>
                <w:noProof/>
                <w:webHidden/>
              </w:rPr>
            </w:r>
            <w:r>
              <w:rPr>
                <w:noProof/>
                <w:webHidden/>
              </w:rPr>
              <w:fldChar w:fldCharType="separate"/>
            </w:r>
            <w:r>
              <w:rPr>
                <w:noProof/>
                <w:webHidden/>
              </w:rPr>
              <w:t>8</w:t>
            </w:r>
            <w:r>
              <w:rPr>
                <w:noProof/>
                <w:webHidden/>
              </w:rPr>
              <w:fldChar w:fldCharType="end"/>
            </w:r>
          </w:hyperlink>
        </w:p>
        <w:p w14:paraId="79683446" w14:textId="79224845" w:rsidR="005E59C2" w:rsidRDefault="005E59C2">
          <w:pPr>
            <w:pStyle w:val="TOC2"/>
            <w:tabs>
              <w:tab w:val="right" w:leader="dot" w:pos="9345"/>
            </w:tabs>
            <w:rPr>
              <w:rFonts w:asciiTheme="minorHAnsi" w:eastAsiaTheme="minorEastAsia" w:hAnsiTheme="minorHAnsi"/>
              <w:noProof/>
              <w:color w:val="auto"/>
              <w:sz w:val="24"/>
            </w:rPr>
          </w:pPr>
          <w:hyperlink w:anchor="_Toc217218086" w:history="1">
            <w:r w:rsidRPr="00E658B8">
              <w:rPr>
                <w:rStyle w:val="Hyperlink"/>
                <w:noProof/>
              </w:rPr>
              <w:t>2.1 Phân tích nghiệp vụ</w:t>
            </w:r>
            <w:r>
              <w:rPr>
                <w:noProof/>
                <w:webHidden/>
              </w:rPr>
              <w:tab/>
            </w:r>
            <w:r>
              <w:rPr>
                <w:noProof/>
                <w:webHidden/>
              </w:rPr>
              <w:fldChar w:fldCharType="begin"/>
            </w:r>
            <w:r>
              <w:rPr>
                <w:noProof/>
                <w:webHidden/>
              </w:rPr>
              <w:instrText xml:space="preserve"> PAGEREF _Toc217218086 \h </w:instrText>
            </w:r>
            <w:r>
              <w:rPr>
                <w:noProof/>
                <w:webHidden/>
              </w:rPr>
            </w:r>
            <w:r>
              <w:rPr>
                <w:noProof/>
                <w:webHidden/>
              </w:rPr>
              <w:fldChar w:fldCharType="separate"/>
            </w:r>
            <w:r>
              <w:rPr>
                <w:noProof/>
                <w:webHidden/>
              </w:rPr>
              <w:t>8</w:t>
            </w:r>
            <w:r>
              <w:rPr>
                <w:noProof/>
                <w:webHidden/>
              </w:rPr>
              <w:fldChar w:fldCharType="end"/>
            </w:r>
          </w:hyperlink>
        </w:p>
        <w:p w14:paraId="2DAA51C0" w14:textId="0CEE9786" w:rsidR="005E59C2" w:rsidRDefault="005E59C2">
          <w:pPr>
            <w:pStyle w:val="TOC3"/>
            <w:tabs>
              <w:tab w:val="right" w:leader="dot" w:pos="9345"/>
            </w:tabs>
            <w:rPr>
              <w:rFonts w:asciiTheme="minorHAnsi" w:eastAsiaTheme="minorEastAsia" w:hAnsiTheme="minorHAnsi"/>
              <w:noProof/>
              <w:color w:val="auto"/>
              <w:sz w:val="24"/>
            </w:rPr>
          </w:pPr>
          <w:hyperlink w:anchor="_Toc217218087" w:history="1">
            <w:r w:rsidRPr="00E658B8">
              <w:rPr>
                <w:rStyle w:val="Hyperlink"/>
                <w:noProof/>
              </w:rPr>
              <w:t xml:space="preserve">2.1.1 Bối cảnh kinh doanh </w:t>
            </w:r>
            <w:r w:rsidRPr="00E658B8">
              <w:rPr>
                <w:rStyle w:val="Hyperlink"/>
                <w:rFonts w:eastAsia="Arial" w:cs="Times New Roman"/>
                <w:noProof/>
              </w:rPr>
              <w:t>(Business context)</w:t>
            </w:r>
            <w:r>
              <w:rPr>
                <w:noProof/>
                <w:webHidden/>
              </w:rPr>
              <w:tab/>
            </w:r>
            <w:r>
              <w:rPr>
                <w:noProof/>
                <w:webHidden/>
              </w:rPr>
              <w:fldChar w:fldCharType="begin"/>
            </w:r>
            <w:r>
              <w:rPr>
                <w:noProof/>
                <w:webHidden/>
              </w:rPr>
              <w:instrText xml:space="preserve"> PAGEREF _Toc217218087 \h </w:instrText>
            </w:r>
            <w:r>
              <w:rPr>
                <w:noProof/>
                <w:webHidden/>
              </w:rPr>
            </w:r>
            <w:r>
              <w:rPr>
                <w:noProof/>
                <w:webHidden/>
              </w:rPr>
              <w:fldChar w:fldCharType="separate"/>
            </w:r>
            <w:r>
              <w:rPr>
                <w:noProof/>
                <w:webHidden/>
              </w:rPr>
              <w:t>8</w:t>
            </w:r>
            <w:r>
              <w:rPr>
                <w:noProof/>
                <w:webHidden/>
              </w:rPr>
              <w:fldChar w:fldCharType="end"/>
            </w:r>
          </w:hyperlink>
        </w:p>
        <w:p w14:paraId="7A0EF103" w14:textId="4789BD94" w:rsidR="005E59C2" w:rsidRDefault="005E59C2">
          <w:pPr>
            <w:pStyle w:val="TOC3"/>
            <w:tabs>
              <w:tab w:val="right" w:leader="dot" w:pos="9345"/>
            </w:tabs>
            <w:rPr>
              <w:rFonts w:asciiTheme="minorHAnsi" w:eastAsiaTheme="minorEastAsia" w:hAnsiTheme="minorHAnsi"/>
              <w:noProof/>
              <w:color w:val="auto"/>
              <w:sz w:val="24"/>
            </w:rPr>
          </w:pPr>
          <w:hyperlink w:anchor="_Toc217218088" w:history="1">
            <w:r w:rsidRPr="00E658B8">
              <w:rPr>
                <w:rStyle w:val="Hyperlink"/>
                <w:noProof/>
              </w:rPr>
              <w:t xml:space="preserve">2.1.2 Sơ đồ quy trình nghiệp vụ </w:t>
            </w:r>
            <w:r w:rsidRPr="00E658B8">
              <w:rPr>
                <w:rStyle w:val="Hyperlink"/>
                <w:rFonts w:eastAsia="Arial" w:cs="Times New Roman"/>
                <w:noProof/>
              </w:rPr>
              <w:t>(Business process)</w:t>
            </w:r>
            <w:r>
              <w:rPr>
                <w:noProof/>
                <w:webHidden/>
              </w:rPr>
              <w:tab/>
            </w:r>
            <w:r>
              <w:rPr>
                <w:noProof/>
                <w:webHidden/>
              </w:rPr>
              <w:fldChar w:fldCharType="begin"/>
            </w:r>
            <w:r>
              <w:rPr>
                <w:noProof/>
                <w:webHidden/>
              </w:rPr>
              <w:instrText xml:space="preserve"> PAGEREF _Toc217218088 \h </w:instrText>
            </w:r>
            <w:r>
              <w:rPr>
                <w:noProof/>
                <w:webHidden/>
              </w:rPr>
            </w:r>
            <w:r>
              <w:rPr>
                <w:noProof/>
                <w:webHidden/>
              </w:rPr>
              <w:fldChar w:fldCharType="separate"/>
            </w:r>
            <w:r>
              <w:rPr>
                <w:noProof/>
                <w:webHidden/>
              </w:rPr>
              <w:t>10</w:t>
            </w:r>
            <w:r>
              <w:rPr>
                <w:noProof/>
                <w:webHidden/>
              </w:rPr>
              <w:fldChar w:fldCharType="end"/>
            </w:r>
          </w:hyperlink>
        </w:p>
        <w:p w14:paraId="2A40FE1F" w14:textId="0620784F" w:rsidR="005E59C2" w:rsidRDefault="005E59C2">
          <w:pPr>
            <w:pStyle w:val="TOC3"/>
            <w:tabs>
              <w:tab w:val="right" w:leader="dot" w:pos="9345"/>
            </w:tabs>
            <w:rPr>
              <w:rFonts w:asciiTheme="minorHAnsi" w:eastAsiaTheme="minorEastAsia" w:hAnsiTheme="minorHAnsi"/>
              <w:noProof/>
              <w:color w:val="auto"/>
              <w:sz w:val="24"/>
            </w:rPr>
          </w:pPr>
          <w:hyperlink w:anchor="_Toc217218089" w:history="1">
            <w:r w:rsidRPr="00E658B8">
              <w:rPr>
                <w:rStyle w:val="Hyperlink"/>
                <w:noProof/>
              </w:rPr>
              <w:t>2.1.3 Các tác nhân tham gia hệ thống</w:t>
            </w:r>
            <w:r>
              <w:rPr>
                <w:noProof/>
                <w:webHidden/>
              </w:rPr>
              <w:tab/>
            </w:r>
            <w:r>
              <w:rPr>
                <w:noProof/>
                <w:webHidden/>
              </w:rPr>
              <w:fldChar w:fldCharType="begin"/>
            </w:r>
            <w:r>
              <w:rPr>
                <w:noProof/>
                <w:webHidden/>
              </w:rPr>
              <w:instrText xml:space="preserve"> PAGEREF _Toc217218089 \h </w:instrText>
            </w:r>
            <w:r>
              <w:rPr>
                <w:noProof/>
                <w:webHidden/>
              </w:rPr>
            </w:r>
            <w:r>
              <w:rPr>
                <w:noProof/>
                <w:webHidden/>
              </w:rPr>
              <w:fldChar w:fldCharType="separate"/>
            </w:r>
            <w:r>
              <w:rPr>
                <w:noProof/>
                <w:webHidden/>
              </w:rPr>
              <w:t>14</w:t>
            </w:r>
            <w:r>
              <w:rPr>
                <w:noProof/>
                <w:webHidden/>
              </w:rPr>
              <w:fldChar w:fldCharType="end"/>
            </w:r>
          </w:hyperlink>
        </w:p>
        <w:p w14:paraId="1A61B2D2" w14:textId="64C42A38" w:rsidR="005E59C2" w:rsidRDefault="005E59C2">
          <w:pPr>
            <w:pStyle w:val="TOC3"/>
            <w:tabs>
              <w:tab w:val="right" w:leader="dot" w:pos="9345"/>
            </w:tabs>
            <w:rPr>
              <w:rFonts w:asciiTheme="minorHAnsi" w:eastAsiaTheme="minorEastAsia" w:hAnsiTheme="minorHAnsi"/>
              <w:noProof/>
              <w:color w:val="auto"/>
              <w:sz w:val="24"/>
            </w:rPr>
          </w:pPr>
          <w:hyperlink w:anchor="_Toc217218090" w:history="1">
            <w:r w:rsidRPr="00E658B8">
              <w:rPr>
                <w:rStyle w:val="Hyperlink"/>
                <w:noProof/>
              </w:rPr>
              <w:t xml:space="preserve">2.1.4 Sơ đồ ngữ cảnh </w:t>
            </w:r>
            <w:r w:rsidRPr="00E658B8">
              <w:rPr>
                <w:rStyle w:val="Hyperlink"/>
                <w:rFonts w:eastAsia="Arial"/>
                <w:noProof/>
              </w:rPr>
              <w:t>(Context diagram)</w:t>
            </w:r>
            <w:r>
              <w:rPr>
                <w:noProof/>
                <w:webHidden/>
              </w:rPr>
              <w:tab/>
            </w:r>
            <w:r>
              <w:rPr>
                <w:noProof/>
                <w:webHidden/>
              </w:rPr>
              <w:fldChar w:fldCharType="begin"/>
            </w:r>
            <w:r>
              <w:rPr>
                <w:noProof/>
                <w:webHidden/>
              </w:rPr>
              <w:instrText xml:space="preserve"> PAGEREF _Toc217218090 \h </w:instrText>
            </w:r>
            <w:r>
              <w:rPr>
                <w:noProof/>
                <w:webHidden/>
              </w:rPr>
            </w:r>
            <w:r>
              <w:rPr>
                <w:noProof/>
                <w:webHidden/>
              </w:rPr>
              <w:fldChar w:fldCharType="separate"/>
            </w:r>
            <w:r>
              <w:rPr>
                <w:noProof/>
                <w:webHidden/>
              </w:rPr>
              <w:t>15</w:t>
            </w:r>
            <w:r>
              <w:rPr>
                <w:noProof/>
                <w:webHidden/>
              </w:rPr>
              <w:fldChar w:fldCharType="end"/>
            </w:r>
          </w:hyperlink>
        </w:p>
        <w:p w14:paraId="3115E7AD" w14:textId="64420BFD" w:rsidR="005E59C2" w:rsidRDefault="005E59C2">
          <w:pPr>
            <w:pStyle w:val="TOC3"/>
            <w:tabs>
              <w:tab w:val="right" w:leader="dot" w:pos="9345"/>
            </w:tabs>
            <w:rPr>
              <w:rFonts w:asciiTheme="minorHAnsi" w:eastAsiaTheme="minorEastAsia" w:hAnsiTheme="minorHAnsi"/>
              <w:noProof/>
              <w:color w:val="auto"/>
              <w:sz w:val="24"/>
            </w:rPr>
          </w:pPr>
          <w:hyperlink w:anchor="_Toc217218091" w:history="1">
            <w:r w:rsidRPr="00E658B8">
              <w:rPr>
                <w:rStyle w:val="Hyperlink"/>
                <w:noProof/>
              </w:rPr>
              <w:t>2.1.5 Use case hệ thống</w:t>
            </w:r>
            <w:r>
              <w:rPr>
                <w:noProof/>
                <w:webHidden/>
              </w:rPr>
              <w:tab/>
            </w:r>
            <w:r>
              <w:rPr>
                <w:noProof/>
                <w:webHidden/>
              </w:rPr>
              <w:fldChar w:fldCharType="begin"/>
            </w:r>
            <w:r>
              <w:rPr>
                <w:noProof/>
                <w:webHidden/>
              </w:rPr>
              <w:instrText xml:space="preserve"> PAGEREF _Toc217218091 \h </w:instrText>
            </w:r>
            <w:r>
              <w:rPr>
                <w:noProof/>
                <w:webHidden/>
              </w:rPr>
            </w:r>
            <w:r>
              <w:rPr>
                <w:noProof/>
                <w:webHidden/>
              </w:rPr>
              <w:fldChar w:fldCharType="separate"/>
            </w:r>
            <w:r>
              <w:rPr>
                <w:noProof/>
                <w:webHidden/>
              </w:rPr>
              <w:t>16</w:t>
            </w:r>
            <w:r>
              <w:rPr>
                <w:noProof/>
                <w:webHidden/>
              </w:rPr>
              <w:fldChar w:fldCharType="end"/>
            </w:r>
          </w:hyperlink>
        </w:p>
        <w:p w14:paraId="306592F8" w14:textId="375790F6" w:rsidR="005E59C2" w:rsidRDefault="005E59C2">
          <w:pPr>
            <w:pStyle w:val="TOC3"/>
            <w:tabs>
              <w:tab w:val="right" w:leader="dot" w:pos="9345"/>
            </w:tabs>
            <w:rPr>
              <w:rFonts w:asciiTheme="minorHAnsi" w:eastAsiaTheme="minorEastAsia" w:hAnsiTheme="minorHAnsi"/>
              <w:noProof/>
              <w:color w:val="auto"/>
              <w:sz w:val="24"/>
            </w:rPr>
          </w:pPr>
          <w:hyperlink w:anchor="_Toc217218092" w:history="1">
            <w:r w:rsidRPr="00E658B8">
              <w:rPr>
                <w:rStyle w:val="Hyperlink"/>
                <w:noProof/>
              </w:rPr>
              <w:t>2.1.6 User story</w:t>
            </w:r>
            <w:r>
              <w:rPr>
                <w:noProof/>
                <w:webHidden/>
              </w:rPr>
              <w:tab/>
            </w:r>
            <w:r>
              <w:rPr>
                <w:noProof/>
                <w:webHidden/>
              </w:rPr>
              <w:fldChar w:fldCharType="begin"/>
            </w:r>
            <w:r>
              <w:rPr>
                <w:noProof/>
                <w:webHidden/>
              </w:rPr>
              <w:instrText xml:space="preserve"> PAGEREF _Toc217218092 \h </w:instrText>
            </w:r>
            <w:r>
              <w:rPr>
                <w:noProof/>
                <w:webHidden/>
              </w:rPr>
            </w:r>
            <w:r>
              <w:rPr>
                <w:noProof/>
                <w:webHidden/>
              </w:rPr>
              <w:fldChar w:fldCharType="separate"/>
            </w:r>
            <w:r>
              <w:rPr>
                <w:noProof/>
                <w:webHidden/>
              </w:rPr>
              <w:t>22</w:t>
            </w:r>
            <w:r>
              <w:rPr>
                <w:noProof/>
                <w:webHidden/>
              </w:rPr>
              <w:fldChar w:fldCharType="end"/>
            </w:r>
          </w:hyperlink>
        </w:p>
        <w:p w14:paraId="43C3F3A2" w14:textId="6683AC3E" w:rsidR="005E59C2" w:rsidRDefault="005E59C2">
          <w:pPr>
            <w:pStyle w:val="TOC3"/>
            <w:tabs>
              <w:tab w:val="right" w:leader="dot" w:pos="9345"/>
            </w:tabs>
            <w:rPr>
              <w:rFonts w:asciiTheme="minorHAnsi" w:eastAsiaTheme="minorEastAsia" w:hAnsiTheme="minorHAnsi"/>
              <w:noProof/>
              <w:color w:val="auto"/>
              <w:sz w:val="24"/>
            </w:rPr>
          </w:pPr>
          <w:hyperlink w:anchor="_Toc217218093" w:history="1">
            <w:r w:rsidRPr="00E658B8">
              <w:rPr>
                <w:rStyle w:val="Hyperlink"/>
                <w:rFonts w:cs="Times New Roman"/>
                <w:noProof/>
              </w:rPr>
              <w:t xml:space="preserve">2.1.7 </w:t>
            </w:r>
            <w:r w:rsidRPr="00E658B8">
              <w:rPr>
                <w:rStyle w:val="Hyperlink"/>
                <w:noProof/>
              </w:rPr>
              <w:t>Domain driven design</w:t>
            </w:r>
            <w:r>
              <w:rPr>
                <w:noProof/>
                <w:webHidden/>
              </w:rPr>
              <w:tab/>
            </w:r>
            <w:r>
              <w:rPr>
                <w:noProof/>
                <w:webHidden/>
              </w:rPr>
              <w:fldChar w:fldCharType="begin"/>
            </w:r>
            <w:r>
              <w:rPr>
                <w:noProof/>
                <w:webHidden/>
              </w:rPr>
              <w:instrText xml:space="preserve"> PAGEREF _Toc217218093 \h </w:instrText>
            </w:r>
            <w:r>
              <w:rPr>
                <w:noProof/>
                <w:webHidden/>
              </w:rPr>
            </w:r>
            <w:r>
              <w:rPr>
                <w:noProof/>
                <w:webHidden/>
              </w:rPr>
              <w:fldChar w:fldCharType="separate"/>
            </w:r>
            <w:r>
              <w:rPr>
                <w:noProof/>
                <w:webHidden/>
              </w:rPr>
              <w:t>25</w:t>
            </w:r>
            <w:r>
              <w:rPr>
                <w:noProof/>
                <w:webHidden/>
              </w:rPr>
              <w:fldChar w:fldCharType="end"/>
            </w:r>
          </w:hyperlink>
        </w:p>
        <w:p w14:paraId="4F6668E4" w14:textId="4642DA45" w:rsidR="005E59C2" w:rsidRDefault="005E59C2">
          <w:pPr>
            <w:pStyle w:val="TOC3"/>
            <w:tabs>
              <w:tab w:val="right" w:leader="dot" w:pos="9345"/>
            </w:tabs>
            <w:rPr>
              <w:rFonts w:asciiTheme="minorHAnsi" w:eastAsiaTheme="minorEastAsia" w:hAnsiTheme="minorHAnsi"/>
              <w:noProof/>
              <w:color w:val="auto"/>
              <w:sz w:val="24"/>
            </w:rPr>
          </w:pPr>
          <w:hyperlink w:anchor="_Toc217218094" w:history="1">
            <w:r w:rsidRPr="00E658B8">
              <w:rPr>
                <w:rStyle w:val="Hyperlink"/>
                <w:noProof/>
              </w:rPr>
              <w:t>2.1.8 Data model</w:t>
            </w:r>
            <w:r>
              <w:rPr>
                <w:noProof/>
                <w:webHidden/>
              </w:rPr>
              <w:tab/>
            </w:r>
            <w:r>
              <w:rPr>
                <w:noProof/>
                <w:webHidden/>
              </w:rPr>
              <w:fldChar w:fldCharType="begin"/>
            </w:r>
            <w:r>
              <w:rPr>
                <w:noProof/>
                <w:webHidden/>
              </w:rPr>
              <w:instrText xml:space="preserve"> PAGEREF _Toc217218094 \h </w:instrText>
            </w:r>
            <w:r>
              <w:rPr>
                <w:noProof/>
                <w:webHidden/>
              </w:rPr>
            </w:r>
            <w:r>
              <w:rPr>
                <w:noProof/>
                <w:webHidden/>
              </w:rPr>
              <w:fldChar w:fldCharType="separate"/>
            </w:r>
            <w:r>
              <w:rPr>
                <w:noProof/>
                <w:webHidden/>
              </w:rPr>
              <w:t>27</w:t>
            </w:r>
            <w:r>
              <w:rPr>
                <w:noProof/>
                <w:webHidden/>
              </w:rPr>
              <w:fldChar w:fldCharType="end"/>
            </w:r>
          </w:hyperlink>
        </w:p>
        <w:p w14:paraId="26D2C0E8" w14:textId="11B1F2DC" w:rsidR="005E59C2" w:rsidRDefault="005E59C2">
          <w:pPr>
            <w:pStyle w:val="TOC3"/>
            <w:tabs>
              <w:tab w:val="right" w:leader="dot" w:pos="9345"/>
            </w:tabs>
            <w:rPr>
              <w:rFonts w:asciiTheme="minorHAnsi" w:eastAsiaTheme="minorEastAsia" w:hAnsiTheme="minorHAnsi"/>
              <w:noProof/>
              <w:color w:val="auto"/>
              <w:sz w:val="24"/>
            </w:rPr>
          </w:pPr>
          <w:hyperlink w:anchor="_Toc217218095" w:history="1">
            <w:r w:rsidRPr="00E658B8">
              <w:rPr>
                <w:rStyle w:val="Hyperlink"/>
                <w:noProof/>
              </w:rPr>
              <w:t>2.1.9 Wireflow</w:t>
            </w:r>
            <w:r>
              <w:rPr>
                <w:noProof/>
                <w:webHidden/>
              </w:rPr>
              <w:tab/>
            </w:r>
            <w:r>
              <w:rPr>
                <w:noProof/>
                <w:webHidden/>
              </w:rPr>
              <w:fldChar w:fldCharType="begin"/>
            </w:r>
            <w:r>
              <w:rPr>
                <w:noProof/>
                <w:webHidden/>
              </w:rPr>
              <w:instrText xml:space="preserve"> PAGEREF _Toc217218095 \h </w:instrText>
            </w:r>
            <w:r>
              <w:rPr>
                <w:noProof/>
                <w:webHidden/>
              </w:rPr>
            </w:r>
            <w:r>
              <w:rPr>
                <w:noProof/>
                <w:webHidden/>
              </w:rPr>
              <w:fldChar w:fldCharType="separate"/>
            </w:r>
            <w:r>
              <w:rPr>
                <w:noProof/>
                <w:webHidden/>
              </w:rPr>
              <w:t>28</w:t>
            </w:r>
            <w:r>
              <w:rPr>
                <w:noProof/>
                <w:webHidden/>
              </w:rPr>
              <w:fldChar w:fldCharType="end"/>
            </w:r>
          </w:hyperlink>
        </w:p>
        <w:p w14:paraId="7E3F4218" w14:textId="136AE7C2" w:rsidR="005E59C2" w:rsidRDefault="005E59C2">
          <w:pPr>
            <w:pStyle w:val="TOC3"/>
            <w:tabs>
              <w:tab w:val="right" w:leader="dot" w:pos="9345"/>
            </w:tabs>
            <w:rPr>
              <w:rFonts w:asciiTheme="minorHAnsi" w:eastAsiaTheme="minorEastAsia" w:hAnsiTheme="minorHAnsi"/>
              <w:noProof/>
              <w:color w:val="auto"/>
              <w:sz w:val="24"/>
            </w:rPr>
          </w:pPr>
          <w:hyperlink w:anchor="_Toc217218096" w:history="1">
            <w:r w:rsidRPr="00E658B8">
              <w:rPr>
                <w:rStyle w:val="Hyperlink"/>
                <w:noProof/>
              </w:rPr>
              <w:t>2.1.10 Giao diện</w:t>
            </w:r>
            <w:r>
              <w:rPr>
                <w:noProof/>
                <w:webHidden/>
              </w:rPr>
              <w:tab/>
            </w:r>
            <w:r>
              <w:rPr>
                <w:noProof/>
                <w:webHidden/>
              </w:rPr>
              <w:fldChar w:fldCharType="begin"/>
            </w:r>
            <w:r>
              <w:rPr>
                <w:noProof/>
                <w:webHidden/>
              </w:rPr>
              <w:instrText xml:space="preserve"> PAGEREF _Toc217218096 \h </w:instrText>
            </w:r>
            <w:r>
              <w:rPr>
                <w:noProof/>
                <w:webHidden/>
              </w:rPr>
            </w:r>
            <w:r>
              <w:rPr>
                <w:noProof/>
                <w:webHidden/>
              </w:rPr>
              <w:fldChar w:fldCharType="separate"/>
            </w:r>
            <w:r>
              <w:rPr>
                <w:noProof/>
                <w:webHidden/>
              </w:rPr>
              <w:t>30</w:t>
            </w:r>
            <w:r>
              <w:rPr>
                <w:noProof/>
                <w:webHidden/>
              </w:rPr>
              <w:fldChar w:fldCharType="end"/>
            </w:r>
          </w:hyperlink>
        </w:p>
        <w:p w14:paraId="5BD78D4D" w14:textId="30F9939B" w:rsidR="005E59C2" w:rsidRDefault="005E59C2">
          <w:pPr>
            <w:pStyle w:val="TOC2"/>
            <w:tabs>
              <w:tab w:val="right" w:leader="dot" w:pos="9345"/>
            </w:tabs>
            <w:rPr>
              <w:rFonts w:asciiTheme="minorHAnsi" w:eastAsiaTheme="minorEastAsia" w:hAnsiTheme="minorHAnsi"/>
              <w:noProof/>
              <w:color w:val="auto"/>
              <w:sz w:val="24"/>
            </w:rPr>
          </w:pPr>
          <w:hyperlink w:anchor="_Toc217218097" w:history="1">
            <w:r w:rsidRPr="00E658B8">
              <w:rPr>
                <w:rStyle w:val="Hyperlink"/>
                <w:noProof/>
              </w:rPr>
              <w:t>2.2 Thiết kế kiến trúc hệ thống</w:t>
            </w:r>
            <w:r>
              <w:rPr>
                <w:noProof/>
                <w:webHidden/>
              </w:rPr>
              <w:tab/>
            </w:r>
            <w:r>
              <w:rPr>
                <w:noProof/>
                <w:webHidden/>
              </w:rPr>
              <w:fldChar w:fldCharType="begin"/>
            </w:r>
            <w:r>
              <w:rPr>
                <w:noProof/>
                <w:webHidden/>
              </w:rPr>
              <w:instrText xml:space="preserve"> PAGEREF _Toc217218097 \h </w:instrText>
            </w:r>
            <w:r>
              <w:rPr>
                <w:noProof/>
                <w:webHidden/>
              </w:rPr>
            </w:r>
            <w:r>
              <w:rPr>
                <w:noProof/>
                <w:webHidden/>
              </w:rPr>
              <w:fldChar w:fldCharType="separate"/>
            </w:r>
            <w:r>
              <w:rPr>
                <w:noProof/>
                <w:webHidden/>
              </w:rPr>
              <w:t>38</w:t>
            </w:r>
            <w:r>
              <w:rPr>
                <w:noProof/>
                <w:webHidden/>
              </w:rPr>
              <w:fldChar w:fldCharType="end"/>
            </w:r>
          </w:hyperlink>
        </w:p>
        <w:p w14:paraId="7754A31A" w14:textId="34FD2E57" w:rsidR="005E59C2" w:rsidRDefault="005E59C2">
          <w:pPr>
            <w:pStyle w:val="TOC3"/>
            <w:tabs>
              <w:tab w:val="right" w:leader="dot" w:pos="9345"/>
            </w:tabs>
            <w:rPr>
              <w:rFonts w:asciiTheme="minorHAnsi" w:eastAsiaTheme="minorEastAsia" w:hAnsiTheme="minorHAnsi"/>
              <w:noProof/>
              <w:color w:val="auto"/>
              <w:sz w:val="24"/>
            </w:rPr>
          </w:pPr>
          <w:hyperlink w:anchor="_Toc217218098" w:history="1">
            <w:r w:rsidRPr="00E658B8">
              <w:rPr>
                <w:rStyle w:val="Hyperlink"/>
                <w:noProof/>
              </w:rPr>
              <w:t>2.2.1 Sơ đồ khối</w:t>
            </w:r>
            <w:r>
              <w:rPr>
                <w:noProof/>
                <w:webHidden/>
              </w:rPr>
              <w:tab/>
            </w:r>
            <w:r>
              <w:rPr>
                <w:noProof/>
                <w:webHidden/>
              </w:rPr>
              <w:fldChar w:fldCharType="begin"/>
            </w:r>
            <w:r>
              <w:rPr>
                <w:noProof/>
                <w:webHidden/>
              </w:rPr>
              <w:instrText xml:space="preserve"> PAGEREF _Toc217218098 \h </w:instrText>
            </w:r>
            <w:r>
              <w:rPr>
                <w:noProof/>
                <w:webHidden/>
              </w:rPr>
            </w:r>
            <w:r>
              <w:rPr>
                <w:noProof/>
                <w:webHidden/>
              </w:rPr>
              <w:fldChar w:fldCharType="separate"/>
            </w:r>
            <w:r>
              <w:rPr>
                <w:noProof/>
                <w:webHidden/>
              </w:rPr>
              <w:t>38</w:t>
            </w:r>
            <w:r>
              <w:rPr>
                <w:noProof/>
                <w:webHidden/>
              </w:rPr>
              <w:fldChar w:fldCharType="end"/>
            </w:r>
          </w:hyperlink>
        </w:p>
        <w:p w14:paraId="05021E60" w14:textId="20671993" w:rsidR="005E59C2" w:rsidRDefault="005E59C2">
          <w:pPr>
            <w:pStyle w:val="TOC3"/>
            <w:tabs>
              <w:tab w:val="right" w:leader="dot" w:pos="9345"/>
            </w:tabs>
            <w:rPr>
              <w:rFonts w:asciiTheme="minorHAnsi" w:eastAsiaTheme="minorEastAsia" w:hAnsiTheme="minorHAnsi"/>
              <w:noProof/>
              <w:color w:val="auto"/>
              <w:sz w:val="24"/>
            </w:rPr>
          </w:pPr>
          <w:hyperlink w:anchor="_Toc217218099" w:history="1">
            <w:r w:rsidRPr="00E658B8">
              <w:rPr>
                <w:rStyle w:val="Hyperlink"/>
                <w:noProof/>
              </w:rPr>
              <w:t>2.2.2 Decomposition View</w:t>
            </w:r>
            <w:r>
              <w:rPr>
                <w:noProof/>
                <w:webHidden/>
              </w:rPr>
              <w:tab/>
            </w:r>
            <w:r>
              <w:rPr>
                <w:noProof/>
                <w:webHidden/>
              </w:rPr>
              <w:fldChar w:fldCharType="begin"/>
            </w:r>
            <w:r>
              <w:rPr>
                <w:noProof/>
                <w:webHidden/>
              </w:rPr>
              <w:instrText xml:space="preserve"> PAGEREF _Toc217218099 \h </w:instrText>
            </w:r>
            <w:r>
              <w:rPr>
                <w:noProof/>
                <w:webHidden/>
              </w:rPr>
            </w:r>
            <w:r>
              <w:rPr>
                <w:noProof/>
                <w:webHidden/>
              </w:rPr>
              <w:fldChar w:fldCharType="separate"/>
            </w:r>
            <w:r>
              <w:rPr>
                <w:noProof/>
                <w:webHidden/>
              </w:rPr>
              <w:t>38</w:t>
            </w:r>
            <w:r>
              <w:rPr>
                <w:noProof/>
                <w:webHidden/>
              </w:rPr>
              <w:fldChar w:fldCharType="end"/>
            </w:r>
          </w:hyperlink>
        </w:p>
        <w:p w14:paraId="3D53FB27" w14:textId="56989C56" w:rsidR="005E59C2" w:rsidRDefault="005E59C2">
          <w:pPr>
            <w:pStyle w:val="TOC3"/>
            <w:tabs>
              <w:tab w:val="right" w:leader="dot" w:pos="9345"/>
            </w:tabs>
            <w:rPr>
              <w:rFonts w:asciiTheme="minorHAnsi" w:eastAsiaTheme="minorEastAsia" w:hAnsiTheme="minorHAnsi"/>
              <w:noProof/>
              <w:color w:val="auto"/>
              <w:sz w:val="24"/>
            </w:rPr>
          </w:pPr>
          <w:hyperlink w:anchor="_Toc217218100" w:history="1">
            <w:r w:rsidRPr="00E658B8">
              <w:rPr>
                <w:rStyle w:val="Hyperlink"/>
                <w:noProof/>
              </w:rPr>
              <w:t>2.2.3 Sơ đồ luồng giao tiếp (Communication view)</w:t>
            </w:r>
            <w:r>
              <w:rPr>
                <w:noProof/>
                <w:webHidden/>
              </w:rPr>
              <w:tab/>
            </w:r>
            <w:r>
              <w:rPr>
                <w:noProof/>
                <w:webHidden/>
              </w:rPr>
              <w:fldChar w:fldCharType="begin"/>
            </w:r>
            <w:r>
              <w:rPr>
                <w:noProof/>
                <w:webHidden/>
              </w:rPr>
              <w:instrText xml:space="preserve"> PAGEREF _Toc217218100 \h </w:instrText>
            </w:r>
            <w:r>
              <w:rPr>
                <w:noProof/>
                <w:webHidden/>
              </w:rPr>
            </w:r>
            <w:r>
              <w:rPr>
                <w:noProof/>
                <w:webHidden/>
              </w:rPr>
              <w:fldChar w:fldCharType="separate"/>
            </w:r>
            <w:r>
              <w:rPr>
                <w:noProof/>
                <w:webHidden/>
              </w:rPr>
              <w:t>43</w:t>
            </w:r>
            <w:r>
              <w:rPr>
                <w:noProof/>
                <w:webHidden/>
              </w:rPr>
              <w:fldChar w:fldCharType="end"/>
            </w:r>
          </w:hyperlink>
        </w:p>
        <w:p w14:paraId="59D6DC6F" w14:textId="5475C548" w:rsidR="005E59C2" w:rsidRDefault="005E59C2">
          <w:pPr>
            <w:pStyle w:val="TOC3"/>
            <w:tabs>
              <w:tab w:val="right" w:leader="dot" w:pos="9345"/>
            </w:tabs>
            <w:rPr>
              <w:rFonts w:asciiTheme="minorHAnsi" w:eastAsiaTheme="minorEastAsia" w:hAnsiTheme="minorHAnsi"/>
              <w:noProof/>
              <w:color w:val="auto"/>
              <w:sz w:val="24"/>
            </w:rPr>
          </w:pPr>
          <w:hyperlink w:anchor="_Toc217218101" w:history="1">
            <w:r w:rsidRPr="00E658B8">
              <w:rPr>
                <w:rStyle w:val="Hyperlink"/>
                <w:noProof/>
              </w:rPr>
              <w:t>2.2.4 Sơ đồ triển khai (Deployment view)</w:t>
            </w:r>
            <w:r>
              <w:rPr>
                <w:noProof/>
                <w:webHidden/>
              </w:rPr>
              <w:tab/>
            </w:r>
            <w:r>
              <w:rPr>
                <w:noProof/>
                <w:webHidden/>
              </w:rPr>
              <w:fldChar w:fldCharType="begin"/>
            </w:r>
            <w:r>
              <w:rPr>
                <w:noProof/>
                <w:webHidden/>
              </w:rPr>
              <w:instrText xml:space="preserve"> PAGEREF _Toc217218101 \h </w:instrText>
            </w:r>
            <w:r>
              <w:rPr>
                <w:noProof/>
                <w:webHidden/>
              </w:rPr>
            </w:r>
            <w:r>
              <w:rPr>
                <w:noProof/>
                <w:webHidden/>
              </w:rPr>
              <w:fldChar w:fldCharType="separate"/>
            </w:r>
            <w:r>
              <w:rPr>
                <w:noProof/>
                <w:webHidden/>
              </w:rPr>
              <w:t>44</w:t>
            </w:r>
            <w:r>
              <w:rPr>
                <w:noProof/>
                <w:webHidden/>
              </w:rPr>
              <w:fldChar w:fldCharType="end"/>
            </w:r>
          </w:hyperlink>
        </w:p>
        <w:p w14:paraId="22D3834A" w14:textId="3220751B" w:rsidR="005E59C2" w:rsidRDefault="005E59C2">
          <w:pPr>
            <w:pStyle w:val="TOC1"/>
            <w:tabs>
              <w:tab w:val="right" w:leader="dot" w:pos="9345"/>
            </w:tabs>
            <w:rPr>
              <w:rFonts w:asciiTheme="minorHAnsi" w:eastAsiaTheme="minorEastAsia" w:hAnsiTheme="minorHAnsi"/>
              <w:noProof/>
              <w:color w:val="auto"/>
              <w:sz w:val="24"/>
            </w:rPr>
          </w:pPr>
          <w:hyperlink w:anchor="_Toc217218102" w:history="1">
            <w:r w:rsidRPr="00E658B8">
              <w:rPr>
                <w:rStyle w:val="Hyperlink"/>
                <w:noProof/>
              </w:rPr>
              <w:t xml:space="preserve">Chương 3: </w:t>
            </w:r>
            <w:r w:rsidRPr="00E658B8">
              <w:rPr>
                <w:rStyle w:val="Hyperlink"/>
                <w:rFonts w:cs="Times New Roman"/>
                <w:noProof/>
              </w:rPr>
              <w:t>KẾ HOẠCH KIỂM THỬ</w:t>
            </w:r>
            <w:r>
              <w:rPr>
                <w:noProof/>
                <w:webHidden/>
              </w:rPr>
              <w:tab/>
            </w:r>
            <w:r>
              <w:rPr>
                <w:noProof/>
                <w:webHidden/>
              </w:rPr>
              <w:fldChar w:fldCharType="begin"/>
            </w:r>
            <w:r>
              <w:rPr>
                <w:noProof/>
                <w:webHidden/>
              </w:rPr>
              <w:instrText xml:space="preserve"> PAGEREF _Toc217218102 \h </w:instrText>
            </w:r>
            <w:r>
              <w:rPr>
                <w:noProof/>
                <w:webHidden/>
              </w:rPr>
            </w:r>
            <w:r>
              <w:rPr>
                <w:noProof/>
                <w:webHidden/>
              </w:rPr>
              <w:fldChar w:fldCharType="separate"/>
            </w:r>
            <w:r>
              <w:rPr>
                <w:noProof/>
                <w:webHidden/>
              </w:rPr>
              <w:t>47</w:t>
            </w:r>
            <w:r>
              <w:rPr>
                <w:noProof/>
                <w:webHidden/>
              </w:rPr>
              <w:fldChar w:fldCharType="end"/>
            </w:r>
          </w:hyperlink>
        </w:p>
        <w:p w14:paraId="2760761E" w14:textId="0B132ECC" w:rsidR="005E59C2" w:rsidRDefault="005E59C2">
          <w:pPr>
            <w:pStyle w:val="TOC2"/>
            <w:tabs>
              <w:tab w:val="right" w:leader="dot" w:pos="9345"/>
            </w:tabs>
            <w:rPr>
              <w:rFonts w:asciiTheme="minorHAnsi" w:eastAsiaTheme="minorEastAsia" w:hAnsiTheme="minorHAnsi"/>
              <w:noProof/>
              <w:color w:val="auto"/>
              <w:sz w:val="24"/>
            </w:rPr>
          </w:pPr>
          <w:hyperlink w:anchor="_Toc217218103" w:history="1">
            <w:r w:rsidRPr="00E658B8">
              <w:rPr>
                <w:rStyle w:val="Hyperlink"/>
                <w:noProof/>
              </w:rPr>
              <w:t>3.1. Giới thiệu</w:t>
            </w:r>
            <w:r>
              <w:rPr>
                <w:noProof/>
                <w:webHidden/>
              </w:rPr>
              <w:tab/>
            </w:r>
            <w:r>
              <w:rPr>
                <w:noProof/>
                <w:webHidden/>
              </w:rPr>
              <w:fldChar w:fldCharType="begin"/>
            </w:r>
            <w:r>
              <w:rPr>
                <w:noProof/>
                <w:webHidden/>
              </w:rPr>
              <w:instrText xml:space="preserve"> PAGEREF _Toc217218103 \h </w:instrText>
            </w:r>
            <w:r>
              <w:rPr>
                <w:noProof/>
                <w:webHidden/>
              </w:rPr>
            </w:r>
            <w:r>
              <w:rPr>
                <w:noProof/>
                <w:webHidden/>
              </w:rPr>
              <w:fldChar w:fldCharType="separate"/>
            </w:r>
            <w:r>
              <w:rPr>
                <w:noProof/>
                <w:webHidden/>
              </w:rPr>
              <w:t>47</w:t>
            </w:r>
            <w:r>
              <w:rPr>
                <w:noProof/>
                <w:webHidden/>
              </w:rPr>
              <w:fldChar w:fldCharType="end"/>
            </w:r>
          </w:hyperlink>
        </w:p>
        <w:p w14:paraId="3AA01445" w14:textId="12668372" w:rsidR="005E59C2" w:rsidRDefault="005E59C2">
          <w:pPr>
            <w:pStyle w:val="TOC3"/>
            <w:tabs>
              <w:tab w:val="right" w:leader="dot" w:pos="9345"/>
            </w:tabs>
            <w:rPr>
              <w:rFonts w:asciiTheme="minorHAnsi" w:eastAsiaTheme="minorEastAsia" w:hAnsiTheme="minorHAnsi"/>
              <w:noProof/>
              <w:color w:val="auto"/>
              <w:sz w:val="24"/>
            </w:rPr>
          </w:pPr>
          <w:hyperlink w:anchor="_Toc217218104" w:history="1">
            <w:r w:rsidRPr="00E658B8">
              <w:rPr>
                <w:rStyle w:val="Hyperlink"/>
                <w:noProof/>
              </w:rPr>
              <w:t>3.1.1. Mục đích</w:t>
            </w:r>
            <w:r>
              <w:rPr>
                <w:noProof/>
                <w:webHidden/>
              </w:rPr>
              <w:tab/>
            </w:r>
            <w:r>
              <w:rPr>
                <w:noProof/>
                <w:webHidden/>
              </w:rPr>
              <w:fldChar w:fldCharType="begin"/>
            </w:r>
            <w:r>
              <w:rPr>
                <w:noProof/>
                <w:webHidden/>
              </w:rPr>
              <w:instrText xml:space="preserve"> PAGEREF _Toc217218104 \h </w:instrText>
            </w:r>
            <w:r>
              <w:rPr>
                <w:noProof/>
                <w:webHidden/>
              </w:rPr>
            </w:r>
            <w:r>
              <w:rPr>
                <w:noProof/>
                <w:webHidden/>
              </w:rPr>
              <w:fldChar w:fldCharType="separate"/>
            </w:r>
            <w:r>
              <w:rPr>
                <w:noProof/>
                <w:webHidden/>
              </w:rPr>
              <w:t>47</w:t>
            </w:r>
            <w:r>
              <w:rPr>
                <w:noProof/>
                <w:webHidden/>
              </w:rPr>
              <w:fldChar w:fldCharType="end"/>
            </w:r>
          </w:hyperlink>
        </w:p>
        <w:p w14:paraId="2A367DD3" w14:textId="3E21084B" w:rsidR="005E59C2" w:rsidRDefault="005E59C2">
          <w:pPr>
            <w:pStyle w:val="TOC3"/>
            <w:tabs>
              <w:tab w:val="right" w:leader="dot" w:pos="9345"/>
            </w:tabs>
            <w:rPr>
              <w:rFonts w:asciiTheme="minorHAnsi" w:eastAsiaTheme="minorEastAsia" w:hAnsiTheme="minorHAnsi"/>
              <w:noProof/>
              <w:color w:val="auto"/>
              <w:sz w:val="24"/>
            </w:rPr>
          </w:pPr>
          <w:hyperlink w:anchor="_Toc217218105" w:history="1">
            <w:r w:rsidRPr="00E658B8">
              <w:rPr>
                <w:rStyle w:val="Hyperlink"/>
                <w:noProof/>
              </w:rPr>
              <w:t>3.1.2. Phạm vi</w:t>
            </w:r>
            <w:r>
              <w:rPr>
                <w:noProof/>
                <w:webHidden/>
              </w:rPr>
              <w:tab/>
            </w:r>
            <w:r>
              <w:rPr>
                <w:noProof/>
                <w:webHidden/>
              </w:rPr>
              <w:fldChar w:fldCharType="begin"/>
            </w:r>
            <w:r>
              <w:rPr>
                <w:noProof/>
                <w:webHidden/>
              </w:rPr>
              <w:instrText xml:space="preserve"> PAGEREF _Toc217218105 \h </w:instrText>
            </w:r>
            <w:r>
              <w:rPr>
                <w:noProof/>
                <w:webHidden/>
              </w:rPr>
            </w:r>
            <w:r>
              <w:rPr>
                <w:noProof/>
                <w:webHidden/>
              </w:rPr>
              <w:fldChar w:fldCharType="separate"/>
            </w:r>
            <w:r>
              <w:rPr>
                <w:noProof/>
                <w:webHidden/>
              </w:rPr>
              <w:t>47</w:t>
            </w:r>
            <w:r>
              <w:rPr>
                <w:noProof/>
                <w:webHidden/>
              </w:rPr>
              <w:fldChar w:fldCharType="end"/>
            </w:r>
          </w:hyperlink>
        </w:p>
        <w:p w14:paraId="0785CA91" w14:textId="2AC10445" w:rsidR="005E59C2" w:rsidRDefault="005E59C2">
          <w:pPr>
            <w:pStyle w:val="TOC2"/>
            <w:tabs>
              <w:tab w:val="right" w:leader="dot" w:pos="9345"/>
            </w:tabs>
            <w:rPr>
              <w:rFonts w:asciiTheme="minorHAnsi" w:eastAsiaTheme="minorEastAsia" w:hAnsiTheme="minorHAnsi"/>
              <w:noProof/>
              <w:color w:val="auto"/>
              <w:sz w:val="24"/>
            </w:rPr>
          </w:pPr>
          <w:hyperlink w:anchor="_Toc217218106" w:history="1">
            <w:r w:rsidRPr="00E658B8">
              <w:rPr>
                <w:rStyle w:val="Hyperlink"/>
                <w:noProof/>
              </w:rPr>
              <w:t>3.2. Hạng mục trong phạm vi kiểm thử</w:t>
            </w:r>
            <w:r>
              <w:rPr>
                <w:noProof/>
                <w:webHidden/>
              </w:rPr>
              <w:tab/>
            </w:r>
            <w:r>
              <w:rPr>
                <w:noProof/>
                <w:webHidden/>
              </w:rPr>
              <w:fldChar w:fldCharType="begin"/>
            </w:r>
            <w:r>
              <w:rPr>
                <w:noProof/>
                <w:webHidden/>
              </w:rPr>
              <w:instrText xml:space="preserve"> PAGEREF _Toc217218106 \h </w:instrText>
            </w:r>
            <w:r>
              <w:rPr>
                <w:noProof/>
                <w:webHidden/>
              </w:rPr>
            </w:r>
            <w:r>
              <w:rPr>
                <w:noProof/>
                <w:webHidden/>
              </w:rPr>
              <w:fldChar w:fldCharType="separate"/>
            </w:r>
            <w:r>
              <w:rPr>
                <w:noProof/>
                <w:webHidden/>
              </w:rPr>
              <w:t>48</w:t>
            </w:r>
            <w:r>
              <w:rPr>
                <w:noProof/>
                <w:webHidden/>
              </w:rPr>
              <w:fldChar w:fldCharType="end"/>
            </w:r>
          </w:hyperlink>
        </w:p>
        <w:p w14:paraId="32B8D805" w14:textId="6F2861E0" w:rsidR="005E59C2" w:rsidRDefault="005E59C2">
          <w:pPr>
            <w:pStyle w:val="TOC3"/>
            <w:tabs>
              <w:tab w:val="right" w:leader="dot" w:pos="9345"/>
            </w:tabs>
            <w:rPr>
              <w:rFonts w:asciiTheme="minorHAnsi" w:eastAsiaTheme="minorEastAsia" w:hAnsiTheme="minorHAnsi"/>
              <w:noProof/>
              <w:color w:val="auto"/>
              <w:sz w:val="24"/>
            </w:rPr>
          </w:pPr>
          <w:hyperlink w:anchor="_Toc217218107" w:history="1">
            <w:r w:rsidRPr="00E658B8">
              <w:rPr>
                <w:rStyle w:val="Hyperlink"/>
                <w:noProof/>
              </w:rPr>
              <w:t>3.2.1. Kiểm thử Backend API</w:t>
            </w:r>
            <w:r>
              <w:rPr>
                <w:noProof/>
                <w:webHidden/>
              </w:rPr>
              <w:tab/>
            </w:r>
            <w:r>
              <w:rPr>
                <w:noProof/>
                <w:webHidden/>
              </w:rPr>
              <w:fldChar w:fldCharType="begin"/>
            </w:r>
            <w:r>
              <w:rPr>
                <w:noProof/>
                <w:webHidden/>
              </w:rPr>
              <w:instrText xml:space="preserve"> PAGEREF _Toc217218107 \h </w:instrText>
            </w:r>
            <w:r>
              <w:rPr>
                <w:noProof/>
                <w:webHidden/>
              </w:rPr>
            </w:r>
            <w:r>
              <w:rPr>
                <w:noProof/>
                <w:webHidden/>
              </w:rPr>
              <w:fldChar w:fldCharType="separate"/>
            </w:r>
            <w:r>
              <w:rPr>
                <w:noProof/>
                <w:webHidden/>
              </w:rPr>
              <w:t>48</w:t>
            </w:r>
            <w:r>
              <w:rPr>
                <w:noProof/>
                <w:webHidden/>
              </w:rPr>
              <w:fldChar w:fldCharType="end"/>
            </w:r>
          </w:hyperlink>
        </w:p>
        <w:p w14:paraId="78440C42" w14:textId="5918BE9E" w:rsidR="005E59C2" w:rsidRDefault="005E59C2">
          <w:pPr>
            <w:pStyle w:val="TOC3"/>
            <w:tabs>
              <w:tab w:val="right" w:leader="dot" w:pos="9345"/>
            </w:tabs>
            <w:rPr>
              <w:rFonts w:asciiTheme="minorHAnsi" w:eastAsiaTheme="minorEastAsia" w:hAnsiTheme="minorHAnsi"/>
              <w:noProof/>
              <w:color w:val="auto"/>
              <w:sz w:val="24"/>
            </w:rPr>
          </w:pPr>
          <w:hyperlink w:anchor="_Toc217218108" w:history="1">
            <w:r w:rsidRPr="00E658B8">
              <w:rPr>
                <w:rStyle w:val="Hyperlink"/>
                <w:noProof/>
              </w:rPr>
              <w:t>3.2.2. Kiểm thử Frontend</w:t>
            </w:r>
            <w:r>
              <w:rPr>
                <w:noProof/>
                <w:webHidden/>
              </w:rPr>
              <w:tab/>
            </w:r>
            <w:r>
              <w:rPr>
                <w:noProof/>
                <w:webHidden/>
              </w:rPr>
              <w:fldChar w:fldCharType="begin"/>
            </w:r>
            <w:r>
              <w:rPr>
                <w:noProof/>
                <w:webHidden/>
              </w:rPr>
              <w:instrText xml:space="preserve"> PAGEREF _Toc217218108 \h </w:instrText>
            </w:r>
            <w:r>
              <w:rPr>
                <w:noProof/>
                <w:webHidden/>
              </w:rPr>
            </w:r>
            <w:r>
              <w:rPr>
                <w:noProof/>
                <w:webHidden/>
              </w:rPr>
              <w:fldChar w:fldCharType="separate"/>
            </w:r>
            <w:r>
              <w:rPr>
                <w:noProof/>
                <w:webHidden/>
              </w:rPr>
              <w:t>49</w:t>
            </w:r>
            <w:r>
              <w:rPr>
                <w:noProof/>
                <w:webHidden/>
              </w:rPr>
              <w:fldChar w:fldCharType="end"/>
            </w:r>
          </w:hyperlink>
        </w:p>
        <w:p w14:paraId="65973503" w14:textId="61A485F7" w:rsidR="005E59C2" w:rsidRDefault="005E59C2">
          <w:pPr>
            <w:pStyle w:val="TOC3"/>
            <w:tabs>
              <w:tab w:val="right" w:leader="dot" w:pos="9345"/>
            </w:tabs>
            <w:rPr>
              <w:rFonts w:asciiTheme="minorHAnsi" w:eastAsiaTheme="minorEastAsia" w:hAnsiTheme="minorHAnsi"/>
              <w:noProof/>
              <w:color w:val="auto"/>
              <w:sz w:val="24"/>
            </w:rPr>
          </w:pPr>
          <w:hyperlink w:anchor="_Toc217218109" w:history="1">
            <w:r w:rsidRPr="00E658B8">
              <w:rPr>
                <w:rStyle w:val="Hyperlink"/>
                <w:noProof/>
              </w:rPr>
              <w:t>3.2.3. Kiểm thử Database</w:t>
            </w:r>
            <w:r>
              <w:rPr>
                <w:noProof/>
                <w:webHidden/>
              </w:rPr>
              <w:tab/>
            </w:r>
            <w:r>
              <w:rPr>
                <w:noProof/>
                <w:webHidden/>
              </w:rPr>
              <w:fldChar w:fldCharType="begin"/>
            </w:r>
            <w:r>
              <w:rPr>
                <w:noProof/>
                <w:webHidden/>
              </w:rPr>
              <w:instrText xml:space="preserve"> PAGEREF _Toc217218109 \h </w:instrText>
            </w:r>
            <w:r>
              <w:rPr>
                <w:noProof/>
                <w:webHidden/>
              </w:rPr>
            </w:r>
            <w:r>
              <w:rPr>
                <w:noProof/>
                <w:webHidden/>
              </w:rPr>
              <w:fldChar w:fldCharType="separate"/>
            </w:r>
            <w:r>
              <w:rPr>
                <w:noProof/>
                <w:webHidden/>
              </w:rPr>
              <w:t>50</w:t>
            </w:r>
            <w:r>
              <w:rPr>
                <w:noProof/>
                <w:webHidden/>
              </w:rPr>
              <w:fldChar w:fldCharType="end"/>
            </w:r>
          </w:hyperlink>
        </w:p>
        <w:p w14:paraId="74D9A9CD" w14:textId="3EAAA5DE" w:rsidR="005E59C2" w:rsidRDefault="005E59C2">
          <w:pPr>
            <w:pStyle w:val="TOC3"/>
            <w:tabs>
              <w:tab w:val="right" w:leader="dot" w:pos="9345"/>
            </w:tabs>
            <w:rPr>
              <w:rFonts w:asciiTheme="minorHAnsi" w:eastAsiaTheme="minorEastAsia" w:hAnsiTheme="minorHAnsi"/>
              <w:noProof/>
              <w:color w:val="auto"/>
              <w:sz w:val="24"/>
            </w:rPr>
          </w:pPr>
          <w:hyperlink w:anchor="_Toc217218110" w:history="1">
            <w:r w:rsidRPr="00E658B8">
              <w:rPr>
                <w:rStyle w:val="Hyperlink"/>
                <w:noProof/>
              </w:rPr>
              <w:t>3.2.4. Kiểm thử Tích hợp</w:t>
            </w:r>
            <w:r>
              <w:rPr>
                <w:noProof/>
                <w:webHidden/>
              </w:rPr>
              <w:tab/>
            </w:r>
            <w:r>
              <w:rPr>
                <w:noProof/>
                <w:webHidden/>
              </w:rPr>
              <w:fldChar w:fldCharType="begin"/>
            </w:r>
            <w:r>
              <w:rPr>
                <w:noProof/>
                <w:webHidden/>
              </w:rPr>
              <w:instrText xml:space="preserve"> PAGEREF _Toc217218110 \h </w:instrText>
            </w:r>
            <w:r>
              <w:rPr>
                <w:noProof/>
                <w:webHidden/>
              </w:rPr>
            </w:r>
            <w:r>
              <w:rPr>
                <w:noProof/>
                <w:webHidden/>
              </w:rPr>
              <w:fldChar w:fldCharType="separate"/>
            </w:r>
            <w:r>
              <w:rPr>
                <w:noProof/>
                <w:webHidden/>
              </w:rPr>
              <w:t>50</w:t>
            </w:r>
            <w:r>
              <w:rPr>
                <w:noProof/>
                <w:webHidden/>
              </w:rPr>
              <w:fldChar w:fldCharType="end"/>
            </w:r>
          </w:hyperlink>
        </w:p>
        <w:p w14:paraId="5D540506" w14:textId="1BF918EA" w:rsidR="005E59C2" w:rsidRDefault="005E59C2">
          <w:pPr>
            <w:pStyle w:val="TOC3"/>
            <w:tabs>
              <w:tab w:val="right" w:leader="dot" w:pos="9345"/>
            </w:tabs>
            <w:rPr>
              <w:rFonts w:asciiTheme="minorHAnsi" w:eastAsiaTheme="minorEastAsia" w:hAnsiTheme="minorHAnsi"/>
              <w:noProof/>
              <w:color w:val="auto"/>
              <w:sz w:val="24"/>
            </w:rPr>
          </w:pPr>
          <w:hyperlink w:anchor="_Toc217218111" w:history="1">
            <w:r w:rsidRPr="00E658B8">
              <w:rPr>
                <w:rStyle w:val="Hyperlink"/>
                <w:noProof/>
              </w:rPr>
              <w:t>3.2.5. Kiểm thử Phi chức năng</w:t>
            </w:r>
            <w:r>
              <w:rPr>
                <w:noProof/>
                <w:webHidden/>
              </w:rPr>
              <w:tab/>
            </w:r>
            <w:r>
              <w:rPr>
                <w:noProof/>
                <w:webHidden/>
              </w:rPr>
              <w:fldChar w:fldCharType="begin"/>
            </w:r>
            <w:r>
              <w:rPr>
                <w:noProof/>
                <w:webHidden/>
              </w:rPr>
              <w:instrText xml:space="preserve"> PAGEREF _Toc217218111 \h </w:instrText>
            </w:r>
            <w:r>
              <w:rPr>
                <w:noProof/>
                <w:webHidden/>
              </w:rPr>
            </w:r>
            <w:r>
              <w:rPr>
                <w:noProof/>
                <w:webHidden/>
              </w:rPr>
              <w:fldChar w:fldCharType="separate"/>
            </w:r>
            <w:r>
              <w:rPr>
                <w:noProof/>
                <w:webHidden/>
              </w:rPr>
              <w:t>50</w:t>
            </w:r>
            <w:r>
              <w:rPr>
                <w:noProof/>
                <w:webHidden/>
              </w:rPr>
              <w:fldChar w:fldCharType="end"/>
            </w:r>
          </w:hyperlink>
        </w:p>
        <w:p w14:paraId="7B519237" w14:textId="5B640A1C" w:rsidR="005E59C2" w:rsidRDefault="005E59C2">
          <w:pPr>
            <w:pStyle w:val="TOC2"/>
            <w:tabs>
              <w:tab w:val="right" w:leader="dot" w:pos="9345"/>
            </w:tabs>
            <w:rPr>
              <w:rFonts w:asciiTheme="minorHAnsi" w:eastAsiaTheme="minorEastAsia" w:hAnsiTheme="minorHAnsi"/>
              <w:noProof/>
              <w:color w:val="auto"/>
              <w:sz w:val="24"/>
            </w:rPr>
          </w:pPr>
          <w:hyperlink w:anchor="_Toc217218112" w:history="1">
            <w:r w:rsidRPr="00E658B8">
              <w:rPr>
                <w:rStyle w:val="Hyperlink"/>
                <w:noProof/>
              </w:rPr>
              <w:t>3.3. Hạng mục ngoài phạm vi kiểm thử</w:t>
            </w:r>
            <w:r>
              <w:rPr>
                <w:noProof/>
                <w:webHidden/>
              </w:rPr>
              <w:tab/>
            </w:r>
            <w:r>
              <w:rPr>
                <w:noProof/>
                <w:webHidden/>
              </w:rPr>
              <w:fldChar w:fldCharType="begin"/>
            </w:r>
            <w:r>
              <w:rPr>
                <w:noProof/>
                <w:webHidden/>
              </w:rPr>
              <w:instrText xml:space="preserve"> PAGEREF _Toc217218112 \h </w:instrText>
            </w:r>
            <w:r>
              <w:rPr>
                <w:noProof/>
                <w:webHidden/>
              </w:rPr>
            </w:r>
            <w:r>
              <w:rPr>
                <w:noProof/>
                <w:webHidden/>
              </w:rPr>
              <w:fldChar w:fldCharType="separate"/>
            </w:r>
            <w:r>
              <w:rPr>
                <w:noProof/>
                <w:webHidden/>
              </w:rPr>
              <w:t>51</w:t>
            </w:r>
            <w:r>
              <w:rPr>
                <w:noProof/>
                <w:webHidden/>
              </w:rPr>
              <w:fldChar w:fldCharType="end"/>
            </w:r>
          </w:hyperlink>
        </w:p>
        <w:p w14:paraId="03633C6C" w14:textId="0C6FE9B2" w:rsidR="005E59C2" w:rsidRDefault="005E59C2">
          <w:pPr>
            <w:pStyle w:val="TOC3"/>
            <w:tabs>
              <w:tab w:val="right" w:leader="dot" w:pos="9345"/>
            </w:tabs>
            <w:rPr>
              <w:rFonts w:asciiTheme="minorHAnsi" w:eastAsiaTheme="minorEastAsia" w:hAnsiTheme="minorHAnsi"/>
              <w:noProof/>
              <w:color w:val="auto"/>
              <w:sz w:val="24"/>
            </w:rPr>
          </w:pPr>
          <w:hyperlink w:anchor="_Toc217218113" w:history="1">
            <w:r w:rsidRPr="00E658B8">
              <w:rPr>
                <w:rStyle w:val="Hyperlink"/>
                <w:noProof/>
              </w:rPr>
              <w:t>3.3.1. Các chức năng không thuộc phạm vi</w:t>
            </w:r>
            <w:r>
              <w:rPr>
                <w:noProof/>
                <w:webHidden/>
              </w:rPr>
              <w:tab/>
            </w:r>
            <w:r>
              <w:rPr>
                <w:noProof/>
                <w:webHidden/>
              </w:rPr>
              <w:fldChar w:fldCharType="begin"/>
            </w:r>
            <w:r>
              <w:rPr>
                <w:noProof/>
                <w:webHidden/>
              </w:rPr>
              <w:instrText xml:space="preserve"> PAGEREF _Toc217218113 \h </w:instrText>
            </w:r>
            <w:r>
              <w:rPr>
                <w:noProof/>
                <w:webHidden/>
              </w:rPr>
            </w:r>
            <w:r>
              <w:rPr>
                <w:noProof/>
                <w:webHidden/>
              </w:rPr>
              <w:fldChar w:fldCharType="separate"/>
            </w:r>
            <w:r>
              <w:rPr>
                <w:noProof/>
                <w:webHidden/>
              </w:rPr>
              <w:t>51</w:t>
            </w:r>
            <w:r>
              <w:rPr>
                <w:noProof/>
                <w:webHidden/>
              </w:rPr>
              <w:fldChar w:fldCharType="end"/>
            </w:r>
          </w:hyperlink>
        </w:p>
        <w:p w14:paraId="1111B934" w14:textId="0969546D" w:rsidR="005E59C2" w:rsidRDefault="005E59C2">
          <w:pPr>
            <w:pStyle w:val="TOC3"/>
            <w:tabs>
              <w:tab w:val="right" w:leader="dot" w:pos="9345"/>
            </w:tabs>
            <w:rPr>
              <w:rFonts w:asciiTheme="minorHAnsi" w:eastAsiaTheme="minorEastAsia" w:hAnsiTheme="minorHAnsi"/>
              <w:noProof/>
              <w:color w:val="auto"/>
              <w:sz w:val="24"/>
            </w:rPr>
          </w:pPr>
          <w:hyperlink w:anchor="_Toc217218114" w:history="1">
            <w:r w:rsidRPr="00E658B8">
              <w:rPr>
                <w:rStyle w:val="Hyperlink"/>
                <w:noProof/>
              </w:rPr>
              <w:t>3.3.2. Giới hạn kiểm thử trong khuôn khổ đồ án</w:t>
            </w:r>
            <w:r>
              <w:rPr>
                <w:noProof/>
                <w:webHidden/>
              </w:rPr>
              <w:tab/>
            </w:r>
            <w:r>
              <w:rPr>
                <w:noProof/>
                <w:webHidden/>
              </w:rPr>
              <w:fldChar w:fldCharType="begin"/>
            </w:r>
            <w:r>
              <w:rPr>
                <w:noProof/>
                <w:webHidden/>
              </w:rPr>
              <w:instrText xml:space="preserve"> PAGEREF _Toc217218114 \h </w:instrText>
            </w:r>
            <w:r>
              <w:rPr>
                <w:noProof/>
                <w:webHidden/>
              </w:rPr>
            </w:r>
            <w:r>
              <w:rPr>
                <w:noProof/>
                <w:webHidden/>
              </w:rPr>
              <w:fldChar w:fldCharType="separate"/>
            </w:r>
            <w:r>
              <w:rPr>
                <w:noProof/>
                <w:webHidden/>
              </w:rPr>
              <w:t>51</w:t>
            </w:r>
            <w:r>
              <w:rPr>
                <w:noProof/>
                <w:webHidden/>
              </w:rPr>
              <w:fldChar w:fldCharType="end"/>
            </w:r>
          </w:hyperlink>
        </w:p>
        <w:p w14:paraId="6FFABBAE" w14:textId="199FC16F" w:rsidR="005E59C2" w:rsidRDefault="005E59C2">
          <w:pPr>
            <w:pStyle w:val="TOC2"/>
            <w:tabs>
              <w:tab w:val="right" w:leader="dot" w:pos="9345"/>
            </w:tabs>
            <w:rPr>
              <w:rFonts w:asciiTheme="minorHAnsi" w:eastAsiaTheme="minorEastAsia" w:hAnsiTheme="minorHAnsi"/>
              <w:noProof/>
              <w:color w:val="auto"/>
              <w:sz w:val="24"/>
            </w:rPr>
          </w:pPr>
          <w:hyperlink w:anchor="_Toc217218115" w:history="1">
            <w:r w:rsidRPr="00E658B8">
              <w:rPr>
                <w:rStyle w:val="Hyperlink"/>
                <w:noProof/>
              </w:rPr>
              <w:t>3.4. Phương pháp luận kiểm thử</w:t>
            </w:r>
            <w:r>
              <w:rPr>
                <w:noProof/>
                <w:webHidden/>
              </w:rPr>
              <w:tab/>
            </w:r>
            <w:r>
              <w:rPr>
                <w:noProof/>
                <w:webHidden/>
              </w:rPr>
              <w:fldChar w:fldCharType="begin"/>
            </w:r>
            <w:r>
              <w:rPr>
                <w:noProof/>
                <w:webHidden/>
              </w:rPr>
              <w:instrText xml:space="preserve"> PAGEREF _Toc217218115 \h </w:instrText>
            </w:r>
            <w:r>
              <w:rPr>
                <w:noProof/>
                <w:webHidden/>
              </w:rPr>
            </w:r>
            <w:r>
              <w:rPr>
                <w:noProof/>
                <w:webHidden/>
              </w:rPr>
              <w:fldChar w:fldCharType="separate"/>
            </w:r>
            <w:r>
              <w:rPr>
                <w:noProof/>
                <w:webHidden/>
              </w:rPr>
              <w:t>52</w:t>
            </w:r>
            <w:r>
              <w:rPr>
                <w:noProof/>
                <w:webHidden/>
              </w:rPr>
              <w:fldChar w:fldCharType="end"/>
            </w:r>
          </w:hyperlink>
        </w:p>
        <w:p w14:paraId="00FF0078" w14:textId="61FA8A80" w:rsidR="005E59C2" w:rsidRDefault="005E59C2">
          <w:pPr>
            <w:pStyle w:val="TOC3"/>
            <w:tabs>
              <w:tab w:val="right" w:leader="dot" w:pos="9345"/>
            </w:tabs>
            <w:rPr>
              <w:rFonts w:asciiTheme="minorHAnsi" w:eastAsiaTheme="minorEastAsia" w:hAnsiTheme="minorHAnsi"/>
              <w:noProof/>
              <w:color w:val="auto"/>
              <w:sz w:val="24"/>
            </w:rPr>
          </w:pPr>
          <w:hyperlink w:anchor="_Toc217218116" w:history="1">
            <w:r w:rsidRPr="00E658B8">
              <w:rPr>
                <w:rStyle w:val="Hyperlink"/>
                <w:noProof/>
              </w:rPr>
              <w:t>3.4.1. Khung phương pháp luận tổng thể</w:t>
            </w:r>
            <w:r>
              <w:rPr>
                <w:noProof/>
                <w:webHidden/>
              </w:rPr>
              <w:tab/>
            </w:r>
            <w:r>
              <w:rPr>
                <w:noProof/>
                <w:webHidden/>
              </w:rPr>
              <w:fldChar w:fldCharType="begin"/>
            </w:r>
            <w:r>
              <w:rPr>
                <w:noProof/>
                <w:webHidden/>
              </w:rPr>
              <w:instrText xml:space="preserve"> PAGEREF _Toc217218116 \h </w:instrText>
            </w:r>
            <w:r>
              <w:rPr>
                <w:noProof/>
                <w:webHidden/>
              </w:rPr>
            </w:r>
            <w:r>
              <w:rPr>
                <w:noProof/>
                <w:webHidden/>
              </w:rPr>
              <w:fldChar w:fldCharType="separate"/>
            </w:r>
            <w:r>
              <w:rPr>
                <w:noProof/>
                <w:webHidden/>
              </w:rPr>
              <w:t>52</w:t>
            </w:r>
            <w:r>
              <w:rPr>
                <w:noProof/>
                <w:webHidden/>
              </w:rPr>
              <w:fldChar w:fldCharType="end"/>
            </w:r>
          </w:hyperlink>
        </w:p>
        <w:p w14:paraId="51C1B19E" w14:textId="14CF82E6" w:rsidR="005E59C2" w:rsidRDefault="005E59C2">
          <w:pPr>
            <w:pStyle w:val="TOC3"/>
            <w:tabs>
              <w:tab w:val="right" w:leader="dot" w:pos="9345"/>
            </w:tabs>
            <w:rPr>
              <w:rFonts w:asciiTheme="minorHAnsi" w:eastAsiaTheme="minorEastAsia" w:hAnsiTheme="minorHAnsi"/>
              <w:noProof/>
              <w:color w:val="auto"/>
              <w:sz w:val="24"/>
            </w:rPr>
          </w:pPr>
          <w:hyperlink w:anchor="_Toc217218117" w:history="1">
            <w:r w:rsidRPr="00E658B8">
              <w:rPr>
                <w:rStyle w:val="Hyperlink"/>
                <w:noProof/>
              </w:rPr>
              <w:t>3.4.2. Cấp độ kiểm thử</w:t>
            </w:r>
            <w:r>
              <w:rPr>
                <w:noProof/>
                <w:webHidden/>
              </w:rPr>
              <w:tab/>
            </w:r>
            <w:r>
              <w:rPr>
                <w:noProof/>
                <w:webHidden/>
              </w:rPr>
              <w:fldChar w:fldCharType="begin"/>
            </w:r>
            <w:r>
              <w:rPr>
                <w:noProof/>
                <w:webHidden/>
              </w:rPr>
              <w:instrText xml:space="preserve"> PAGEREF _Toc217218117 \h </w:instrText>
            </w:r>
            <w:r>
              <w:rPr>
                <w:noProof/>
                <w:webHidden/>
              </w:rPr>
            </w:r>
            <w:r>
              <w:rPr>
                <w:noProof/>
                <w:webHidden/>
              </w:rPr>
              <w:fldChar w:fldCharType="separate"/>
            </w:r>
            <w:r>
              <w:rPr>
                <w:noProof/>
                <w:webHidden/>
              </w:rPr>
              <w:t>52</w:t>
            </w:r>
            <w:r>
              <w:rPr>
                <w:noProof/>
                <w:webHidden/>
              </w:rPr>
              <w:fldChar w:fldCharType="end"/>
            </w:r>
          </w:hyperlink>
        </w:p>
        <w:p w14:paraId="0EC7D2D1" w14:textId="03E6F0AB" w:rsidR="005E59C2" w:rsidRDefault="005E59C2">
          <w:pPr>
            <w:pStyle w:val="TOC3"/>
            <w:tabs>
              <w:tab w:val="right" w:leader="dot" w:pos="9345"/>
            </w:tabs>
            <w:rPr>
              <w:rFonts w:asciiTheme="minorHAnsi" w:eastAsiaTheme="minorEastAsia" w:hAnsiTheme="minorHAnsi"/>
              <w:noProof/>
              <w:color w:val="auto"/>
              <w:sz w:val="24"/>
            </w:rPr>
          </w:pPr>
          <w:hyperlink w:anchor="_Toc217218118" w:history="1">
            <w:r w:rsidRPr="00E658B8">
              <w:rPr>
                <w:rStyle w:val="Hyperlink"/>
                <w:noProof/>
              </w:rPr>
              <w:t>3.4.3. Loại kiểm thử</w:t>
            </w:r>
            <w:r>
              <w:rPr>
                <w:noProof/>
                <w:webHidden/>
              </w:rPr>
              <w:tab/>
            </w:r>
            <w:r>
              <w:rPr>
                <w:noProof/>
                <w:webHidden/>
              </w:rPr>
              <w:fldChar w:fldCharType="begin"/>
            </w:r>
            <w:r>
              <w:rPr>
                <w:noProof/>
                <w:webHidden/>
              </w:rPr>
              <w:instrText xml:space="preserve"> PAGEREF _Toc217218118 \h </w:instrText>
            </w:r>
            <w:r>
              <w:rPr>
                <w:noProof/>
                <w:webHidden/>
              </w:rPr>
            </w:r>
            <w:r>
              <w:rPr>
                <w:noProof/>
                <w:webHidden/>
              </w:rPr>
              <w:fldChar w:fldCharType="separate"/>
            </w:r>
            <w:r>
              <w:rPr>
                <w:noProof/>
                <w:webHidden/>
              </w:rPr>
              <w:t>55</w:t>
            </w:r>
            <w:r>
              <w:rPr>
                <w:noProof/>
                <w:webHidden/>
              </w:rPr>
              <w:fldChar w:fldCharType="end"/>
            </w:r>
          </w:hyperlink>
        </w:p>
        <w:p w14:paraId="22EF67C1" w14:textId="475A5C76" w:rsidR="005E59C2" w:rsidRDefault="005E59C2">
          <w:pPr>
            <w:pStyle w:val="TOC3"/>
            <w:tabs>
              <w:tab w:val="right" w:leader="dot" w:pos="9345"/>
            </w:tabs>
            <w:rPr>
              <w:rFonts w:asciiTheme="minorHAnsi" w:eastAsiaTheme="minorEastAsia" w:hAnsiTheme="minorHAnsi"/>
              <w:noProof/>
              <w:color w:val="auto"/>
              <w:sz w:val="24"/>
            </w:rPr>
          </w:pPr>
          <w:hyperlink w:anchor="_Toc217218119" w:history="1">
            <w:r w:rsidRPr="00E658B8">
              <w:rPr>
                <w:rStyle w:val="Hyperlink"/>
                <w:noProof/>
              </w:rPr>
              <w:t>3.4.4. Kỹ thuật thiết kế test case</w:t>
            </w:r>
            <w:r>
              <w:rPr>
                <w:noProof/>
                <w:webHidden/>
              </w:rPr>
              <w:tab/>
            </w:r>
            <w:r>
              <w:rPr>
                <w:noProof/>
                <w:webHidden/>
              </w:rPr>
              <w:fldChar w:fldCharType="begin"/>
            </w:r>
            <w:r>
              <w:rPr>
                <w:noProof/>
                <w:webHidden/>
              </w:rPr>
              <w:instrText xml:space="preserve"> PAGEREF _Toc217218119 \h </w:instrText>
            </w:r>
            <w:r>
              <w:rPr>
                <w:noProof/>
                <w:webHidden/>
              </w:rPr>
            </w:r>
            <w:r>
              <w:rPr>
                <w:noProof/>
                <w:webHidden/>
              </w:rPr>
              <w:fldChar w:fldCharType="separate"/>
            </w:r>
            <w:r>
              <w:rPr>
                <w:noProof/>
                <w:webHidden/>
              </w:rPr>
              <w:t>56</w:t>
            </w:r>
            <w:r>
              <w:rPr>
                <w:noProof/>
                <w:webHidden/>
              </w:rPr>
              <w:fldChar w:fldCharType="end"/>
            </w:r>
          </w:hyperlink>
        </w:p>
        <w:p w14:paraId="556C2A0F" w14:textId="5E224BDB" w:rsidR="005E59C2" w:rsidRDefault="005E59C2">
          <w:pPr>
            <w:pStyle w:val="TOC2"/>
            <w:tabs>
              <w:tab w:val="right" w:leader="dot" w:pos="9345"/>
            </w:tabs>
            <w:rPr>
              <w:rFonts w:asciiTheme="minorHAnsi" w:eastAsiaTheme="minorEastAsia" w:hAnsiTheme="minorHAnsi"/>
              <w:noProof/>
              <w:color w:val="auto"/>
              <w:sz w:val="24"/>
            </w:rPr>
          </w:pPr>
          <w:hyperlink w:anchor="_Toc217218120" w:history="1">
            <w:r w:rsidRPr="00E658B8">
              <w:rPr>
                <w:rStyle w:val="Hyperlink"/>
                <w:noProof/>
              </w:rPr>
              <w:t>3.5. Chiến lược kiểm thử</w:t>
            </w:r>
            <w:r>
              <w:rPr>
                <w:noProof/>
                <w:webHidden/>
              </w:rPr>
              <w:tab/>
            </w:r>
            <w:r>
              <w:rPr>
                <w:noProof/>
                <w:webHidden/>
              </w:rPr>
              <w:fldChar w:fldCharType="begin"/>
            </w:r>
            <w:r>
              <w:rPr>
                <w:noProof/>
                <w:webHidden/>
              </w:rPr>
              <w:instrText xml:space="preserve"> PAGEREF _Toc217218120 \h </w:instrText>
            </w:r>
            <w:r>
              <w:rPr>
                <w:noProof/>
                <w:webHidden/>
              </w:rPr>
            </w:r>
            <w:r>
              <w:rPr>
                <w:noProof/>
                <w:webHidden/>
              </w:rPr>
              <w:fldChar w:fldCharType="separate"/>
            </w:r>
            <w:r>
              <w:rPr>
                <w:noProof/>
                <w:webHidden/>
              </w:rPr>
              <w:t>56</w:t>
            </w:r>
            <w:r>
              <w:rPr>
                <w:noProof/>
                <w:webHidden/>
              </w:rPr>
              <w:fldChar w:fldCharType="end"/>
            </w:r>
          </w:hyperlink>
        </w:p>
        <w:p w14:paraId="31965E36" w14:textId="719A9A23" w:rsidR="005E59C2" w:rsidRDefault="005E59C2">
          <w:pPr>
            <w:pStyle w:val="TOC3"/>
            <w:tabs>
              <w:tab w:val="right" w:leader="dot" w:pos="9345"/>
            </w:tabs>
            <w:rPr>
              <w:rFonts w:asciiTheme="minorHAnsi" w:eastAsiaTheme="minorEastAsia" w:hAnsiTheme="minorHAnsi"/>
              <w:noProof/>
              <w:color w:val="auto"/>
              <w:sz w:val="24"/>
            </w:rPr>
          </w:pPr>
          <w:hyperlink w:anchor="_Toc217218121" w:history="1">
            <w:r w:rsidRPr="00E658B8">
              <w:rPr>
                <w:rStyle w:val="Hyperlink"/>
                <w:noProof/>
              </w:rPr>
              <w:t>3.5.1. Chiến lược tổng thể</w:t>
            </w:r>
            <w:r>
              <w:rPr>
                <w:noProof/>
                <w:webHidden/>
              </w:rPr>
              <w:tab/>
            </w:r>
            <w:r>
              <w:rPr>
                <w:noProof/>
                <w:webHidden/>
              </w:rPr>
              <w:fldChar w:fldCharType="begin"/>
            </w:r>
            <w:r>
              <w:rPr>
                <w:noProof/>
                <w:webHidden/>
              </w:rPr>
              <w:instrText xml:space="preserve"> PAGEREF _Toc217218121 \h </w:instrText>
            </w:r>
            <w:r>
              <w:rPr>
                <w:noProof/>
                <w:webHidden/>
              </w:rPr>
            </w:r>
            <w:r>
              <w:rPr>
                <w:noProof/>
                <w:webHidden/>
              </w:rPr>
              <w:fldChar w:fldCharType="separate"/>
            </w:r>
            <w:r>
              <w:rPr>
                <w:noProof/>
                <w:webHidden/>
              </w:rPr>
              <w:t>56</w:t>
            </w:r>
            <w:r>
              <w:rPr>
                <w:noProof/>
                <w:webHidden/>
              </w:rPr>
              <w:fldChar w:fldCharType="end"/>
            </w:r>
          </w:hyperlink>
        </w:p>
        <w:p w14:paraId="70A91282" w14:textId="612DC3B9" w:rsidR="005E59C2" w:rsidRDefault="005E59C2">
          <w:pPr>
            <w:pStyle w:val="TOC3"/>
            <w:tabs>
              <w:tab w:val="right" w:leader="dot" w:pos="9345"/>
            </w:tabs>
            <w:rPr>
              <w:rFonts w:asciiTheme="minorHAnsi" w:eastAsiaTheme="minorEastAsia" w:hAnsiTheme="minorHAnsi"/>
              <w:noProof/>
              <w:color w:val="auto"/>
              <w:sz w:val="24"/>
            </w:rPr>
          </w:pPr>
          <w:hyperlink w:anchor="_Toc217218122" w:history="1">
            <w:r w:rsidRPr="00E658B8">
              <w:rPr>
                <w:rStyle w:val="Hyperlink"/>
                <w:noProof/>
              </w:rPr>
              <w:t>3.5.2. Chiến lược cho từng thành phần</w:t>
            </w:r>
            <w:r>
              <w:rPr>
                <w:noProof/>
                <w:webHidden/>
              </w:rPr>
              <w:tab/>
            </w:r>
            <w:r>
              <w:rPr>
                <w:noProof/>
                <w:webHidden/>
              </w:rPr>
              <w:fldChar w:fldCharType="begin"/>
            </w:r>
            <w:r>
              <w:rPr>
                <w:noProof/>
                <w:webHidden/>
              </w:rPr>
              <w:instrText xml:space="preserve"> PAGEREF _Toc217218122 \h </w:instrText>
            </w:r>
            <w:r>
              <w:rPr>
                <w:noProof/>
                <w:webHidden/>
              </w:rPr>
            </w:r>
            <w:r>
              <w:rPr>
                <w:noProof/>
                <w:webHidden/>
              </w:rPr>
              <w:fldChar w:fldCharType="separate"/>
            </w:r>
            <w:r>
              <w:rPr>
                <w:noProof/>
                <w:webHidden/>
              </w:rPr>
              <w:t>57</w:t>
            </w:r>
            <w:r>
              <w:rPr>
                <w:noProof/>
                <w:webHidden/>
              </w:rPr>
              <w:fldChar w:fldCharType="end"/>
            </w:r>
          </w:hyperlink>
        </w:p>
        <w:p w14:paraId="2137FDB7" w14:textId="11638175" w:rsidR="005E59C2" w:rsidRDefault="005E59C2">
          <w:pPr>
            <w:pStyle w:val="TOC3"/>
            <w:tabs>
              <w:tab w:val="right" w:leader="dot" w:pos="9345"/>
            </w:tabs>
            <w:rPr>
              <w:rFonts w:asciiTheme="minorHAnsi" w:eastAsiaTheme="minorEastAsia" w:hAnsiTheme="minorHAnsi"/>
              <w:noProof/>
              <w:color w:val="auto"/>
              <w:sz w:val="24"/>
            </w:rPr>
          </w:pPr>
          <w:hyperlink w:anchor="_Toc217218123" w:history="1">
            <w:r w:rsidRPr="00E658B8">
              <w:rPr>
                <w:rStyle w:val="Hyperlink"/>
                <w:noProof/>
              </w:rPr>
              <w:t>3.5.3. Chiến lược tự động hóa</w:t>
            </w:r>
            <w:r>
              <w:rPr>
                <w:noProof/>
                <w:webHidden/>
              </w:rPr>
              <w:tab/>
            </w:r>
            <w:r>
              <w:rPr>
                <w:noProof/>
                <w:webHidden/>
              </w:rPr>
              <w:fldChar w:fldCharType="begin"/>
            </w:r>
            <w:r>
              <w:rPr>
                <w:noProof/>
                <w:webHidden/>
              </w:rPr>
              <w:instrText xml:space="preserve"> PAGEREF _Toc217218123 \h </w:instrText>
            </w:r>
            <w:r>
              <w:rPr>
                <w:noProof/>
                <w:webHidden/>
              </w:rPr>
            </w:r>
            <w:r>
              <w:rPr>
                <w:noProof/>
                <w:webHidden/>
              </w:rPr>
              <w:fldChar w:fldCharType="separate"/>
            </w:r>
            <w:r>
              <w:rPr>
                <w:noProof/>
                <w:webHidden/>
              </w:rPr>
              <w:t>59</w:t>
            </w:r>
            <w:r>
              <w:rPr>
                <w:noProof/>
                <w:webHidden/>
              </w:rPr>
              <w:fldChar w:fldCharType="end"/>
            </w:r>
          </w:hyperlink>
        </w:p>
        <w:p w14:paraId="7C0D0BF3" w14:textId="4F473B9A" w:rsidR="005E59C2" w:rsidRDefault="005E59C2">
          <w:pPr>
            <w:pStyle w:val="TOC3"/>
            <w:tabs>
              <w:tab w:val="right" w:leader="dot" w:pos="9345"/>
            </w:tabs>
            <w:rPr>
              <w:rFonts w:asciiTheme="minorHAnsi" w:eastAsiaTheme="minorEastAsia" w:hAnsiTheme="minorHAnsi"/>
              <w:noProof/>
              <w:color w:val="auto"/>
              <w:sz w:val="24"/>
            </w:rPr>
          </w:pPr>
          <w:hyperlink w:anchor="_Toc217218124" w:history="1">
            <w:r w:rsidRPr="00E658B8">
              <w:rPr>
                <w:rStyle w:val="Hyperlink"/>
                <w:noProof/>
              </w:rPr>
              <w:t>3.5.4. Chiến lược quản lý dữ liệu kiểm thử</w:t>
            </w:r>
            <w:r>
              <w:rPr>
                <w:noProof/>
                <w:webHidden/>
              </w:rPr>
              <w:tab/>
            </w:r>
            <w:r>
              <w:rPr>
                <w:noProof/>
                <w:webHidden/>
              </w:rPr>
              <w:fldChar w:fldCharType="begin"/>
            </w:r>
            <w:r>
              <w:rPr>
                <w:noProof/>
                <w:webHidden/>
              </w:rPr>
              <w:instrText xml:space="preserve"> PAGEREF _Toc217218124 \h </w:instrText>
            </w:r>
            <w:r>
              <w:rPr>
                <w:noProof/>
                <w:webHidden/>
              </w:rPr>
            </w:r>
            <w:r>
              <w:rPr>
                <w:noProof/>
                <w:webHidden/>
              </w:rPr>
              <w:fldChar w:fldCharType="separate"/>
            </w:r>
            <w:r>
              <w:rPr>
                <w:noProof/>
                <w:webHidden/>
              </w:rPr>
              <w:t>60</w:t>
            </w:r>
            <w:r>
              <w:rPr>
                <w:noProof/>
                <w:webHidden/>
              </w:rPr>
              <w:fldChar w:fldCharType="end"/>
            </w:r>
          </w:hyperlink>
        </w:p>
        <w:p w14:paraId="1B906B81" w14:textId="2A941225" w:rsidR="005E59C2" w:rsidRDefault="005E59C2">
          <w:pPr>
            <w:pStyle w:val="TOC2"/>
            <w:tabs>
              <w:tab w:val="right" w:leader="dot" w:pos="9345"/>
            </w:tabs>
            <w:rPr>
              <w:rFonts w:asciiTheme="minorHAnsi" w:eastAsiaTheme="minorEastAsia" w:hAnsiTheme="minorHAnsi"/>
              <w:noProof/>
              <w:color w:val="auto"/>
              <w:sz w:val="24"/>
            </w:rPr>
          </w:pPr>
          <w:hyperlink w:anchor="_Toc217218125" w:history="1">
            <w:r w:rsidRPr="00E658B8">
              <w:rPr>
                <w:rStyle w:val="Hyperlink"/>
                <w:noProof/>
              </w:rPr>
              <w:t>3.6. Tài nguyên</w:t>
            </w:r>
            <w:r>
              <w:rPr>
                <w:noProof/>
                <w:webHidden/>
              </w:rPr>
              <w:tab/>
            </w:r>
            <w:r>
              <w:rPr>
                <w:noProof/>
                <w:webHidden/>
              </w:rPr>
              <w:fldChar w:fldCharType="begin"/>
            </w:r>
            <w:r>
              <w:rPr>
                <w:noProof/>
                <w:webHidden/>
              </w:rPr>
              <w:instrText xml:space="preserve"> PAGEREF _Toc217218125 \h </w:instrText>
            </w:r>
            <w:r>
              <w:rPr>
                <w:noProof/>
                <w:webHidden/>
              </w:rPr>
            </w:r>
            <w:r>
              <w:rPr>
                <w:noProof/>
                <w:webHidden/>
              </w:rPr>
              <w:fldChar w:fldCharType="separate"/>
            </w:r>
            <w:r>
              <w:rPr>
                <w:noProof/>
                <w:webHidden/>
              </w:rPr>
              <w:t>60</w:t>
            </w:r>
            <w:r>
              <w:rPr>
                <w:noProof/>
                <w:webHidden/>
              </w:rPr>
              <w:fldChar w:fldCharType="end"/>
            </w:r>
          </w:hyperlink>
        </w:p>
        <w:p w14:paraId="0E790204" w14:textId="574B061B" w:rsidR="005E59C2" w:rsidRDefault="005E59C2">
          <w:pPr>
            <w:pStyle w:val="TOC3"/>
            <w:tabs>
              <w:tab w:val="right" w:leader="dot" w:pos="9345"/>
            </w:tabs>
            <w:rPr>
              <w:rFonts w:asciiTheme="minorHAnsi" w:eastAsiaTheme="minorEastAsia" w:hAnsiTheme="minorHAnsi"/>
              <w:noProof/>
              <w:color w:val="auto"/>
              <w:sz w:val="24"/>
            </w:rPr>
          </w:pPr>
          <w:hyperlink w:anchor="_Toc217218126" w:history="1">
            <w:r w:rsidRPr="00E658B8">
              <w:rPr>
                <w:rStyle w:val="Hyperlink"/>
                <w:noProof/>
              </w:rPr>
              <w:t>3.6.1. Nguồn nhân lực</w:t>
            </w:r>
            <w:r>
              <w:rPr>
                <w:noProof/>
                <w:webHidden/>
              </w:rPr>
              <w:tab/>
            </w:r>
            <w:r>
              <w:rPr>
                <w:noProof/>
                <w:webHidden/>
              </w:rPr>
              <w:fldChar w:fldCharType="begin"/>
            </w:r>
            <w:r>
              <w:rPr>
                <w:noProof/>
                <w:webHidden/>
              </w:rPr>
              <w:instrText xml:space="preserve"> PAGEREF _Toc217218126 \h </w:instrText>
            </w:r>
            <w:r>
              <w:rPr>
                <w:noProof/>
                <w:webHidden/>
              </w:rPr>
            </w:r>
            <w:r>
              <w:rPr>
                <w:noProof/>
                <w:webHidden/>
              </w:rPr>
              <w:fldChar w:fldCharType="separate"/>
            </w:r>
            <w:r>
              <w:rPr>
                <w:noProof/>
                <w:webHidden/>
              </w:rPr>
              <w:t>60</w:t>
            </w:r>
            <w:r>
              <w:rPr>
                <w:noProof/>
                <w:webHidden/>
              </w:rPr>
              <w:fldChar w:fldCharType="end"/>
            </w:r>
          </w:hyperlink>
        </w:p>
        <w:p w14:paraId="534F183D" w14:textId="5B79C382" w:rsidR="005E59C2" w:rsidRDefault="005E59C2">
          <w:pPr>
            <w:pStyle w:val="TOC3"/>
            <w:tabs>
              <w:tab w:val="right" w:leader="dot" w:pos="9345"/>
            </w:tabs>
            <w:rPr>
              <w:rFonts w:asciiTheme="minorHAnsi" w:eastAsiaTheme="minorEastAsia" w:hAnsiTheme="minorHAnsi"/>
              <w:noProof/>
              <w:color w:val="auto"/>
              <w:sz w:val="24"/>
            </w:rPr>
          </w:pPr>
          <w:hyperlink w:anchor="_Toc217218127" w:history="1">
            <w:r w:rsidRPr="00E658B8">
              <w:rPr>
                <w:rStyle w:val="Hyperlink"/>
                <w:noProof/>
              </w:rPr>
              <w:t>3.6.2. Lịch trình kiểm thử</w:t>
            </w:r>
            <w:r>
              <w:rPr>
                <w:noProof/>
                <w:webHidden/>
              </w:rPr>
              <w:tab/>
            </w:r>
            <w:r>
              <w:rPr>
                <w:noProof/>
                <w:webHidden/>
              </w:rPr>
              <w:fldChar w:fldCharType="begin"/>
            </w:r>
            <w:r>
              <w:rPr>
                <w:noProof/>
                <w:webHidden/>
              </w:rPr>
              <w:instrText xml:space="preserve"> PAGEREF _Toc217218127 \h </w:instrText>
            </w:r>
            <w:r>
              <w:rPr>
                <w:noProof/>
                <w:webHidden/>
              </w:rPr>
            </w:r>
            <w:r>
              <w:rPr>
                <w:noProof/>
                <w:webHidden/>
              </w:rPr>
              <w:fldChar w:fldCharType="separate"/>
            </w:r>
            <w:r>
              <w:rPr>
                <w:noProof/>
                <w:webHidden/>
              </w:rPr>
              <w:t>61</w:t>
            </w:r>
            <w:r>
              <w:rPr>
                <w:noProof/>
                <w:webHidden/>
              </w:rPr>
              <w:fldChar w:fldCharType="end"/>
            </w:r>
          </w:hyperlink>
        </w:p>
        <w:p w14:paraId="1C61AC43" w14:textId="77E34F80" w:rsidR="005E59C2" w:rsidRDefault="005E59C2">
          <w:pPr>
            <w:pStyle w:val="TOC2"/>
            <w:tabs>
              <w:tab w:val="right" w:leader="dot" w:pos="9345"/>
            </w:tabs>
            <w:rPr>
              <w:rFonts w:asciiTheme="minorHAnsi" w:eastAsiaTheme="minorEastAsia" w:hAnsiTheme="minorHAnsi"/>
              <w:noProof/>
              <w:color w:val="auto"/>
              <w:sz w:val="24"/>
            </w:rPr>
          </w:pPr>
          <w:hyperlink w:anchor="_Toc217218128" w:history="1">
            <w:r w:rsidRPr="00E658B8">
              <w:rPr>
                <w:rStyle w:val="Hyperlink"/>
                <w:noProof/>
              </w:rPr>
              <w:t>3.7. Môi trường kiểm thử</w:t>
            </w:r>
            <w:r>
              <w:rPr>
                <w:noProof/>
                <w:webHidden/>
              </w:rPr>
              <w:tab/>
            </w:r>
            <w:r>
              <w:rPr>
                <w:noProof/>
                <w:webHidden/>
              </w:rPr>
              <w:fldChar w:fldCharType="begin"/>
            </w:r>
            <w:r>
              <w:rPr>
                <w:noProof/>
                <w:webHidden/>
              </w:rPr>
              <w:instrText xml:space="preserve"> PAGEREF _Toc217218128 \h </w:instrText>
            </w:r>
            <w:r>
              <w:rPr>
                <w:noProof/>
                <w:webHidden/>
              </w:rPr>
            </w:r>
            <w:r>
              <w:rPr>
                <w:noProof/>
                <w:webHidden/>
              </w:rPr>
              <w:fldChar w:fldCharType="separate"/>
            </w:r>
            <w:r>
              <w:rPr>
                <w:noProof/>
                <w:webHidden/>
              </w:rPr>
              <w:t>61</w:t>
            </w:r>
            <w:r>
              <w:rPr>
                <w:noProof/>
                <w:webHidden/>
              </w:rPr>
              <w:fldChar w:fldCharType="end"/>
            </w:r>
          </w:hyperlink>
        </w:p>
        <w:p w14:paraId="6A1A407B" w14:textId="1CFD703B" w:rsidR="005E59C2" w:rsidRDefault="005E59C2">
          <w:pPr>
            <w:pStyle w:val="TOC3"/>
            <w:tabs>
              <w:tab w:val="right" w:leader="dot" w:pos="9345"/>
            </w:tabs>
            <w:rPr>
              <w:rFonts w:asciiTheme="minorHAnsi" w:eastAsiaTheme="minorEastAsia" w:hAnsiTheme="minorHAnsi"/>
              <w:noProof/>
              <w:color w:val="auto"/>
              <w:sz w:val="24"/>
            </w:rPr>
          </w:pPr>
          <w:hyperlink w:anchor="_Toc217218129" w:history="1">
            <w:r w:rsidRPr="00E658B8">
              <w:rPr>
                <w:rStyle w:val="Hyperlink"/>
                <w:noProof/>
              </w:rPr>
              <w:t>3.7.1. Phần cứng</w:t>
            </w:r>
            <w:r>
              <w:rPr>
                <w:noProof/>
                <w:webHidden/>
              </w:rPr>
              <w:tab/>
            </w:r>
            <w:r>
              <w:rPr>
                <w:noProof/>
                <w:webHidden/>
              </w:rPr>
              <w:fldChar w:fldCharType="begin"/>
            </w:r>
            <w:r>
              <w:rPr>
                <w:noProof/>
                <w:webHidden/>
              </w:rPr>
              <w:instrText xml:space="preserve"> PAGEREF _Toc217218129 \h </w:instrText>
            </w:r>
            <w:r>
              <w:rPr>
                <w:noProof/>
                <w:webHidden/>
              </w:rPr>
            </w:r>
            <w:r>
              <w:rPr>
                <w:noProof/>
                <w:webHidden/>
              </w:rPr>
              <w:fldChar w:fldCharType="separate"/>
            </w:r>
            <w:r>
              <w:rPr>
                <w:noProof/>
                <w:webHidden/>
              </w:rPr>
              <w:t>61</w:t>
            </w:r>
            <w:r>
              <w:rPr>
                <w:noProof/>
                <w:webHidden/>
              </w:rPr>
              <w:fldChar w:fldCharType="end"/>
            </w:r>
          </w:hyperlink>
        </w:p>
        <w:p w14:paraId="0C28AD17" w14:textId="15E08F27" w:rsidR="005E59C2" w:rsidRDefault="005E59C2">
          <w:pPr>
            <w:pStyle w:val="TOC3"/>
            <w:tabs>
              <w:tab w:val="right" w:leader="dot" w:pos="9345"/>
            </w:tabs>
            <w:rPr>
              <w:rFonts w:asciiTheme="minorHAnsi" w:eastAsiaTheme="minorEastAsia" w:hAnsiTheme="minorHAnsi"/>
              <w:noProof/>
              <w:color w:val="auto"/>
              <w:sz w:val="24"/>
            </w:rPr>
          </w:pPr>
          <w:hyperlink w:anchor="_Toc217218130" w:history="1">
            <w:r w:rsidRPr="00E658B8">
              <w:rPr>
                <w:rStyle w:val="Hyperlink"/>
                <w:noProof/>
              </w:rPr>
              <w:t>3.7.2. Phần mềm</w:t>
            </w:r>
            <w:r>
              <w:rPr>
                <w:noProof/>
                <w:webHidden/>
              </w:rPr>
              <w:tab/>
            </w:r>
            <w:r>
              <w:rPr>
                <w:noProof/>
                <w:webHidden/>
              </w:rPr>
              <w:fldChar w:fldCharType="begin"/>
            </w:r>
            <w:r>
              <w:rPr>
                <w:noProof/>
                <w:webHidden/>
              </w:rPr>
              <w:instrText xml:space="preserve"> PAGEREF _Toc217218130 \h </w:instrText>
            </w:r>
            <w:r>
              <w:rPr>
                <w:noProof/>
                <w:webHidden/>
              </w:rPr>
            </w:r>
            <w:r>
              <w:rPr>
                <w:noProof/>
                <w:webHidden/>
              </w:rPr>
              <w:fldChar w:fldCharType="separate"/>
            </w:r>
            <w:r>
              <w:rPr>
                <w:noProof/>
                <w:webHidden/>
              </w:rPr>
              <w:t>62</w:t>
            </w:r>
            <w:r>
              <w:rPr>
                <w:noProof/>
                <w:webHidden/>
              </w:rPr>
              <w:fldChar w:fldCharType="end"/>
            </w:r>
          </w:hyperlink>
        </w:p>
        <w:p w14:paraId="0F850F3E" w14:textId="59F9EB04" w:rsidR="005E59C2" w:rsidRDefault="005E59C2">
          <w:pPr>
            <w:pStyle w:val="TOC3"/>
            <w:tabs>
              <w:tab w:val="right" w:leader="dot" w:pos="9345"/>
            </w:tabs>
            <w:rPr>
              <w:rFonts w:asciiTheme="minorHAnsi" w:eastAsiaTheme="minorEastAsia" w:hAnsiTheme="minorHAnsi"/>
              <w:noProof/>
              <w:color w:val="auto"/>
              <w:sz w:val="24"/>
            </w:rPr>
          </w:pPr>
          <w:hyperlink w:anchor="_Toc217218131" w:history="1">
            <w:r w:rsidRPr="00E658B8">
              <w:rPr>
                <w:rStyle w:val="Hyperlink"/>
                <w:noProof/>
              </w:rPr>
              <w:t>3.7.3. Hạ tầng</w:t>
            </w:r>
            <w:r>
              <w:rPr>
                <w:noProof/>
                <w:webHidden/>
              </w:rPr>
              <w:tab/>
            </w:r>
            <w:r>
              <w:rPr>
                <w:noProof/>
                <w:webHidden/>
              </w:rPr>
              <w:fldChar w:fldCharType="begin"/>
            </w:r>
            <w:r>
              <w:rPr>
                <w:noProof/>
                <w:webHidden/>
              </w:rPr>
              <w:instrText xml:space="preserve"> PAGEREF _Toc217218131 \h </w:instrText>
            </w:r>
            <w:r>
              <w:rPr>
                <w:noProof/>
                <w:webHidden/>
              </w:rPr>
            </w:r>
            <w:r>
              <w:rPr>
                <w:noProof/>
                <w:webHidden/>
              </w:rPr>
              <w:fldChar w:fldCharType="separate"/>
            </w:r>
            <w:r>
              <w:rPr>
                <w:noProof/>
                <w:webHidden/>
              </w:rPr>
              <w:t>63</w:t>
            </w:r>
            <w:r>
              <w:rPr>
                <w:noProof/>
                <w:webHidden/>
              </w:rPr>
              <w:fldChar w:fldCharType="end"/>
            </w:r>
          </w:hyperlink>
        </w:p>
        <w:p w14:paraId="7EA686BA" w14:textId="6DB39729" w:rsidR="005E59C2" w:rsidRDefault="005E59C2">
          <w:pPr>
            <w:pStyle w:val="TOC2"/>
            <w:tabs>
              <w:tab w:val="right" w:leader="dot" w:pos="9345"/>
            </w:tabs>
            <w:rPr>
              <w:rFonts w:asciiTheme="minorHAnsi" w:eastAsiaTheme="minorEastAsia" w:hAnsiTheme="minorHAnsi"/>
              <w:noProof/>
              <w:color w:val="auto"/>
              <w:sz w:val="24"/>
            </w:rPr>
          </w:pPr>
          <w:hyperlink w:anchor="_Toc217218132" w:history="1">
            <w:r w:rsidRPr="00E658B8">
              <w:rPr>
                <w:rStyle w:val="Hyperlink"/>
                <w:noProof/>
              </w:rPr>
              <w:t>3.8. Tài liệu bàn giao</w:t>
            </w:r>
            <w:r>
              <w:rPr>
                <w:noProof/>
                <w:webHidden/>
              </w:rPr>
              <w:tab/>
            </w:r>
            <w:r>
              <w:rPr>
                <w:noProof/>
                <w:webHidden/>
              </w:rPr>
              <w:fldChar w:fldCharType="begin"/>
            </w:r>
            <w:r>
              <w:rPr>
                <w:noProof/>
                <w:webHidden/>
              </w:rPr>
              <w:instrText xml:space="preserve"> PAGEREF _Toc217218132 \h </w:instrText>
            </w:r>
            <w:r>
              <w:rPr>
                <w:noProof/>
                <w:webHidden/>
              </w:rPr>
            </w:r>
            <w:r>
              <w:rPr>
                <w:noProof/>
                <w:webHidden/>
              </w:rPr>
              <w:fldChar w:fldCharType="separate"/>
            </w:r>
            <w:r>
              <w:rPr>
                <w:noProof/>
                <w:webHidden/>
              </w:rPr>
              <w:t>64</w:t>
            </w:r>
            <w:r>
              <w:rPr>
                <w:noProof/>
                <w:webHidden/>
              </w:rPr>
              <w:fldChar w:fldCharType="end"/>
            </w:r>
          </w:hyperlink>
        </w:p>
        <w:p w14:paraId="558B792B" w14:textId="29B7B423" w:rsidR="005E59C2" w:rsidRDefault="005E59C2">
          <w:pPr>
            <w:pStyle w:val="TOC1"/>
            <w:tabs>
              <w:tab w:val="right" w:leader="dot" w:pos="9345"/>
            </w:tabs>
            <w:rPr>
              <w:rFonts w:asciiTheme="minorHAnsi" w:eastAsiaTheme="minorEastAsia" w:hAnsiTheme="minorHAnsi"/>
              <w:noProof/>
              <w:color w:val="auto"/>
              <w:sz w:val="24"/>
            </w:rPr>
          </w:pPr>
          <w:hyperlink w:anchor="_Toc217218133" w:history="1">
            <w:r w:rsidRPr="00E658B8">
              <w:rPr>
                <w:rStyle w:val="Hyperlink"/>
                <w:noProof/>
              </w:rPr>
              <w:t>Chương 4: THIẾT KẾ</w:t>
            </w:r>
            <w:r w:rsidRPr="00E658B8">
              <w:rPr>
                <w:rStyle w:val="Hyperlink"/>
                <w:rFonts w:cs="Times New Roman"/>
                <w:noProof/>
              </w:rPr>
              <w:t xml:space="preserve"> KIỂM THỬ</w:t>
            </w:r>
            <w:r>
              <w:rPr>
                <w:noProof/>
                <w:webHidden/>
              </w:rPr>
              <w:tab/>
            </w:r>
            <w:r>
              <w:rPr>
                <w:noProof/>
                <w:webHidden/>
              </w:rPr>
              <w:fldChar w:fldCharType="begin"/>
            </w:r>
            <w:r>
              <w:rPr>
                <w:noProof/>
                <w:webHidden/>
              </w:rPr>
              <w:instrText xml:space="preserve"> PAGEREF _Toc217218133 \h </w:instrText>
            </w:r>
            <w:r>
              <w:rPr>
                <w:noProof/>
                <w:webHidden/>
              </w:rPr>
            </w:r>
            <w:r>
              <w:rPr>
                <w:noProof/>
                <w:webHidden/>
              </w:rPr>
              <w:fldChar w:fldCharType="separate"/>
            </w:r>
            <w:r>
              <w:rPr>
                <w:noProof/>
                <w:webHidden/>
              </w:rPr>
              <w:t>64</w:t>
            </w:r>
            <w:r>
              <w:rPr>
                <w:noProof/>
                <w:webHidden/>
              </w:rPr>
              <w:fldChar w:fldCharType="end"/>
            </w:r>
          </w:hyperlink>
        </w:p>
        <w:p w14:paraId="62B43A2A" w14:textId="4D9BC2CD" w:rsidR="005E59C2" w:rsidRDefault="005E59C2">
          <w:pPr>
            <w:pStyle w:val="TOC2"/>
            <w:tabs>
              <w:tab w:val="right" w:leader="dot" w:pos="9345"/>
            </w:tabs>
            <w:rPr>
              <w:rFonts w:asciiTheme="minorHAnsi" w:eastAsiaTheme="minorEastAsia" w:hAnsiTheme="minorHAnsi"/>
              <w:noProof/>
              <w:color w:val="auto"/>
              <w:sz w:val="24"/>
            </w:rPr>
          </w:pPr>
          <w:hyperlink w:anchor="_Toc217218134" w:history="1">
            <w:r w:rsidRPr="00E658B8">
              <w:rPr>
                <w:rStyle w:val="Hyperlink"/>
                <w:noProof/>
              </w:rPr>
              <w:t>4.1. GIỚI THIỆU</w:t>
            </w:r>
            <w:r>
              <w:rPr>
                <w:noProof/>
                <w:webHidden/>
              </w:rPr>
              <w:tab/>
            </w:r>
            <w:r>
              <w:rPr>
                <w:noProof/>
                <w:webHidden/>
              </w:rPr>
              <w:fldChar w:fldCharType="begin"/>
            </w:r>
            <w:r>
              <w:rPr>
                <w:noProof/>
                <w:webHidden/>
              </w:rPr>
              <w:instrText xml:space="preserve"> PAGEREF _Toc217218134 \h </w:instrText>
            </w:r>
            <w:r>
              <w:rPr>
                <w:noProof/>
                <w:webHidden/>
              </w:rPr>
            </w:r>
            <w:r>
              <w:rPr>
                <w:noProof/>
                <w:webHidden/>
              </w:rPr>
              <w:fldChar w:fldCharType="separate"/>
            </w:r>
            <w:r>
              <w:rPr>
                <w:noProof/>
                <w:webHidden/>
              </w:rPr>
              <w:t>64</w:t>
            </w:r>
            <w:r>
              <w:rPr>
                <w:noProof/>
                <w:webHidden/>
              </w:rPr>
              <w:fldChar w:fldCharType="end"/>
            </w:r>
          </w:hyperlink>
        </w:p>
        <w:p w14:paraId="37284B67" w14:textId="1CD08E3B" w:rsidR="005E59C2" w:rsidRDefault="005E59C2">
          <w:pPr>
            <w:pStyle w:val="TOC2"/>
            <w:tabs>
              <w:tab w:val="right" w:leader="dot" w:pos="9345"/>
            </w:tabs>
            <w:rPr>
              <w:rFonts w:asciiTheme="minorHAnsi" w:eastAsiaTheme="minorEastAsia" w:hAnsiTheme="minorHAnsi"/>
              <w:noProof/>
              <w:color w:val="auto"/>
              <w:sz w:val="24"/>
            </w:rPr>
          </w:pPr>
          <w:hyperlink w:anchor="_Toc217218135" w:history="1">
            <w:r w:rsidRPr="00E658B8">
              <w:rPr>
                <w:rStyle w:val="Hyperlink"/>
                <w:noProof/>
              </w:rPr>
              <w:t>4.2. QUY TRÌNH THIẾT KẾ KIỂM THỬ THEO V-MODEL</w:t>
            </w:r>
            <w:r>
              <w:rPr>
                <w:noProof/>
                <w:webHidden/>
              </w:rPr>
              <w:tab/>
            </w:r>
            <w:r>
              <w:rPr>
                <w:noProof/>
                <w:webHidden/>
              </w:rPr>
              <w:fldChar w:fldCharType="begin"/>
            </w:r>
            <w:r>
              <w:rPr>
                <w:noProof/>
                <w:webHidden/>
              </w:rPr>
              <w:instrText xml:space="preserve"> PAGEREF _Toc217218135 \h </w:instrText>
            </w:r>
            <w:r>
              <w:rPr>
                <w:noProof/>
                <w:webHidden/>
              </w:rPr>
            </w:r>
            <w:r>
              <w:rPr>
                <w:noProof/>
                <w:webHidden/>
              </w:rPr>
              <w:fldChar w:fldCharType="separate"/>
            </w:r>
            <w:r>
              <w:rPr>
                <w:noProof/>
                <w:webHidden/>
              </w:rPr>
              <w:t>65</w:t>
            </w:r>
            <w:r>
              <w:rPr>
                <w:noProof/>
                <w:webHidden/>
              </w:rPr>
              <w:fldChar w:fldCharType="end"/>
            </w:r>
          </w:hyperlink>
        </w:p>
        <w:p w14:paraId="1FE188B5" w14:textId="2E73638F" w:rsidR="005E59C2" w:rsidRDefault="005E59C2">
          <w:pPr>
            <w:pStyle w:val="TOC3"/>
            <w:tabs>
              <w:tab w:val="right" w:leader="dot" w:pos="9345"/>
            </w:tabs>
            <w:rPr>
              <w:rFonts w:asciiTheme="minorHAnsi" w:eastAsiaTheme="minorEastAsia" w:hAnsiTheme="minorHAnsi"/>
              <w:noProof/>
              <w:color w:val="auto"/>
              <w:sz w:val="24"/>
            </w:rPr>
          </w:pPr>
          <w:hyperlink w:anchor="_Toc217218136" w:history="1">
            <w:r w:rsidRPr="00E658B8">
              <w:rPr>
                <w:rStyle w:val="Hyperlink"/>
                <w:noProof/>
              </w:rPr>
              <w:t>4.2.1. Phân tích yêu cầu - Kiểm thử chấp nhận</w:t>
            </w:r>
            <w:r>
              <w:rPr>
                <w:noProof/>
                <w:webHidden/>
              </w:rPr>
              <w:tab/>
            </w:r>
            <w:r>
              <w:rPr>
                <w:noProof/>
                <w:webHidden/>
              </w:rPr>
              <w:fldChar w:fldCharType="begin"/>
            </w:r>
            <w:r>
              <w:rPr>
                <w:noProof/>
                <w:webHidden/>
              </w:rPr>
              <w:instrText xml:space="preserve"> PAGEREF _Toc217218136 \h </w:instrText>
            </w:r>
            <w:r>
              <w:rPr>
                <w:noProof/>
                <w:webHidden/>
              </w:rPr>
            </w:r>
            <w:r>
              <w:rPr>
                <w:noProof/>
                <w:webHidden/>
              </w:rPr>
              <w:fldChar w:fldCharType="separate"/>
            </w:r>
            <w:r>
              <w:rPr>
                <w:noProof/>
                <w:webHidden/>
              </w:rPr>
              <w:t>65</w:t>
            </w:r>
            <w:r>
              <w:rPr>
                <w:noProof/>
                <w:webHidden/>
              </w:rPr>
              <w:fldChar w:fldCharType="end"/>
            </w:r>
          </w:hyperlink>
        </w:p>
        <w:p w14:paraId="2A465CE0" w14:textId="12DE5CCD" w:rsidR="005E59C2" w:rsidRDefault="005E59C2">
          <w:pPr>
            <w:pStyle w:val="TOC3"/>
            <w:tabs>
              <w:tab w:val="right" w:leader="dot" w:pos="9345"/>
            </w:tabs>
            <w:rPr>
              <w:rFonts w:asciiTheme="minorHAnsi" w:eastAsiaTheme="minorEastAsia" w:hAnsiTheme="minorHAnsi"/>
              <w:noProof/>
              <w:color w:val="auto"/>
              <w:sz w:val="24"/>
            </w:rPr>
          </w:pPr>
          <w:hyperlink w:anchor="_Toc217218137" w:history="1">
            <w:r w:rsidRPr="00E658B8">
              <w:rPr>
                <w:rStyle w:val="Hyperlink"/>
                <w:noProof/>
              </w:rPr>
              <w:t>4.2.2. Thiết kế hệ thống - Kiểm thử hệ thống</w:t>
            </w:r>
            <w:r>
              <w:rPr>
                <w:noProof/>
                <w:webHidden/>
              </w:rPr>
              <w:tab/>
            </w:r>
            <w:r>
              <w:rPr>
                <w:noProof/>
                <w:webHidden/>
              </w:rPr>
              <w:fldChar w:fldCharType="begin"/>
            </w:r>
            <w:r>
              <w:rPr>
                <w:noProof/>
                <w:webHidden/>
              </w:rPr>
              <w:instrText xml:space="preserve"> PAGEREF _Toc217218137 \h </w:instrText>
            </w:r>
            <w:r>
              <w:rPr>
                <w:noProof/>
                <w:webHidden/>
              </w:rPr>
            </w:r>
            <w:r>
              <w:rPr>
                <w:noProof/>
                <w:webHidden/>
              </w:rPr>
              <w:fldChar w:fldCharType="separate"/>
            </w:r>
            <w:r>
              <w:rPr>
                <w:noProof/>
                <w:webHidden/>
              </w:rPr>
              <w:t>65</w:t>
            </w:r>
            <w:r>
              <w:rPr>
                <w:noProof/>
                <w:webHidden/>
              </w:rPr>
              <w:fldChar w:fldCharType="end"/>
            </w:r>
          </w:hyperlink>
        </w:p>
        <w:p w14:paraId="6865BE09" w14:textId="090DE5F4" w:rsidR="005E59C2" w:rsidRDefault="005E59C2">
          <w:pPr>
            <w:pStyle w:val="TOC3"/>
            <w:tabs>
              <w:tab w:val="right" w:leader="dot" w:pos="9345"/>
            </w:tabs>
            <w:rPr>
              <w:rFonts w:asciiTheme="minorHAnsi" w:eastAsiaTheme="minorEastAsia" w:hAnsiTheme="minorHAnsi"/>
              <w:noProof/>
              <w:color w:val="auto"/>
              <w:sz w:val="24"/>
            </w:rPr>
          </w:pPr>
          <w:hyperlink w:anchor="_Toc217218138" w:history="1">
            <w:r w:rsidRPr="00E658B8">
              <w:rPr>
                <w:rStyle w:val="Hyperlink"/>
                <w:noProof/>
              </w:rPr>
              <w:t>4.2.3. Thiết kế kiến trúc - Kiểm thử tích hợp</w:t>
            </w:r>
            <w:r>
              <w:rPr>
                <w:noProof/>
                <w:webHidden/>
              </w:rPr>
              <w:tab/>
            </w:r>
            <w:r>
              <w:rPr>
                <w:noProof/>
                <w:webHidden/>
              </w:rPr>
              <w:fldChar w:fldCharType="begin"/>
            </w:r>
            <w:r>
              <w:rPr>
                <w:noProof/>
                <w:webHidden/>
              </w:rPr>
              <w:instrText xml:space="preserve"> PAGEREF _Toc217218138 \h </w:instrText>
            </w:r>
            <w:r>
              <w:rPr>
                <w:noProof/>
                <w:webHidden/>
              </w:rPr>
            </w:r>
            <w:r>
              <w:rPr>
                <w:noProof/>
                <w:webHidden/>
              </w:rPr>
              <w:fldChar w:fldCharType="separate"/>
            </w:r>
            <w:r>
              <w:rPr>
                <w:noProof/>
                <w:webHidden/>
              </w:rPr>
              <w:t>66</w:t>
            </w:r>
            <w:r>
              <w:rPr>
                <w:noProof/>
                <w:webHidden/>
              </w:rPr>
              <w:fldChar w:fldCharType="end"/>
            </w:r>
          </w:hyperlink>
        </w:p>
        <w:p w14:paraId="2238561C" w14:textId="07A3B392" w:rsidR="005E59C2" w:rsidRDefault="005E59C2">
          <w:pPr>
            <w:pStyle w:val="TOC3"/>
            <w:tabs>
              <w:tab w:val="right" w:leader="dot" w:pos="9345"/>
            </w:tabs>
            <w:rPr>
              <w:rFonts w:asciiTheme="minorHAnsi" w:eastAsiaTheme="minorEastAsia" w:hAnsiTheme="minorHAnsi"/>
              <w:noProof/>
              <w:color w:val="auto"/>
              <w:sz w:val="24"/>
            </w:rPr>
          </w:pPr>
          <w:hyperlink w:anchor="_Toc217218139" w:history="1">
            <w:r w:rsidRPr="00E658B8">
              <w:rPr>
                <w:rStyle w:val="Hyperlink"/>
                <w:noProof/>
              </w:rPr>
              <w:t>4.2.4. Thiết kế module - Kiểm thử đơn vị</w:t>
            </w:r>
            <w:r>
              <w:rPr>
                <w:noProof/>
                <w:webHidden/>
              </w:rPr>
              <w:tab/>
            </w:r>
            <w:r>
              <w:rPr>
                <w:noProof/>
                <w:webHidden/>
              </w:rPr>
              <w:fldChar w:fldCharType="begin"/>
            </w:r>
            <w:r>
              <w:rPr>
                <w:noProof/>
                <w:webHidden/>
              </w:rPr>
              <w:instrText xml:space="preserve"> PAGEREF _Toc217218139 \h </w:instrText>
            </w:r>
            <w:r>
              <w:rPr>
                <w:noProof/>
                <w:webHidden/>
              </w:rPr>
            </w:r>
            <w:r>
              <w:rPr>
                <w:noProof/>
                <w:webHidden/>
              </w:rPr>
              <w:fldChar w:fldCharType="separate"/>
            </w:r>
            <w:r>
              <w:rPr>
                <w:noProof/>
                <w:webHidden/>
              </w:rPr>
              <w:t>66</w:t>
            </w:r>
            <w:r>
              <w:rPr>
                <w:noProof/>
                <w:webHidden/>
              </w:rPr>
              <w:fldChar w:fldCharType="end"/>
            </w:r>
          </w:hyperlink>
        </w:p>
        <w:p w14:paraId="664C26CB" w14:textId="00BE63F9" w:rsidR="005E59C2" w:rsidRDefault="005E59C2">
          <w:pPr>
            <w:pStyle w:val="TOC3"/>
            <w:tabs>
              <w:tab w:val="right" w:leader="dot" w:pos="9345"/>
            </w:tabs>
            <w:rPr>
              <w:rFonts w:asciiTheme="minorHAnsi" w:eastAsiaTheme="minorEastAsia" w:hAnsiTheme="minorHAnsi"/>
              <w:noProof/>
              <w:color w:val="auto"/>
              <w:sz w:val="24"/>
            </w:rPr>
          </w:pPr>
          <w:hyperlink w:anchor="_Toc217218140" w:history="1">
            <w:r w:rsidRPr="00E658B8">
              <w:rPr>
                <w:rStyle w:val="Hyperlink"/>
                <w:noProof/>
              </w:rPr>
              <w:t>4.2.5. Thực thi mã - Kiểm thử hộp trắng</w:t>
            </w:r>
            <w:r>
              <w:rPr>
                <w:noProof/>
                <w:webHidden/>
              </w:rPr>
              <w:tab/>
            </w:r>
            <w:r>
              <w:rPr>
                <w:noProof/>
                <w:webHidden/>
              </w:rPr>
              <w:fldChar w:fldCharType="begin"/>
            </w:r>
            <w:r>
              <w:rPr>
                <w:noProof/>
                <w:webHidden/>
              </w:rPr>
              <w:instrText xml:space="preserve"> PAGEREF _Toc217218140 \h </w:instrText>
            </w:r>
            <w:r>
              <w:rPr>
                <w:noProof/>
                <w:webHidden/>
              </w:rPr>
            </w:r>
            <w:r>
              <w:rPr>
                <w:noProof/>
                <w:webHidden/>
              </w:rPr>
              <w:fldChar w:fldCharType="separate"/>
            </w:r>
            <w:r>
              <w:rPr>
                <w:noProof/>
                <w:webHidden/>
              </w:rPr>
              <w:t>66</w:t>
            </w:r>
            <w:r>
              <w:rPr>
                <w:noProof/>
                <w:webHidden/>
              </w:rPr>
              <w:fldChar w:fldCharType="end"/>
            </w:r>
          </w:hyperlink>
        </w:p>
        <w:p w14:paraId="1279238C" w14:textId="6B12AC7A" w:rsidR="005E59C2" w:rsidRDefault="005E59C2">
          <w:pPr>
            <w:pStyle w:val="TOC3"/>
            <w:tabs>
              <w:tab w:val="right" w:leader="dot" w:pos="9345"/>
            </w:tabs>
            <w:rPr>
              <w:rFonts w:asciiTheme="minorHAnsi" w:eastAsiaTheme="minorEastAsia" w:hAnsiTheme="minorHAnsi"/>
              <w:noProof/>
              <w:color w:val="auto"/>
              <w:sz w:val="24"/>
            </w:rPr>
          </w:pPr>
          <w:hyperlink w:anchor="_Toc217218141" w:history="1">
            <w:r w:rsidRPr="00E658B8">
              <w:rPr>
                <w:rStyle w:val="Hyperlink"/>
                <w:noProof/>
              </w:rPr>
              <w:t>4.2.6. Tổng kết quy trình V-Model</w:t>
            </w:r>
            <w:r>
              <w:rPr>
                <w:noProof/>
                <w:webHidden/>
              </w:rPr>
              <w:tab/>
            </w:r>
            <w:r>
              <w:rPr>
                <w:noProof/>
                <w:webHidden/>
              </w:rPr>
              <w:fldChar w:fldCharType="begin"/>
            </w:r>
            <w:r>
              <w:rPr>
                <w:noProof/>
                <w:webHidden/>
              </w:rPr>
              <w:instrText xml:space="preserve"> PAGEREF _Toc217218141 \h </w:instrText>
            </w:r>
            <w:r>
              <w:rPr>
                <w:noProof/>
                <w:webHidden/>
              </w:rPr>
            </w:r>
            <w:r>
              <w:rPr>
                <w:noProof/>
                <w:webHidden/>
              </w:rPr>
              <w:fldChar w:fldCharType="separate"/>
            </w:r>
            <w:r>
              <w:rPr>
                <w:noProof/>
                <w:webHidden/>
              </w:rPr>
              <w:t>66</w:t>
            </w:r>
            <w:r>
              <w:rPr>
                <w:noProof/>
                <w:webHidden/>
              </w:rPr>
              <w:fldChar w:fldCharType="end"/>
            </w:r>
          </w:hyperlink>
        </w:p>
        <w:p w14:paraId="4C55779E" w14:textId="46AF831A" w:rsidR="005E59C2" w:rsidRDefault="005E59C2">
          <w:pPr>
            <w:pStyle w:val="TOC2"/>
            <w:tabs>
              <w:tab w:val="right" w:leader="dot" w:pos="9345"/>
            </w:tabs>
            <w:rPr>
              <w:rFonts w:asciiTheme="minorHAnsi" w:eastAsiaTheme="minorEastAsia" w:hAnsiTheme="minorHAnsi"/>
              <w:noProof/>
              <w:color w:val="auto"/>
              <w:sz w:val="24"/>
            </w:rPr>
          </w:pPr>
          <w:hyperlink w:anchor="_Toc217218142" w:history="1">
            <w:r w:rsidRPr="00E658B8">
              <w:rPr>
                <w:rStyle w:val="Hyperlink"/>
                <w:noProof/>
              </w:rPr>
              <w:t>4.3. KỸ THUẬT THIẾT KẾ KIỂM THỬ</w:t>
            </w:r>
            <w:r>
              <w:rPr>
                <w:noProof/>
                <w:webHidden/>
              </w:rPr>
              <w:tab/>
            </w:r>
            <w:r>
              <w:rPr>
                <w:noProof/>
                <w:webHidden/>
              </w:rPr>
              <w:fldChar w:fldCharType="begin"/>
            </w:r>
            <w:r>
              <w:rPr>
                <w:noProof/>
                <w:webHidden/>
              </w:rPr>
              <w:instrText xml:space="preserve"> PAGEREF _Toc217218142 \h </w:instrText>
            </w:r>
            <w:r>
              <w:rPr>
                <w:noProof/>
                <w:webHidden/>
              </w:rPr>
            </w:r>
            <w:r>
              <w:rPr>
                <w:noProof/>
                <w:webHidden/>
              </w:rPr>
              <w:fldChar w:fldCharType="separate"/>
            </w:r>
            <w:r>
              <w:rPr>
                <w:noProof/>
                <w:webHidden/>
              </w:rPr>
              <w:t>66</w:t>
            </w:r>
            <w:r>
              <w:rPr>
                <w:noProof/>
                <w:webHidden/>
              </w:rPr>
              <w:fldChar w:fldCharType="end"/>
            </w:r>
          </w:hyperlink>
        </w:p>
        <w:p w14:paraId="05DAC65D" w14:textId="3B76B26D" w:rsidR="005E59C2" w:rsidRDefault="005E59C2">
          <w:pPr>
            <w:pStyle w:val="TOC3"/>
            <w:tabs>
              <w:tab w:val="right" w:leader="dot" w:pos="9345"/>
            </w:tabs>
            <w:rPr>
              <w:rFonts w:asciiTheme="minorHAnsi" w:eastAsiaTheme="minorEastAsia" w:hAnsiTheme="minorHAnsi"/>
              <w:noProof/>
              <w:color w:val="auto"/>
              <w:sz w:val="24"/>
            </w:rPr>
          </w:pPr>
          <w:hyperlink w:anchor="_Toc217218143" w:history="1">
            <w:r w:rsidRPr="00E658B8">
              <w:rPr>
                <w:rStyle w:val="Hyperlink"/>
                <w:noProof/>
              </w:rPr>
              <w:t>4.3.1. Kiểm thử hộp đen</w:t>
            </w:r>
            <w:r>
              <w:rPr>
                <w:noProof/>
                <w:webHidden/>
              </w:rPr>
              <w:tab/>
            </w:r>
            <w:r>
              <w:rPr>
                <w:noProof/>
                <w:webHidden/>
              </w:rPr>
              <w:fldChar w:fldCharType="begin"/>
            </w:r>
            <w:r>
              <w:rPr>
                <w:noProof/>
                <w:webHidden/>
              </w:rPr>
              <w:instrText xml:space="preserve"> PAGEREF _Toc217218143 \h </w:instrText>
            </w:r>
            <w:r>
              <w:rPr>
                <w:noProof/>
                <w:webHidden/>
              </w:rPr>
            </w:r>
            <w:r>
              <w:rPr>
                <w:noProof/>
                <w:webHidden/>
              </w:rPr>
              <w:fldChar w:fldCharType="separate"/>
            </w:r>
            <w:r>
              <w:rPr>
                <w:noProof/>
                <w:webHidden/>
              </w:rPr>
              <w:t>66</w:t>
            </w:r>
            <w:r>
              <w:rPr>
                <w:noProof/>
                <w:webHidden/>
              </w:rPr>
              <w:fldChar w:fldCharType="end"/>
            </w:r>
          </w:hyperlink>
        </w:p>
        <w:p w14:paraId="34F888B8" w14:textId="6A13C66F" w:rsidR="005E59C2" w:rsidRDefault="005E59C2">
          <w:pPr>
            <w:pStyle w:val="TOC3"/>
            <w:tabs>
              <w:tab w:val="right" w:leader="dot" w:pos="9345"/>
            </w:tabs>
            <w:rPr>
              <w:rFonts w:asciiTheme="minorHAnsi" w:eastAsiaTheme="minorEastAsia" w:hAnsiTheme="minorHAnsi"/>
              <w:noProof/>
              <w:color w:val="auto"/>
              <w:sz w:val="24"/>
            </w:rPr>
          </w:pPr>
          <w:hyperlink w:anchor="_Toc217218144" w:history="1">
            <w:r w:rsidRPr="00E658B8">
              <w:rPr>
                <w:rStyle w:val="Hyperlink"/>
                <w:noProof/>
              </w:rPr>
              <w:t>4.3.2. Kiểm thử hộp trắng</w:t>
            </w:r>
            <w:r>
              <w:rPr>
                <w:noProof/>
                <w:webHidden/>
              </w:rPr>
              <w:tab/>
            </w:r>
            <w:r>
              <w:rPr>
                <w:noProof/>
                <w:webHidden/>
              </w:rPr>
              <w:fldChar w:fldCharType="begin"/>
            </w:r>
            <w:r>
              <w:rPr>
                <w:noProof/>
                <w:webHidden/>
              </w:rPr>
              <w:instrText xml:space="preserve"> PAGEREF _Toc217218144 \h </w:instrText>
            </w:r>
            <w:r>
              <w:rPr>
                <w:noProof/>
                <w:webHidden/>
              </w:rPr>
            </w:r>
            <w:r>
              <w:rPr>
                <w:noProof/>
                <w:webHidden/>
              </w:rPr>
              <w:fldChar w:fldCharType="separate"/>
            </w:r>
            <w:r>
              <w:rPr>
                <w:noProof/>
                <w:webHidden/>
              </w:rPr>
              <w:t>68</w:t>
            </w:r>
            <w:r>
              <w:rPr>
                <w:noProof/>
                <w:webHidden/>
              </w:rPr>
              <w:fldChar w:fldCharType="end"/>
            </w:r>
          </w:hyperlink>
        </w:p>
        <w:p w14:paraId="3DA1D7C1" w14:textId="753598C7" w:rsidR="005E59C2" w:rsidRDefault="005E59C2">
          <w:pPr>
            <w:pStyle w:val="TOC2"/>
            <w:tabs>
              <w:tab w:val="right" w:leader="dot" w:pos="9345"/>
            </w:tabs>
            <w:rPr>
              <w:rFonts w:asciiTheme="minorHAnsi" w:eastAsiaTheme="minorEastAsia" w:hAnsiTheme="minorHAnsi"/>
              <w:noProof/>
              <w:color w:val="auto"/>
              <w:sz w:val="24"/>
            </w:rPr>
          </w:pPr>
          <w:hyperlink w:anchor="_Toc217218145" w:history="1">
            <w:r w:rsidRPr="00E658B8">
              <w:rPr>
                <w:rStyle w:val="Hyperlink"/>
                <w:noProof/>
              </w:rPr>
              <w:t>4.4. PHƯƠNG PHÁP THIẾT KẾ VÀ TRIỂN KHAI KIỂM THỬ</w:t>
            </w:r>
            <w:r>
              <w:rPr>
                <w:noProof/>
                <w:webHidden/>
              </w:rPr>
              <w:tab/>
            </w:r>
            <w:r>
              <w:rPr>
                <w:noProof/>
                <w:webHidden/>
              </w:rPr>
              <w:fldChar w:fldCharType="begin"/>
            </w:r>
            <w:r>
              <w:rPr>
                <w:noProof/>
                <w:webHidden/>
              </w:rPr>
              <w:instrText xml:space="preserve"> PAGEREF _Toc217218145 \h </w:instrText>
            </w:r>
            <w:r>
              <w:rPr>
                <w:noProof/>
                <w:webHidden/>
              </w:rPr>
            </w:r>
            <w:r>
              <w:rPr>
                <w:noProof/>
                <w:webHidden/>
              </w:rPr>
              <w:fldChar w:fldCharType="separate"/>
            </w:r>
            <w:r>
              <w:rPr>
                <w:noProof/>
                <w:webHidden/>
              </w:rPr>
              <w:t>72</w:t>
            </w:r>
            <w:r>
              <w:rPr>
                <w:noProof/>
                <w:webHidden/>
              </w:rPr>
              <w:fldChar w:fldCharType="end"/>
            </w:r>
          </w:hyperlink>
        </w:p>
        <w:p w14:paraId="04DEE9F3" w14:textId="511E8A3C" w:rsidR="005E59C2" w:rsidRDefault="005E59C2">
          <w:pPr>
            <w:pStyle w:val="TOC3"/>
            <w:tabs>
              <w:tab w:val="right" w:leader="dot" w:pos="9345"/>
            </w:tabs>
            <w:rPr>
              <w:rFonts w:asciiTheme="minorHAnsi" w:eastAsiaTheme="minorEastAsia" w:hAnsiTheme="minorHAnsi"/>
              <w:noProof/>
              <w:color w:val="auto"/>
              <w:sz w:val="24"/>
            </w:rPr>
          </w:pPr>
          <w:hyperlink w:anchor="_Toc217218146" w:history="1">
            <w:r w:rsidRPr="00E658B8">
              <w:rPr>
                <w:rStyle w:val="Hyperlink"/>
                <w:noProof/>
              </w:rPr>
              <w:t>4.4.1. Kiểm thử thủ công</w:t>
            </w:r>
            <w:r>
              <w:rPr>
                <w:noProof/>
                <w:webHidden/>
              </w:rPr>
              <w:tab/>
            </w:r>
            <w:r>
              <w:rPr>
                <w:noProof/>
                <w:webHidden/>
              </w:rPr>
              <w:fldChar w:fldCharType="begin"/>
            </w:r>
            <w:r>
              <w:rPr>
                <w:noProof/>
                <w:webHidden/>
              </w:rPr>
              <w:instrText xml:space="preserve"> PAGEREF _Toc217218146 \h </w:instrText>
            </w:r>
            <w:r>
              <w:rPr>
                <w:noProof/>
                <w:webHidden/>
              </w:rPr>
            </w:r>
            <w:r>
              <w:rPr>
                <w:noProof/>
                <w:webHidden/>
              </w:rPr>
              <w:fldChar w:fldCharType="separate"/>
            </w:r>
            <w:r>
              <w:rPr>
                <w:noProof/>
                <w:webHidden/>
              </w:rPr>
              <w:t>72</w:t>
            </w:r>
            <w:r>
              <w:rPr>
                <w:noProof/>
                <w:webHidden/>
              </w:rPr>
              <w:fldChar w:fldCharType="end"/>
            </w:r>
          </w:hyperlink>
        </w:p>
        <w:p w14:paraId="76C1B2CA" w14:textId="66082F49" w:rsidR="005E59C2" w:rsidRDefault="005E59C2">
          <w:pPr>
            <w:pStyle w:val="TOC3"/>
            <w:tabs>
              <w:tab w:val="right" w:leader="dot" w:pos="9345"/>
            </w:tabs>
            <w:rPr>
              <w:rFonts w:asciiTheme="minorHAnsi" w:eastAsiaTheme="minorEastAsia" w:hAnsiTheme="minorHAnsi"/>
              <w:noProof/>
              <w:color w:val="auto"/>
              <w:sz w:val="24"/>
            </w:rPr>
          </w:pPr>
          <w:hyperlink w:anchor="_Toc217218147" w:history="1">
            <w:r w:rsidRPr="00E658B8">
              <w:rPr>
                <w:rStyle w:val="Hyperlink"/>
                <w:noProof/>
              </w:rPr>
              <w:t>4.4.2. Kiểm thử tự động</w:t>
            </w:r>
            <w:r>
              <w:rPr>
                <w:noProof/>
                <w:webHidden/>
              </w:rPr>
              <w:tab/>
            </w:r>
            <w:r>
              <w:rPr>
                <w:noProof/>
                <w:webHidden/>
              </w:rPr>
              <w:fldChar w:fldCharType="begin"/>
            </w:r>
            <w:r>
              <w:rPr>
                <w:noProof/>
                <w:webHidden/>
              </w:rPr>
              <w:instrText xml:space="preserve"> PAGEREF _Toc217218147 \h </w:instrText>
            </w:r>
            <w:r>
              <w:rPr>
                <w:noProof/>
                <w:webHidden/>
              </w:rPr>
            </w:r>
            <w:r>
              <w:rPr>
                <w:noProof/>
                <w:webHidden/>
              </w:rPr>
              <w:fldChar w:fldCharType="separate"/>
            </w:r>
            <w:r>
              <w:rPr>
                <w:noProof/>
                <w:webHidden/>
              </w:rPr>
              <w:t>73</w:t>
            </w:r>
            <w:r>
              <w:rPr>
                <w:noProof/>
                <w:webHidden/>
              </w:rPr>
              <w:fldChar w:fldCharType="end"/>
            </w:r>
          </w:hyperlink>
        </w:p>
        <w:p w14:paraId="7FF4F354" w14:textId="363C1D2B" w:rsidR="005E59C2" w:rsidRDefault="005E59C2">
          <w:pPr>
            <w:pStyle w:val="TOC2"/>
            <w:tabs>
              <w:tab w:val="right" w:leader="dot" w:pos="9345"/>
            </w:tabs>
            <w:rPr>
              <w:rFonts w:asciiTheme="minorHAnsi" w:eastAsiaTheme="minorEastAsia" w:hAnsiTheme="minorHAnsi"/>
              <w:noProof/>
              <w:color w:val="auto"/>
              <w:sz w:val="24"/>
            </w:rPr>
          </w:pPr>
          <w:hyperlink w:anchor="_Toc217218148" w:history="1">
            <w:r w:rsidRPr="00E658B8">
              <w:rPr>
                <w:rStyle w:val="Hyperlink"/>
                <w:noProof/>
              </w:rPr>
              <w:t>4.5. ÁP DỤNG GENAI TRONG THIẾT KẾ TEST CASE</w:t>
            </w:r>
            <w:r>
              <w:rPr>
                <w:noProof/>
                <w:webHidden/>
              </w:rPr>
              <w:tab/>
            </w:r>
            <w:r>
              <w:rPr>
                <w:noProof/>
                <w:webHidden/>
              </w:rPr>
              <w:fldChar w:fldCharType="begin"/>
            </w:r>
            <w:r>
              <w:rPr>
                <w:noProof/>
                <w:webHidden/>
              </w:rPr>
              <w:instrText xml:space="preserve"> PAGEREF _Toc217218148 \h </w:instrText>
            </w:r>
            <w:r>
              <w:rPr>
                <w:noProof/>
                <w:webHidden/>
              </w:rPr>
            </w:r>
            <w:r>
              <w:rPr>
                <w:noProof/>
                <w:webHidden/>
              </w:rPr>
              <w:fldChar w:fldCharType="separate"/>
            </w:r>
            <w:r>
              <w:rPr>
                <w:noProof/>
                <w:webHidden/>
              </w:rPr>
              <w:t>77</w:t>
            </w:r>
            <w:r>
              <w:rPr>
                <w:noProof/>
                <w:webHidden/>
              </w:rPr>
              <w:fldChar w:fldCharType="end"/>
            </w:r>
          </w:hyperlink>
        </w:p>
        <w:p w14:paraId="7327D8C5" w14:textId="65E1BB6D" w:rsidR="005E59C2" w:rsidRDefault="005E59C2">
          <w:pPr>
            <w:pStyle w:val="TOC3"/>
            <w:tabs>
              <w:tab w:val="right" w:leader="dot" w:pos="9345"/>
            </w:tabs>
            <w:rPr>
              <w:rFonts w:asciiTheme="minorHAnsi" w:eastAsiaTheme="minorEastAsia" w:hAnsiTheme="minorHAnsi"/>
              <w:noProof/>
              <w:color w:val="auto"/>
              <w:sz w:val="24"/>
            </w:rPr>
          </w:pPr>
          <w:hyperlink w:anchor="_Toc217218149" w:history="1">
            <w:r w:rsidRPr="00E658B8">
              <w:rPr>
                <w:rStyle w:val="Hyperlink"/>
                <w:noProof/>
              </w:rPr>
              <w:t>4.5.1. Quy trình áp dụng GenAI</w:t>
            </w:r>
            <w:r>
              <w:rPr>
                <w:noProof/>
                <w:webHidden/>
              </w:rPr>
              <w:tab/>
            </w:r>
            <w:r>
              <w:rPr>
                <w:noProof/>
                <w:webHidden/>
              </w:rPr>
              <w:fldChar w:fldCharType="begin"/>
            </w:r>
            <w:r>
              <w:rPr>
                <w:noProof/>
                <w:webHidden/>
              </w:rPr>
              <w:instrText xml:space="preserve"> PAGEREF _Toc217218149 \h </w:instrText>
            </w:r>
            <w:r>
              <w:rPr>
                <w:noProof/>
                <w:webHidden/>
              </w:rPr>
            </w:r>
            <w:r>
              <w:rPr>
                <w:noProof/>
                <w:webHidden/>
              </w:rPr>
              <w:fldChar w:fldCharType="separate"/>
            </w:r>
            <w:r>
              <w:rPr>
                <w:noProof/>
                <w:webHidden/>
              </w:rPr>
              <w:t>77</w:t>
            </w:r>
            <w:r>
              <w:rPr>
                <w:noProof/>
                <w:webHidden/>
              </w:rPr>
              <w:fldChar w:fldCharType="end"/>
            </w:r>
          </w:hyperlink>
        </w:p>
        <w:p w14:paraId="5AB3F620" w14:textId="79BF1E03" w:rsidR="005E59C2" w:rsidRDefault="005E59C2">
          <w:pPr>
            <w:pStyle w:val="TOC3"/>
            <w:tabs>
              <w:tab w:val="right" w:leader="dot" w:pos="9345"/>
            </w:tabs>
            <w:rPr>
              <w:rFonts w:asciiTheme="minorHAnsi" w:eastAsiaTheme="minorEastAsia" w:hAnsiTheme="minorHAnsi"/>
              <w:noProof/>
              <w:color w:val="auto"/>
              <w:sz w:val="24"/>
            </w:rPr>
          </w:pPr>
          <w:hyperlink w:anchor="_Toc217218150" w:history="1">
            <w:r w:rsidRPr="00E658B8">
              <w:rPr>
                <w:rStyle w:val="Hyperlink"/>
                <w:noProof/>
              </w:rPr>
              <w:t>4.5.2. Ví dụ áp dụng GenAI cho chức năng đăng nhập</w:t>
            </w:r>
            <w:r>
              <w:rPr>
                <w:noProof/>
                <w:webHidden/>
              </w:rPr>
              <w:tab/>
            </w:r>
            <w:r>
              <w:rPr>
                <w:noProof/>
                <w:webHidden/>
              </w:rPr>
              <w:fldChar w:fldCharType="begin"/>
            </w:r>
            <w:r>
              <w:rPr>
                <w:noProof/>
                <w:webHidden/>
              </w:rPr>
              <w:instrText xml:space="preserve"> PAGEREF _Toc217218150 \h </w:instrText>
            </w:r>
            <w:r>
              <w:rPr>
                <w:noProof/>
                <w:webHidden/>
              </w:rPr>
            </w:r>
            <w:r>
              <w:rPr>
                <w:noProof/>
                <w:webHidden/>
              </w:rPr>
              <w:fldChar w:fldCharType="separate"/>
            </w:r>
            <w:r>
              <w:rPr>
                <w:noProof/>
                <w:webHidden/>
              </w:rPr>
              <w:t>77</w:t>
            </w:r>
            <w:r>
              <w:rPr>
                <w:noProof/>
                <w:webHidden/>
              </w:rPr>
              <w:fldChar w:fldCharType="end"/>
            </w:r>
          </w:hyperlink>
        </w:p>
        <w:p w14:paraId="44F60D81" w14:textId="7F920BF4" w:rsidR="005E59C2" w:rsidRDefault="005E59C2">
          <w:pPr>
            <w:pStyle w:val="TOC3"/>
            <w:tabs>
              <w:tab w:val="right" w:leader="dot" w:pos="9345"/>
            </w:tabs>
            <w:rPr>
              <w:rFonts w:asciiTheme="minorHAnsi" w:eastAsiaTheme="minorEastAsia" w:hAnsiTheme="minorHAnsi"/>
              <w:noProof/>
              <w:color w:val="auto"/>
              <w:sz w:val="24"/>
            </w:rPr>
          </w:pPr>
          <w:hyperlink w:anchor="_Toc217218151" w:history="1">
            <w:r w:rsidRPr="00E658B8">
              <w:rPr>
                <w:rStyle w:val="Hyperlink"/>
                <w:noProof/>
              </w:rPr>
              <w:t>4.5.3. Chỉnh sửa và hoàn thiện</w:t>
            </w:r>
            <w:r>
              <w:rPr>
                <w:noProof/>
                <w:webHidden/>
              </w:rPr>
              <w:tab/>
            </w:r>
            <w:r>
              <w:rPr>
                <w:noProof/>
                <w:webHidden/>
              </w:rPr>
              <w:fldChar w:fldCharType="begin"/>
            </w:r>
            <w:r>
              <w:rPr>
                <w:noProof/>
                <w:webHidden/>
              </w:rPr>
              <w:instrText xml:space="preserve"> PAGEREF _Toc217218151 \h </w:instrText>
            </w:r>
            <w:r>
              <w:rPr>
                <w:noProof/>
                <w:webHidden/>
              </w:rPr>
            </w:r>
            <w:r>
              <w:rPr>
                <w:noProof/>
                <w:webHidden/>
              </w:rPr>
              <w:fldChar w:fldCharType="separate"/>
            </w:r>
            <w:r>
              <w:rPr>
                <w:noProof/>
                <w:webHidden/>
              </w:rPr>
              <w:t>79</w:t>
            </w:r>
            <w:r>
              <w:rPr>
                <w:noProof/>
                <w:webHidden/>
              </w:rPr>
              <w:fldChar w:fldCharType="end"/>
            </w:r>
          </w:hyperlink>
        </w:p>
        <w:p w14:paraId="2E70EC93" w14:textId="07CB49A2" w:rsidR="005E59C2" w:rsidRDefault="005E59C2">
          <w:pPr>
            <w:pStyle w:val="TOC3"/>
            <w:tabs>
              <w:tab w:val="right" w:leader="dot" w:pos="9345"/>
            </w:tabs>
            <w:rPr>
              <w:rFonts w:asciiTheme="minorHAnsi" w:eastAsiaTheme="minorEastAsia" w:hAnsiTheme="minorHAnsi"/>
              <w:noProof/>
              <w:color w:val="auto"/>
              <w:sz w:val="24"/>
            </w:rPr>
          </w:pPr>
          <w:hyperlink w:anchor="_Toc217218152" w:history="1">
            <w:r w:rsidRPr="00E658B8">
              <w:rPr>
                <w:rStyle w:val="Hyperlink"/>
                <w:noProof/>
              </w:rPr>
              <w:t>4.5.4. Lợi ích và hạn chế</w:t>
            </w:r>
            <w:r>
              <w:rPr>
                <w:noProof/>
                <w:webHidden/>
              </w:rPr>
              <w:tab/>
            </w:r>
            <w:r>
              <w:rPr>
                <w:noProof/>
                <w:webHidden/>
              </w:rPr>
              <w:fldChar w:fldCharType="begin"/>
            </w:r>
            <w:r>
              <w:rPr>
                <w:noProof/>
                <w:webHidden/>
              </w:rPr>
              <w:instrText xml:space="preserve"> PAGEREF _Toc217218152 \h </w:instrText>
            </w:r>
            <w:r>
              <w:rPr>
                <w:noProof/>
                <w:webHidden/>
              </w:rPr>
            </w:r>
            <w:r>
              <w:rPr>
                <w:noProof/>
                <w:webHidden/>
              </w:rPr>
              <w:fldChar w:fldCharType="separate"/>
            </w:r>
            <w:r>
              <w:rPr>
                <w:noProof/>
                <w:webHidden/>
              </w:rPr>
              <w:t>79</w:t>
            </w:r>
            <w:r>
              <w:rPr>
                <w:noProof/>
                <w:webHidden/>
              </w:rPr>
              <w:fldChar w:fldCharType="end"/>
            </w:r>
          </w:hyperlink>
        </w:p>
        <w:p w14:paraId="3D308DA8" w14:textId="1CEF44AB" w:rsidR="005E59C2" w:rsidRDefault="005E59C2">
          <w:pPr>
            <w:pStyle w:val="TOC3"/>
            <w:tabs>
              <w:tab w:val="right" w:leader="dot" w:pos="9345"/>
            </w:tabs>
            <w:rPr>
              <w:rFonts w:asciiTheme="minorHAnsi" w:eastAsiaTheme="minorEastAsia" w:hAnsiTheme="minorHAnsi"/>
              <w:noProof/>
              <w:color w:val="auto"/>
              <w:sz w:val="24"/>
            </w:rPr>
          </w:pPr>
          <w:hyperlink w:anchor="_Toc217218153" w:history="1">
            <w:r w:rsidRPr="00E658B8">
              <w:rPr>
                <w:rStyle w:val="Hyperlink"/>
                <w:noProof/>
              </w:rPr>
              <w:t>4.5.5. Kết quả áp dụng</w:t>
            </w:r>
            <w:r>
              <w:rPr>
                <w:noProof/>
                <w:webHidden/>
              </w:rPr>
              <w:tab/>
            </w:r>
            <w:r>
              <w:rPr>
                <w:noProof/>
                <w:webHidden/>
              </w:rPr>
              <w:fldChar w:fldCharType="begin"/>
            </w:r>
            <w:r>
              <w:rPr>
                <w:noProof/>
                <w:webHidden/>
              </w:rPr>
              <w:instrText xml:space="preserve"> PAGEREF _Toc217218153 \h </w:instrText>
            </w:r>
            <w:r>
              <w:rPr>
                <w:noProof/>
                <w:webHidden/>
              </w:rPr>
            </w:r>
            <w:r>
              <w:rPr>
                <w:noProof/>
                <w:webHidden/>
              </w:rPr>
              <w:fldChar w:fldCharType="separate"/>
            </w:r>
            <w:r>
              <w:rPr>
                <w:noProof/>
                <w:webHidden/>
              </w:rPr>
              <w:t>79</w:t>
            </w:r>
            <w:r>
              <w:rPr>
                <w:noProof/>
                <w:webHidden/>
              </w:rPr>
              <w:fldChar w:fldCharType="end"/>
            </w:r>
          </w:hyperlink>
        </w:p>
        <w:p w14:paraId="0AB74019" w14:textId="424FA04C" w:rsidR="005E59C2" w:rsidRDefault="005E59C2">
          <w:pPr>
            <w:pStyle w:val="TOC1"/>
            <w:tabs>
              <w:tab w:val="right" w:leader="dot" w:pos="9345"/>
            </w:tabs>
            <w:rPr>
              <w:rFonts w:asciiTheme="minorHAnsi" w:eastAsiaTheme="minorEastAsia" w:hAnsiTheme="minorHAnsi"/>
              <w:noProof/>
              <w:color w:val="auto"/>
              <w:sz w:val="24"/>
            </w:rPr>
          </w:pPr>
          <w:hyperlink w:anchor="_Toc217218154" w:history="1">
            <w:r w:rsidRPr="00E658B8">
              <w:rPr>
                <w:rStyle w:val="Hyperlink"/>
                <w:noProof/>
              </w:rPr>
              <w:t>Chương 5: BÁO CÁO KIỂM THỬ</w:t>
            </w:r>
            <w:r>
              <w:rPr>
                <w:noProof/>
                <w:webHidden/>
              </w:rPr>
              <w:tab/>
            </w:r>
            <w:r>
              <w:rPr>
                <w:noProof/>
                <w:webHidden/>
              </w:rPr>
              <w:fldChar w:fldCharType="begin"/>
            </w:r>
            <w:r>
              <w:rPr>
                <w:noProof/>
                <w:webHidden/>
              </w:rPr>
              <w:instrText xml:space="preserve"> PAGEREF _Toc217218154 \h </w:instrText>
            </w:r>
            <w:r>
              <w:rPr>
                <w:noProof/>
                <w:webHidden/>
              </w:rPr>
            </w:r>
            <w:r>
              <w:rPr>
                <w:noProof/>
                <w:webHidden/>
              </w:rPr>
              <w:fldChar w:fldCharType="separate"/>
            </w:r>
            <w:r>
              <w:rPr>
                <w:noProof/>
                <w:webHidden/>
              </w:rPr>
              <w:t>80</w:t>
            </w:r>
            <w:r>
              <w:rPr>
                <w:noProof/>
                <w:webHidden/>
              </w:rPr>
              <w:fldChar w:fldCharType="end"/>
            </w:r>
          </w:hyperlink>
        </w:p>
        <w:p w14:paraId="3322BF4C" w14:textId="43FE0934" w:rsidR="005E59C2" w:rsidRDefault="005E59C2">
          <w:pPr>
            <w:pStyle w:val="TOC2"/>
            <w:tabs>
              <w:tab w:val="right" w:leader="dot" w:pos="9345"/>
            </w:tabs>
            <w:rPr>
              <w:rFonts w:asciiTheme="minorHAnsi" w:eastAsiaTheme="minorEastAsia" w:hAnsiTheme="minorHAnsi"/>
              <w:noProof/>
              <w:color w:val="auto"/>
              <w:sz w:val="24"/>
            </w:rPr>
          </w:pPr>
          <w:hyperlink w:anchor="_Toc217218155" w:history="1">
            <w:r w:rsidRPr="00E658B8">
              <w:rPr>
                <w:rStyle w:val="Hyperlink"/>
                <w:noProof/>
              </w:rPr>
              <w:t>5.1. Tổng quan về quá trình kiểm thử</w:t>
            </w:r>
            <w:r>
              <w:rPr>
                <w:noProof/>
                <w:webHidden/>
              </w:rPr>
              <w:tab/>
            </w:r>
            <w:r>
              <w:rPr>
                <w:noProof/>
                <w:webHidden/>
              </w:rPr>
              <w:fldChar w:fldCharType="begin"/>
            </w:r>
            <w:r>
              <w:rPr>
                <w:noProof/>
                <w:webHidden/>
              </w:rPr>
              <w:instrText xml:space="preserve"> PAGEREF _Toc217218155 \h </w:instrText>
            </w:r>
            <w:r>
              <w:rPr>
                <w:noProof/>
                <w:webHidden/>
              </w:rPr>
            </w:r>
            <w:r>
              <w:rPr>
                <w:noProof/>
                <w:webHidden/>
              </w:rPr>
              <w:fldChar w:fldCharType="separate"/>
            </w:r>
            <w:r>
              <w:rPr>
                <w:noProof/>
                <w:webHidden/>
              </w:rPr>
              <w:t>80</w:t>
            </w:r>
            <w:r>
              <w:rPr>
                <w:noProof/>
                <w:webHidden/>
              </w:rPr>
              <w:fldChar w:fldCharType="end"/>
            </w:r>
          </w:hyperlink>
        </w:p>
        <w:p w14:paraId="571193A2" w14:textId="25997972" w:rsidR="005E59C2" w:rsidRDefault="005E59C2">
          <w:pPr>
            <w:pStyle w:val="TOC2"/>
            <w:tabs>
              <w:tab w:val="right" w:leader="dot" w:pos="9345"/>
            </w:tabs>
            <w:rPr>
              <w:rFonts w:asciiTheme="minorHAnsi" w:eastAsiaTheme="minorEastAsia" w:hAnsiTheme="minorHAnsi"/>
              <w:noProof/>
              <w:color w:val="auto"/>
              <w:sz w:val="24"/>
            </w:rPr>
          </w:pPr>
          <w:hyperlink w:anchor="_Toc217218156" w:history="1">
            <w:r w:rsidRPr="00E658B8">
              <w:rPr>
                <w:rStyle w:val="Hyperlink"/>
                <w:noProof/>
              </w:rPr>
              <w:t>5.2. Báo cáo trường hợp kiểm thử</w:t>
            </w:r>
            <w:r>
              <w:rPr>
                <w:noProof/>
                <w:webHidden/>
              </w:rPr>
              <w:tab/>
            </w:r>
            <w:r>
              <w:rPr>
                <w:noProof/>
                <w:webHidden/>
              </w:rPr>
              <w:fldChar w:fldCharType="begin"/>
            </w:r>
            <w:r>
              <w:rPr>
                <w:noProof/>
                <w:webHidden/>
              </w:rPr>
              <w:instrText xml:space="preserve"> PAGEREF _Toc217218156 \h </w:instrText>
            </w:r>
            <w:r>
              <w:rPr>
                <w:noProof/>
                <w:webHidden/>
              </w:rPr>
            </w:r>
            <w:r>
              <w:rPr>
                <w:noProof/>
                <w:webHidden/>
              </w:rPr>
              <w:fldChar w:fldCharType="separate"/>
            </w:r>
            <w:r>
              <w:rPr>
                <w:noProof/>
                <w:webHidden/>
              </w:rPr>
              <w:t>80</w:t>
            </w:r>
            <w:r>
              <w:rPr>
                <w:noProof/>
                <w:webHidden/>
              </w:rPr>
              <w:fldChar w:fldCharType="end"/>
            </w:r>
          </w:hyperlink>
        </w:p>
        <w:p w14:paraId="5859A390" w14:textId="00F2070A" w:rsidR="005E59C2" w:rsidRDefault="005E59C2">
          <w:pPr>
            <w:pStyle w:val="TOC3"/>
            <w:tabs>
              <w:tab w:val="right" w:leader="dot" w:pos="9345"/>
            </w:tabs>
            <w:rPr>
              <w:rFonts w:asciiTheme="minorHAnsi" w:eastAsiaTheme="minorEastAsia" w:hAnsiTheme="minorHAnsi"/>
              <w:noProof/>
              <w:color w:val="auto"/>
              <w:sz w:val="24"/>
            </w:rPr>
          </w:pPr>
          <w:hyperlink w:anchor="_Toc217218157" w:history="1">
            <w:r w:rsidRPr="00E658B8">
              <w:rPr>
                <w:rStyle w:val="Hyperlink"/>
                <w:noProof/>
              </w:rPr>
              <w:t>5.2.1. Giới thiệu</w:t>
            </w:r>
            <w:r>
              <w:rPr>
                <w:noProof/>
                <w:webHidden/>
              </w:rPr>
              <w:tab/>
            </w:r>
            <w:r>
              <w:rPr>
                <w:noProof/>
                <w:webHidden/>
              </w:rPr>
              <w:fldChar w:fldCharType="begin"/>
            </w:r>
            <w:r>
              <w:rPr>
                <w:noProof/>
                <w:webHidden/>
              </w:rPr>
              <w:instrText xml:space="preserve"> PAGEREF _Toc217218157 \h </w:instrText>
            </w:r>
            <w:r>
              <w:rPr>
                <w:noProof/>
                <w:webHidden/>
              </w:rPr>
            </w:r>
            <w:r>
              <w:rPr>
                <w:noProof/>
                <w:webHidden/>
              </w:rPr>
              <w:fldChar w:fldCharType="separate"/>
            </w:r>
            <w:r>
              <w:rPr>
                <w:noProof/>
                <w:webHidden/>
              </w:rPr>
              <w:t>80</w:t>
            </w:r>
            <w:r>
              <w:rPr>
                <w:noProof/>
                <w:webHidden/>
              </w:rPr>
              <w:fldChar w:fldCharType="end"/>
            </w:r>
          </w:hyperlink>
        </w:p>
        <w:p w14:paraId="01E4B2DE" w14:textId="319662FE" w:rsidR="005E59C2" w:rsidRDefault="005E59C2">
          <w:pPr>
            <w:pStyle w:val="TOC3"/>
            <w:tabs>
              <w:tab w:val="right" w:leader="dot" w:pos="9345"/>
            </w:tabs>
            <w:rPr>
              <w:rFonts w:asciiTheme="minorHAnsi" w:eastAsiaTheme="minorEastAsia" w:hAnsiTheme="minorHAnsi"/>
              <w:noProof/>
              <w:color w:val="auto"/>
              <w:sz w:val="24"/>
            </w:rPr>
          </w:pPr>
          <w:hyperlink w:anchor="_Toc217218158" w:history="1">
            <w:r w:rsidRPr="00E658B8">
              <w:rPr>
                <w:rStyle w:val="Hyperlink"/>
                <w:noProof/>
              </w:rPr>
              <w:t>5.2.2. Phạm vi bao phủ</w:t>
            </w:r>
            <w:r>
              <w:rPr>
                <w:noProof/>
                <w:webHidden/>
              </w:rPr>
              <w:tab/>
            </w:r>
            <w:r>
              <w:rPr>
                <w:noProof/>
                <w:webHidden/>
              </w:rPr>
              <w:fldChar w:fldCharType="begin"/>
            </w:r>
            <w:r>
              <w:rPr>
                <w:noProof/>
                <w:webHidden/>
              </w:rPr>
              <w:instrText xml:space="preserve"> PAGEREF _Toc217218158 \h </w:instrText>
            </w:r>
            <w:r>
              <w:rPr>
                <w:noProof/>
                <w:webHidden/>
              </w:rPr>
            </w:r>
            <w:r>
              <w:rPr>
                <w:noProof/>
                <w:webHidden/>
              </w:rPr>
              <w:fldChar w:fldCharType="separate"/>
            </w:r>
            <w:r>
              <w:rPr>
                <w:noProof/>
                <w:webHidden/>
              </w:rPr>
              <w:t>81</w:t>
            </w:r>
            <w:r>
              <w:rPr>
                <w:noProof/>
                <w:webHidden/>
              </w:rPr>
              <w:fldChar w:fldCharType="end"/>
            </w:r>
          </w:hyperlink>
        </w:p>
        <w:p w14:paraId="3DAEA32C" w14:textId="1C63391C" w:rsidR="005E59C2" w:rsidRDefault="005E59C2">
          <w:pPr>
            <w:pStyle w:val="TOC2"/>
            <w:tabs>
              <w:tab w:val="right" w:leader="dot" w:pos="9345"/>
            </w:tabs>
            <w:rPr>
              <w:rFonts w:asciiTheme="minorHAnsi" w:eastAsiaTheme="minorEastAsia" w:hAnsiTheme="minorHAnsi"/>
              <w:noProof/>
              <w:color w:val="auto"/>
              <w:sz w:val="24"/>
            </w:rPr>
          </w:pPr>
          <w:hyperlink w:anchor="_Toc217218159" w:history="1">
            <w:r w:rsidRPr="00E658B8">
              <w:rPr>
                <w:rStyle w:val="Hyperlink"/>
                <w:noProof/>
              </w:rPr>
              <w:t>5.3. Báo cáo lỗi</w:t>
            </w:r>
            <w:r>
              <w:rPr>
                <w:noProof/>
                <w:webHidden/>
              </w:rPr>
              <w:tab/>
            </w:r>
            <w:r>
              <w:rPr>
                <w:noProof/>
                <w:webHidden/>
              </w:rPr>
              <w:fldChar w:fldCharType="begin"/>
            </w:r>
            <w:r>
              <w:rPr>
                <w:noProof/>
                <w:webHidden/>
              </w:rPr>
              <w:instrText xml:space="preserve"> PAGEREF _Toc217218159 \h </w:instrText>
            </w:r>
            <w:r>
              <w:rPr>
                <w:noProof/>
                <w:webHidden/>
              </w:rPr>
            </w:r>
            <w:r>
              <w:rPr>
                <w:noProof/>
                <w:webHidden/>
              </w:rPr>
              <w:fldChar w:fldCharType="separate"/>
            </w:r>
            <w:r>
              <w:rPr>
                <w:noProof/>
                <w:webHidden/>
              </w:rPr>
              <w:t>82</w:t>
            </w:r>
            <w:r>
              <w:rPr>
                <w:noProof/>
                <w:webHidden/>
              </w:rPr>
              <w:fldChar w:fldCharType="end"/>
            </w:r>
          </w:hyperlink>
        </w:p>
        <w:p w14:paraId="6FB6B57C" w14:textId="06320DBD" w:rsidR="005E59C2" w:rsidRDefault="005E59C2">
          <w:pPr>
            <w:pStyle w:val="TOC3"/>
            <w:tabs>
              <w:tab w:val="right" w:leader="dot" w:pos="9345"/>
            </w:tabs>
            <w:rPr>
              <w:rFonts w:asciiTheme="minorHAnsi" w:eastAsiaTheme="minorEastAsia" w:hAnsiTheme="minorHAnsi"/>
              <w:noProof/>
              <w:color w:val="auto"/>
              <w:sz w:val="24"/>
            </w:rPr>
          </w:pPr>
          <w:hyperlink w:anchor="_Toc217218160" w:history="1">
            <w:r w:rsidRPr="00E658B8">
              <w:rPr>
                <w:rStyle w:val="Hyperlink"/>
                <w:noProof/>
              </w:rPr>
              <w:t>5.3.1. Phân loại lỗi theo mức độ nghiêm trọng</w:t>
            </w:r>
            <w:r>
              <w:rPr>
                <w:noProof/>
                <w:webHidden/>
              </w:rPr>
              <w:tab/>
            </w:r>
            <w:r>
              <w:rPr>
                <w:noProof/>
                <w:webHidden/>
              </w:rPr>
              <w:fldChar w:fldCharType="begin"/>
            </w:r>
            <w:r>
              <w:rPr>
                <w:noProof/>
                <w:webHidden/>
              </w:rPr>
              <w:instrText xml:space="preserve"> PAGEREF _Toc217218160 \h </w:instrText>
            </w:r>
            <w:r>
              <w:rPr>
                <w:noProof/>
                <w:webHidden/>
              </w:rPr>
            </w:r>
            <w:r>
              <w:rPr>
                <w:noProof/>
                <w:webHidden/>
              </w:rPr>
              <w:fldChar w:fldCharType="separate"/>
            </w:r>
            <w:r>
              <w:rPr>
                <w:noProof/>
                <w:webHidden/>
              </w:rPr>
              <w:t>82</w:t>
            </w:r>
            <w:r>
              <w:rPr>
                <w:noProof/>
                <w:webHidden/>
              </w:rPr>
              <w:fldChar w:fldCharType="end"/>
            </w:r>
          </w:hyperlink>
        </w:p>
        <w:p w14:paraId="4F5D5978" w14:textId="10F3D3B9" w:rsidR="005E59C2" w:rsidRDefault="005E59C2">
          <w:pPr>
            <w:pStyle w:val="TOC3"/>
            <w:tabs>
              <w:tab w:val="right" w:leader="dot" w:pos="9345"/>
            </w:tabs>
            <w:rPr>
              <w:rFonts w:asciiTheme="minorHAnsi" w:eastAsiaTheme="minorEastAsia" w:hAnsiTheme="minorHAnsi"/>
              <w:noProof/>
              <w:color w:val="auto"/>
              <w:sz w:val="24"/>
            </w:rPr>
          </w:pPr>
          <w:hyperlink w:anchor="_Toc217218161" w:history="1">
            <w:r w:rsidRPr="00E658B8">
              <w:rPr>
                <w:rStyle w:val="Hyperlink"/>
                <w:noProof/>
              </w:rPr>
              <w:t>5.3.2. Thống kê lỗi</w:t>
            </w:r>
            <w:r>
              <w:rPr>
                <w:noProof/>
                <w:webHidden/>
              </w:rPr>
              <w:tab/>
            </w:r>
            <w:r>
              <w:rPr>
                <w:noProof/>
                <w:webHidden/>
              </w:rPr>
              <w:fldChar w:fldCharType="begin"/>
            </w:r>
            <w:r>
              <w:rPr>
                <w:noProof/>
                <w:webHidden/>
              </w:rPr>
              <w:instrText xml:space="preserve"> PAGEREF _Toc217218161 \h </w:instrText>
            </w:r>
            <w:r>
              <w:rPr>
                <w:noProof/>
                <w:webHidden/>
              </w:rPr>
            </w:r>
            <w:r>
              <w:rPr>
                <w:noProof/>
                <w:webHidden/>
              </w:rPr>
              <w:fldChar w:fldCharType="separate"/>
            </w:r>
            <w:r>
              <w:rPr>
                <w:noProof/>
                <w:webHidden/>
              </w:rPr>
              <w:t>82</w:t>
            </w:r>
            <w:r>
              <w:rPr>
                <w:noProof/>
                <w:webHidden/>
              </w:rPr>
              <w:fldChar w:fldCharType="end"/>
            </w:r>
          </w:hyperlink>
        </w:p>
        <w:p w14:paraId="4B3E4183" w14:textId="372FFC98" w:rsidR="005E59C2" w:rsidRDefault="005E59C2">
          <w:pPr>
            <w:pStyle w:val="TOC3"/>
            <w:tabs>
              <w:tab w:val="right" w:leader="dot" w:pos="9345"/>
            </w:tabs>
            <w:rPr>
              <w:rFonts w:asciiTheme="minorHAnsi" w:eastAsiaTheme="minorEastAsia" w:hAnsiTheme="minorHAnsi"/>
              <w:noProof/>
              <w:color w:val="auto"/>
              <w:sz w:val="24"/>
            </w:rPr>
          </w:pPr>
          <w:hyperlink w:anchor="_Toc217218162" w:history="1">
            <w:r w:rsidRPr="00E658B8">
              <w:rPr>
                <w:rStyle w:val="Hyperlink"/>
                <w:noProof/>
              </w:rPr>
              <w:t>5.3.3. Quá trình xử lý lỗi</w:t>
            </w:r>
            <w:r>
              <w:rPr>
                <w:noProof/>
                <w:webHidden/>
              </w:rPr>
              <w:tab/>
            </w:r>
            <w:r>
              <w:rPr>
                <w:noProof/>
                <w:webHidden/>
              </w:rPr>
              <w:fldChar w:fldCharType="begin"/>
            </w:r>
            <w:r>
              <w:rPr>
                <w:noProof/>
                <w:webHidden/>
              </w:rPr>
              <w:instrText xml:space="preserve"> PAGEREF _Toc217218162 \h </w:instrText>
            </w:r>
            <w:r>
              <w:rPr>
                <w:noProof/>
                <w:webHidden/>
              </w:rPr>
            </w:r>
            <w:r>
              <w:rPr>
                <w:noProof/>
                <w:webHidden/>
              </w:rPr>
              <w:fldChar w:fldCharType="separate"/>
            </w:r>
            <w:r>
              <w:rPr>
                <w:noProof/>
                <w:webHidden/>
              </w:rPr>
              <w:t>83</w:t>
            </w:r>
            <w:r>
              <w:rPr>
                <w:noProof/>
                <w:webHidden/>
              </w:rPr>
              <w:fldChar w:fldCharType="end"/>
            </w:r>
          </w:hyperlink>
        </w:p>
        <w:p w14:paraId="2E640E2A" w14:textId="043E058B" w:rsidR="005E59C2" w:rsidRDefault="005E59C2">
          <w:pPr>
            <w:pStyle w:val="TOC2"/>
            <w:tabs>
              <w:tab w:val="right" w:leader="dot" w:pos="9345"/>
            </w:tabs>
            <w:rPr>
              <w:rFonts w:asciiTheme="minorHAnsi" w:eastAsiaTheme="minorEastAsia" w:hAnsiTheme="minorHAnsi"/>
              <w:noProof/>
              <w:color w:val="auto"/>
              <w:sz w:val="24"/>
            </w:rPr>
          </w:pPr>
          <w:hyperlink w:anchor="_Toc217218163" w:history="1">
            <w:r w:rsidRPr="00E658B8">
              <w:rPr>
                <w:rStyle w:val="Hyperlink"/>
                <w:noProof/>
              </w:rPr>
              <w:t>5.4. Kết quả thực thi Pipeline CI/CD</w:t>
            </w:r>
            <w:r>
              <w:rPr>
                <w:noProof/>
                <w:webHidden/>
              </w:rPr>
              <w:tab/>
            </w:r>
            <w:r>
              <w:rPr>
                <w:noProof/>
                <w:webHidden/>
              </w:rPr>
              <w:fldChar w:fldCharType="begin"/>
            </w:r>
            <w:r>
              <w:rPr>
                <w:noProof/>
                <w:webHidden/>
              </w:rPr>
              <w:instrText xml:space="preserve"> PAGEREF _Toc217218163 \h </w:instrText>
            </w:r>
            <w:r>
              <w:rPr>
                <w:noProof/>
                <w:webHidden/>
              </w:rPr>
            </w:r>
            <w:r>
              <w:rPr>
                <w:noProof/>
                <w:webHidden/>
              </w:rPr>
              <w:fldChar w:fldCharType="separate"/>
            </w:r>
            <w:r>
              <w:rPr>
                <w:noProof/>
                <w:webHidden/>
              </w:rPr>
              <w:t>84</w:t>
            </w:r>
            <w:r>
              <w:rPr>
                <w:noProof/>
                <w:webHidden/>
              </w:rPr>
              <w:fldChar w:fldCharType="end"/>
            </w:r>
          </w:hyperlink>
        </w:p>
        <w:p w14:paraId="4F80375A" w14:textId="486E69E8" w:rsidR="005E59C2" w:rsidRDefault="005E59C2">
          <w:pPr>
            <w:pStyle w:val="TOC2"/>
            <w:tabs>
              <w:tab w:val="right" w:leader="dot" w:pos="9345"/>
            </w:tabs>
            <w:rPr>
              <w:rFonts w:asciiTheme="minorHAnsi" w:eastAsiaTheme="minorEastAsia" w:hAnsiTheme="minorHAnsi"/>
              <w:noProof/>
              <w:color w:val="auto"/>
              <w:sz w:val="24"/>
            </w:rPr>
          </w:pPr>
          <w:hyperlink w:anchor="_Toc217218164" w:history="1">
            <w:r w:rsidRPr="00E658B8">
              <w:rPr>
                <w:rStyle w:val="Hyperlink"/>
                <w:noProof/>
              </w:rPr>
              <w:t>5.5. Đánh giá chất lượng và kết luận</w:t>
            </w:r>
            <w:r>
              <w:rPr>
                <w:noProof/>
                <w:webHidden/>
              </w:rPr>
              <w:tab/>
            </w:r>
            <w:r>
              <w:rPr>
                <w:noProof/>
                <w:webHidden/>
              </w:rPr>
              <w:fldChar w:fldCharType="begin"/>
            </w:r>
            <w:r>
              <w:rPr>
                <w:noProof/>
                <w:webHidden/>
              </w:rPr>
              <w:instrText xml:space="preserve"> PAGEREF _Toc217218164 \h </w:instrText>
            </w:r>
            <w:r>
              <w:rPr>
                <w:noProof/>
                <w:webHidden/>
              </w:rPr>
            </w:r>
            <w:r>
              <w:rPr>
                <w:noProof/>
                <w:webHidden/>
              </w:rPr>
              <w:fldChar w:fldCharType="separate"/>
            </w:r>
            <w:r>
              <w:rPr>
                <w:noProof/>
                <w:webHidden/>
              </w:rPr>
              <w:t>84</w:t>
            </w:r>
            <w:r>
              <w:rPr>
                <w:noProof/>
                <w:webHidden/>
              </w:rPr>
              <w:fldChar w:fldCharType="end"/>
            </w:r>
          </w:hyperlink>
        </w:p>
        <w:p w14:paraId="04D84639" w14:textId="469147BA" w:rsidR="005E59C2" w:rsidRDefault="005E59C2">
          <w:pPr>
            <w:pStyle w:val="TOC3"/>
            <w:tabs>
              <w:tab w:val="right" w:leader="dot" w:pos="9345"/>
            </w:tabs>
            <w:rPr>
              <w:rFonts w:asciiTheme="minorHAnsi" w:eastAsiaTheme="minorEastAsia" w:hAnsiTheme="minorHAnsi"/>
              <w:noProof/>
              <w:color w:val="auto"/>
              <w:sz w:val="24"/>
            </w:rPr>
          </w:pPr>
          <w:hyperlink w:anchor="_Toc217218165" w:history="1">
            <w:r w:rsidRPr="00E658B8">
              <w:rPr>
                <w:rStyle w:val="Hyperlink"/>
                <w:noProof/>
              </w:rPr>
              <w:t>5.5.1. Đánh giá chất lượng</w:t>
            </w:r>
            <w:r>
              <w:rPr>
                <w:noProof/>
                <w:webHidden/>
              </w:rPr>
              <w:tab/>
            </w:r>
            <w:r>
              <w:rPr>
                <w:noProof/>
                <w:webHidden/>
              </w:rPr>
              <w:fldChar w:fldCharType="begin"/>
            </w:r>
            <w:r>
              <w:rPr>
                <w:noProof/>
                <w:webHidden/>
              </w:rPr>
              <w:instrText xml:space="preserve"> PAGEREF _Toc217218165 \h </w:instrText>
            </w:r>
            <w:r>
              <w:rPr>
                <w:noProof/>
                <w:webHidden/>
              </w:rPr>
            </w:r>
            <w:r>
              <w:rPr>
                <w:noProof/>
                <w:webHidden/>
              </w:rPr>
              <w:fldChar w:fldCharType="separate"/>
            </w:r>
            <w:r>
              <w:rPr>
                <w:noProof/>
                <w:webHidden/>
              </w:rPr>
              <w:t>84</w:t>
            </w:r>
            <w:r>
              <w:rPr>
                <w:noProof/>
                <w:webHidden/>
              </w:rPr>
              <w:fldChar w:fldCharType="end"/>
            </w:r>
          </w:hyperlink>
        </w:p>
        <w:p w14:paraId="780AB9F7" w14:textId="25E24CF1" w:rsidR="005E59C2" w:rsidRDefault="005E59C2">
          <w:pPr>
            <w:pStyle w:val="TOC3"/>
            <w:tabs>
              <w:tab w:val="right" w:leader="dot" w:pos="9345"/>
            </w:tabs>
            <w:rPr>
              <w:rFonts w:asciiTheme="minorHAnsi" w:eastAsiaTheme="minorEastAsia" w:hAnsiTheme="minorHAnsi"/>
              <w:noProof/>
              <w:color w:val="auto"/>
              <w:sz w:val="24"/>
            </w:rPr>
          </w:pPr>
          <w:hyperlink w:anchor="_Toc217218166" w:history="1">
            <w:r w:rsidRPr="00E658B8">
              <w:rPr>
                <w:rStyle w:val="Hyperlink"/>
                <w:noProof/>
              </w:rPr>
              <w:t>5.5.2. Bài học kinh nghiệm</w:t>
            </w:r>
            <w:r>
              <w:rPr>
                <w:noProof/>
                <w:webHidden/>
              </w:rPr>
              <w:tab/>
            </w:r>
            <w:r>
              <w:rPr>
                <w:noProof/>
                <w:webHidden/>
              </w:rPr>
              <w:fldChar w:fldCharType="begin"/>
            </w:r>
            <w:r>
              <w:rPr>
                <w:noProof/>
                <w:webHidden/>
              </w:rPr>
              <w:instrText xml:space="preserve"> PAGEREF _Toc217218166 \h </w:instrText>
            </w:r>
            <w:r>
              <w:rPr>
                <w:noProof/>
                <w:webHidden/>
              </w:rPr>
            </w:r>
            <w:r>
              <w:rPr>
                <w:noProof/>
                <w:webHidden/>
              </w:rPr>
              <w:fldChar w:fldCharType="separate"/>
            </w:r>
            <w:r>
              <w:rPr>
                <w:noProof/>
                <w:webHidden/>
              </w:rPr>
              <w:t>85</w:t>
            </w:r>
            <w:r>
              <w:rPr>
                <w:noProof/>
                <w:webHidden/>
              </w:rPr>
              <w:fldChar w:fldCharType="end"/>
            </w:r>
          </w:hyperlink>
        </w:p>
        <w:p w14:paraId="385BF791" w14:textId="4E8D40F3" w:rsidR="00C77261" w:rsidRPr="00BE2790" w:rsidRDefault="00C77261">
          <w:pPr>
            <w:rPr>
              <w:szCs w:val="26"/>
            </w:rPr>
          </w:pPr>
          <w:r w:rsidRPr="00BE2790">
            <w:rPr>
              <w:b/>
              <w:bCs/>
              <w:szCs w:val="26"/>
              <w:lang w:val="en-GB"/>
            </w:rPr>
            <w:fldChar w:fldCharType="end"/>
          </w:r>
        </w:p>
      </w:sdtContent>
    </w:sdt>
    <w:p w14:paraId="4E987968" w14:textId="77777777" w:rsidR="00660A11" w:rsidRPr="00BE2790" w:rsidRDefault="00660A11" w:rsidP="00660A11">
      <w:pPr>
        <w:rPr>
          <w:szCs w:val="26"/>
        </w:rPr>
      </w:pPr>
      <w:r w:rsidRPr="00BE2790">
        <w:rPr>
          <w:szCs w:val="26"/>
        </w:rPr>
        <w:tab/>
      </w:r>
    </w:p>
    <w:p w14:paraId="39AEA891" w14:textId="77777777" w:rsidR="00660A11" w:rsidRPr="00BE2790" w:rsidRDefault="00660A11">
      <w:pPr>
        <w:spacing w:before="0" w:after="160" w:line="278" w:lineRule="auto"/>
        <w:jc w:val="left"/>
        <w:rPr>
          <w:rFonts w:eastAsiaTheme="majorEastAsia" w:cstheme="majorBidi"/>
          <w:b/>
          <w:szCs w:val="26"/>
        </w:rPr>
      </w:pPr>
      <w:r w:rsidRPr="00BE2790">
        <w:rPr>
          <w:szCs w:val="26"/>
        </w:rPr>
        <w:br w:type="page"/>
      </w:r>
    </w:p>
    <w:p w14:paraId="11F94305" w14:textId="4C36140A" w:rsidR="00891FF6" w:rsidRPr="00BE2790" w:rsidRDefault="00003346" w:rsidP="00660A11">
      <w:pPr>
        <w:pStyle w:val="Heading1"/>
        <w:tabs>
          <w:tab w:val="left" w:pos="240"/>
          <w:tab w:val="center" w:pos="4677"/>
        </w:tabs>
        <w:jc w:val="center"/>
        <w:rPr>
          <w:color w:val="0F4761" w:themeColor="accent1" w:themeShade="BF"/>
          <w:sz w:val="26"/>
          <w:szCs w:val="26"/>
        </w:rPr>
      </w:pPr>
      <w:bookmarkStart w:id="4" w:name="_Toc217218073"/>
      <w:r w:rsidRPr="00BE2790">
        <w:rPr>
          <w:sz w:val="26"/>
          <w:szCs w:val="26"/>
        </w:rPr>
        <w:lastRenderedPageBreak/>
        <w:t>LỜI MỞ ĐẦU</w:t>
      </w:r>
      <w:bookmarkEnd w:id="4"/>
    </w:p>
    <w:p w14:paraId="65F2B38F" w14:textId="354DB262" w:rsidR="00FF0F75" w:rsidRPr="00FF0F75" w:rsidRDefault="00FF0F75" w:rsidP="00FF0F75">
      <w:pPr>
        <w:spacing w:line="276" w:lineRule="auto"/>
        <w:rPr>
          <w:rFonts w:cs="Times New Roman"/>
          <w:szCs w:val="26"/>
        </w:rPr>
      </w:pPr>
      <w:r w:rsidRPr="00FF0F75">
        <w:rPr>
          <w:rFonts w:cs="Times New Roman"/>
          <w:szCs w:val="26"/>
        </w:rPr>
        <w:t>Trong bối cảnh công nghệ thông tin phát triển mạnh mẽ, thương mại điện tử ngày càng đóng vai trò quan trọng trong đời sống kinh tế. Các website bán hàng trực tuyến không chỉ giúp doanh nghiệp tiếp cận khách hàng một cách nhanh chóng, thuận tiện mà còn mang lại trải nghiệm mua sắm linh hoạt cho người tiêu dùng. Đặc biệt, lĩnh vực kinh doanh thời trang</w:t>
      </w:r>
      <w:r>
        <w:rPr>
          <w:rFonts w:cs="Times New Roman"/>
          <w:szCs w:val="26"/>
        </w:rPr>
        <w:t>,</w:t>
      </w:r>
      <w:r w:rsidRPr="00FF0F75">
        <w:rPr>
          <w:rFonts w:cs="Times New Roman"/>
          <w:szCs w:val="26"/>
        </w:rPr>
        <w:t xml:space="preserve"> quần áo là một trong những ngành có mức độ cạnh tranh cao và chịu ảnh hưởng lớn từ trải nghiệm người dùng trên nền tảng số. Do đó, việc đảm bảo chất lượng và độ ổn định của website thương mại điện tử là yêu cầu hết sức cần thiết.</w:t>
      </w:r>
    </w:p>
    <w:p w14:paraId="2ADF5E3A" w14:textId="563C301F" w:rsidR="00FF0F75" w:rsidRPr="00FF0F75" w:rsidRDefault="00FF0F75" w:rsidP="00FF0F75">
      <w:pPr>
        <w:spacing w:line="276" w:lineRule="auto"/>
        <w:rPr>
          <w:rFonts w:cs="Times New Roman"/>
          <w:szCs w:val="26"/>
        </w:rPr>
      </w:pPr>
      <w:r w:rsidRPr="00FF0F75">
        <w:rPr>
          <w:rFonts w:cs="Times New Roman"/>
          <w:szCs w:val="26"/>
        </w:rPr>
        <w:t>Kiểm thử phần mềm là một giai đoạn quan trọng trong vòng đời phát triển phần mềm, nhằm phát hiện lỗi, đánh giá mức độ đáp ứng yêu cầu và đảm bảo hệ thống hoạt động đúng như mong đợi. Đối với website bán quần áo, các chức năng như đăng ký</w:t>
      </w:r>
      <w:r w:rsidR="00F94AF1">
        <w:rPr>
          <w:rFonts w:cs="Times New Roman"/>
          <w:szCs w:val="26"/>
        </w:rPr>
        <w:t>,</w:t>
      </w:r>
      <w:r w:rsidRPr="00FF0F75">
        <w:rPr>
          <w:rFonts w:cs="Times New Roman"/>
          <w:szCs w:val="26"/>
        </w:rPr>
        <w:t xml:space="preserve"> đăng nhập, tìm kiếm sản phẩm, lọc theo danh mục, đặt hàng, thanh toán và quản lý đơn hàng cần được kiểm thử kỹ lưỡng để hạn chế tối đa các sự cố có thể ảnh hưởng đến trải nghiệm người dùng và uy tín của doanh nghiệp. Một hệ thống dù có giao diện đẹp nhưng tồn tại nhiều lỗi chức năng vẫn khó có thể đáp ứng nhu cầu thực tế của khách hàng.</w:t>
      </w:r>
    </w:p>
    <w:p w14:paraId="562E926A" w14:textId="3E3BCA35" w:rsidR="00FF0F75" w:rsidRPr="00FF0F75" w:rsidRDefault="00FF0F75" w:rsidP="00FF0F75">
      <w:pPr>
        <w:spacing w:line="276" w:lineRule="auto"/>
        <w:rPr>
          <w:rFonts w:cs="Times New Roman"/>
          <w:szCs w:val="26"/>
        </w:rPr>
      </w:pPr>
      <w:r w:rsidRPr="00FF0F75">
        <w:rPr>
          <w:rFonts w:cs="Times New Roman"/>
          <w:szCs w:val="26"/>
        </w:rPr>
        <w:t>Xuất phát từ tầm quan trọng đó, nhóm em lựa chọn đề tài “Kiểm thử Website</w:t>
      </w:r>
      <w:r w:rsidR="00BF6F4C" w:rsidRPr="001D7FDC">
        <w:rPr>
          <w:rFonts w:cs="Times New Roman"/>
          <w:szCs w:val="26"/>
        </w:rPr>
        <w:t xml:space="preserve"> bán quần áo</w:t>
      </w:r>
      <w:r w:rsidRPr="00FF0F75">
        <w:rPr>
          <w:rFonts w:cs="Times New Roman"/>
          <w:szCs w:val="26"/>
        </w:rPr>
        <w:t xml:space="preserve">” cho đồ án môn học </w:t>
      </w:r>
      <w:r w:rsidR="00BF6F4C">
        <w:rPr>
          <w:rFonts w:cs="Times New Roman"/>
          <w:szCs w:val="26"/>
        </w:rPr>
        <w:t>k</w:t>
      </w:r>
      <w:r w:rsidRPr="00FF0F75">
        <w:rPr>
          <w:rFonts w:cs="Times New Roman"/>
          <w:szCs w:val="26"/>
        </w:rPr>
        <w:t>iểm thử phần mềm. Mục tiêu của đồ án là vận dụng các kiến thức đã học về kiểm thử phần mềm, phân tích yêu cầu và thiết kế test case để đánh giá chất lượng của một website thương mại điện tử trong thực tế. Thông qua việc nghiên cứu nghiệp vụ, xác định các chức năng chính và thực hiện kiểm thử, nhóm em mong muốn phát hiện các lỗi tiềm ẩn, từ đó đưa ra những nhận xét và đề xuất cải thiện phù hợp.</w:t>
      </w:r>
    </w:p>
    <w:p w14:paraId="53B3C0F3" w14:textId="0F907485" w:rsidR="00FF0F75" w:rsidRPr="00FF0F75" w:rsidRDefault="00FF0F75" w:rsidP="00FF0F75">
      <w:pPr>
        <w:spacing w:line="276" w:lineRule="auto"/>
        <w:rPr>
          <w:rFonts w:cs="Times New Roman"/>
          <w:szCs w:val="26"/>
        </w:rPr>
      </w:pPr>
      <w:r w:rsidRPr="00FF0F75">
        <w:rPr>
          <w:rFonts w:cs="Times New Roman"/>
          <w:szCs w:val="26"/>
        </w:rPr>
        <w:t>Trong quá trình thực hiện đồ án, nhóm em đã tiến hành tìm hiểu tổng quan về hệ thống, xây dựng các kịch bản kiểm thử chức năng, thực hiện kiểm thử trên các chức năng cốt lõi của website bán quần áo và tổng hợp kết quả thu được. Bên cạnh đó, nhóm em cũng tham khảo các tài liệu, giáo trình và nguồn thông tin đáng tin cậy để đảm bảo tính khoa học và chính xác cho nội dung báo cáo. Tuy còn nhiều hạn chế về kinh nghiệm và thời gian, nhóm em đã cố gắng hoàn thành đồ án với tinh thần nghiêm túc.</w:t>
      </w:r>
    </w:p>
    <w:p w14:paraId="31FE1F51" w14:textId="77777777" w:rsidR="00FF0F75" w:rsidRPr="00FF0F75" w:rsidRDefault="00FF0F75" w:rsidP="00FF0F75">
      <w:pPr>
        <w:spacing w:line="276" w:lineRule="auto"/>
        <w:rPr>
          <w:rFonts w:cs="Times New Roman"/>
          <w:szCs w:val="26"/>
        </w:rPr>
      </w:pPr>
      <w:r w:rsidRPr="00FF0F75">
        <w:rPr>
          <w:rFonts w:cs="Times New Roman"/>
          <w:szCs w:val="26"/>
        </w:rPr>
        <w:t>Thông qua đồ án này, nhóm em không chỉ củng cố kiến thức lý thuyết về kiểm thử phần mềm mà còn có cơ hội tiếp cận quy trình kiểm thử trong môi trường thực tế, từ đó nâng cao kỹ năng phân tích, đánh giá và làm việc nhóm. Đây cũng là tiền đề quan trọng giúp nhóm em chuẩn bị tốt hơn cho các môn học chuyên ngành cũng như công việc sau này trong lĩnh vực công nghệ thông tin.</w:t>
      </w:r>
    </w:p>
    <w:p w14:paraId="52747898" w14:textId="072E4279" w:rsidR="00035455" w:rsidRPr="00BE2790" w:rsidRDefault="00035455" w:rsidP="00F4078B">
      <w:pPr>
        <w:spacing w:line="276" w:lineRule="auto"/>
        <w:rPr>
          <w:rFonts w:cs="Times New Roman"/>
          <w:szCs w:val="26"/>
        </w:rPr>
        <w:sectPr w:rsidR="00035455" w:rsidRPr="00BE2790" w:rsidSect="007D267A">
          <w:headerReference w:type="default" r:id="rId13"/>
          <w:footerReference w:type="default" r:id="rId14"/>
          <w:pgSz w:w="11907" w:h="16840" w:code="9"/>
          <w:pgMar w:top="1134" w:right="851" w:bottom="1134" w:left="1701" w:header="720" w:footer="720" w:gutter="0"/>
          <w:pgNumType w:fmt="lowerRoman" w:start="1"/>
          <w:cols w:space="720"/>
          <w:titlePg/>
          <w:docGrid w:linePitch="360"/>
        </w:sectPr>
      </w:pPr>
    </w:p>
    <w:p w14:paraId="4C460484" w14:textId="479804DB" w:rsidR="00615A25" w:rsidRPr="00BE2790" w:rsidRDefault="00EA53B9" w:rsidP="00040EF7">
      <w:pPr>
        <w:pStyle w:val="Heading1"/>
        <w:jc w:val="center"/>
        <w:rPr>
          <w:sz w:val="26"/>
          <w:szCs w:val="26"/>
        </w:rPr>
      </w:pPr>
      <w:bookmarkStart w:id="5" w:name="_Toc211185335"/>
      <w:bookmarkStart w:id="6" w:name="_Toc216979571"/>
      <w:bookmarkStart w:id="7" w:name="_Toc217218074"/>
      <w:r w:rsidRPr="00BE2790">
        <w:rPr>
          <w:sz w:val="26"/>
          <w:szCs w:val="26"/>
        </w:rPr>
        <w:lastRenderedPageBreak/>
        <w:t>C</w:t>
      </w:r>
      <w:r w:rsidR="00B9462F" w:rsidRPr="00BE2790">
        <w:rPr>
          <w:sz w:val="26"/>
          <w:szCs w:val="26"/>
        </w:rPr>
        <w:t>HƯƠNG</w:t>
      </w:r>
      <w:r w:rsidRPr="00BE2790">
        <w:rPr>
          <w:sz w:val="26"/>
          <w:szCs w:val="26"/>
        </w:rPr>
        <w:t xml:space="preserve"> </w:t>
      </w:r>
      <w:bookmarkEnd w:id="5"/>
      <w:r w:rsidR="005A7B15" w:rsidRPr="00BE2790">
        <w:rPr>
          <w:sz w:val="26"/>
          <w:szCs w:val="26"/>
        </w:rPr>
        <w:t>1</w:t>
      </w:r>
      <w:r w:rsidR="00953542" w:rsidRPr="00BE2790">
        <w:rPr>
          <w:sz w:val="26"/>
          <w:szCs w:val="26"/>
        </w:rPr>
        <w:t xml:space="preserve">: </w:t>
      </w:r>
      <w:bookmarkEnd w:id="6"/>
      <w:r w:rsidR="00040EF7" w:rsidRPr="00BE2790">
        <w:rPr>
          <w:sz w:val="26"/>
          <w:szCs w:val="26"/>
        </w:rPr>
        <w:t>TỔNG QUAN ĐỀ TÀI</w:t>
      </w:r>
      <w:bookmarkEnd w:id="7"/>
    </w:p>
    <w:p w14:paraId="25A25217" w14:textId="4E1FA5A9" w:rsidR="00A63056" w:rsidRPr="00BE2790" w:rsidRDefault="00672C08" w:rsidP="00672C08">
      <w:pPr>
        <w:pStyle w:val="Heading2"/>
        <w:rPr>
          <w:sz w:val="26"/>
          <w:szCs w:val="26"/>
        </w:rPr>
      </w:pPr>
      <w:bookmarkStart w:id="8" w:name="_Toc217218075"/>
      <w:r w:rsidRPr="00BE2790">
        <w:rPr>
          <w:sz w:val="26"/>
          <w:szCs w:val="26"/>
        </w:rPr>
        <w:t xml:space="preserve">1.1 </w:t>
      </w:r>
      <w:r w:rsidR="00A63056" w:rsidRPr="00BE2790">
        <w:rPr>
          <w:sz w:val="26"/>
          <w:szCs w:val="26"/>
        </w:rPr>
        <w:t>Mô tả đề tài</w:t>
      </w:r>
      <w:bookmarkEnd w:id="8"/>
    </w:p>
    <w:p w14:paraId="5372EE4D" w14:textId="046CF0C0" w:rsidR="00A70FE0" w:rsidRPr="008A35E1" w:rsidRDefault="00A70FE0" w:rsidP="00804B7C">
      <w:pPr>
        <w:rPr>
          <w:rFonts w:cs="Times New Roman"/>
          <w:szCs w:val="26"/>
        </w:rPr>
      </w:pPr>
      <w:r w:rsidRPr="008A35E1">
        <w:rPr>
          <w:rFonts w:cs="Times New Roman"/>
          <w:szCs w:val="26"/>
        </w:rPr>
        <w:t xml:space="preserve">Đề tài “Kiểm thử Website </w:t>
      </w:r>
      <w:r w:rsidR="00804B7C" w:rsidRPr="008A35E1">
        <w:rPr>
          <w:rFonts w:cs="Times New Roman"/>
          <w:szCs w:val="26"/>
        </w:rPr>
        <w:t>bán quần áo</w:t>
      </w:r>
      <w:r w:rsidRPr="008A35E1">
        <w:rPr>
          <w:rFonts w:cs="Times New Roman"/>
          <w:szCs w:val="26"/>
        </w:rPr>
        <w:t>” tập trung vào việc nghiên cứu, phân tích và đánh giá chất lượng của một website bán quần áo trực tuyến thông qua các kỹ thuật kiểm thử phần mềm. Website thương mại điện tử trong phạm vi đề tài đóng vai trò là một hệ thống bán hàng trực tuyến, cho phép người dùng thực hiện các chức năng cơ bản như xem danh mục sản phẩm, tìm kiếm và lọc sản phẩm theo nhiều tiêu chí, xem chi tiết sản phẩm, đặt hàng, thanh toán và theo dõi trạng thái đơn hàng.</w:t>
      </w:r>
    </w:p>
    <w:p w14:paraId="049B3BFF" w14:textId="68A21966" w:rsidR="00A70FE0" w:rsidRPr="008A35E1" w:rsidRDefault="00A70FE0" w:rsidP="00804B7C">
      <w:pPr>
        <w:rPr>
          <w:rFonts w:cs="Times New Roman"/>
          <w:szCs w:val="26"/>
        </w:rPr>
      </w:pPr>
      <w:r w:rsidRPr="008A35E1">
        <w:rPr>
          <w:rFonts w:cs="Times New Roman"/>
          <w:szCs w:val="26"/>
        </w:rPr>
        <w:t>Nội dung chính của đề tài là thực hiện kiểm thử chức năng đối với các chức năng cốt lõi của website bán quần áo nhằm xác định mức độ đáp ứng yêu cầu nghiệp vụ và phát hiện các lỗi có thể xảy ra trong quá trình sử dụng. Trên cơ sở phân tích yêu cầu hệ thống, nhóm tiến hành xây dựng các kịch bản kiểm thử, thiết kế các ca kiểm thử (test case) phù hợp và thực hiện kiểm thử trên từng chức năng cụ thể của hệ thống.</w:t>
      </w:r>
    </w:p>
    <w:p w14:paraId="52594688" w14:textId="77777777" w:rsidR="00A70FE0" w:rsidRPr="008A35E1" w:rsidRDefault="00A70FE0" w:rsidP="00804B7C">
      <w:pPr>
        <w:rPr>
          <w:rFonts w:cs="Times New Roman"/>
          <w:szCs w:val="26"/>
        </w:rPr>
      </w:pPr>
      <w:r w:rsidRPr="008A35E1">
        <w:rPr>
          <w:rFonts w:cs="Times New Roman"/>
          <w:szCs w:val="26"/>
        </w:rPr>
        <w:t>Bên cạnh đó, đề tài còn xem xét các yếu tố liên quan đến trải nghiệm người dùng và tính ổn định của hệ thống, bao gồm việc kiểm tra luồng thao tác mua hàng, tính nhất quán của dữ liệu hiển thị, khả năng xử lý lỗi và phản hồi của hệ thống khi người dùng thực hiện các thao tác không hợp lệ. Kết quả kiểm thử được ghi nhận, tổng hợp và phân tích nhằm đánh giá chất lượng tổng thể của website.</w:t>
      </w:r>
    </w:p>
    <w:p w14:paraId="6A6A41E3" w14:textId="21B205D9" w:rsidR="00246F64" w:rsidRPr="00BE2790" w:rsidRDefault="0078409A" w:rsidP="0078409A">
      <w:pPr>
        <w:pStyle w:val="Heading2"/>
        <w:rPr>
          <w:sz w:val="26"/>
          <w:szCs w:val="26"/>
        </w:rPr>
      </w:pPr>
      <w:bookmarkStart w:id="9" w:name="_Toc217218076"/>
      <w:r w:rsidRPr="00BE2790">
        <w:rPr>
          <w:sz w:val="26"/>
          <w:szCs w:val="26"/>
        </w:rPr>
        <w:t xml:space="preserve">1.2 </w:t>
      </w:r>
      <w:r w:rsidR="00246F64" w:rsidRPr="00BE2790">
        <w:rPr>
          <w:sz w:val="26"/>
          <w:szCs w:val="26"/>
        </w:rPr>
        <w:t>Khảo sát thực trạng</w:t>
      </w:r>
      <w:bookmarkEnd w:id="9"/>
    </w:p>
    <w:p w14:paraId="1BF42747" w14:textId="37A5A7F9" w:rsidR="002F0066" w:rsidRPr="00BE2790" w:rsidRDefault="0078409A" w:rsidP="0078409A">
      <w:pPr>
        <w:pStyle w:val="Heading3"/>
        <w:rPr>
          <w:rFonts w:cs="Times New Roman"/>
          <w:sz w:val="26"/>
          <w:szCs w:val="26"/>
        </w:rPr>
      </w:pPr>
      <w:bookmarkStart w:id="10" w:name="_Toc217218077"/>
      <w:r w:rsidRPr="00BE2790">
        <w:rPr>
          <w:rFonts w:cs="Times New Roman"/>
          <w:sz w:val="26"/>
          <w:szCs w:val="26"/>
        </w:rPr>
        <w:t xml:space="preserve">1.2.1 </w:t>
      </w:r>
      <w:r w:rsidR="002F0066" w:rsidRPr="00BE2790">
        <w:rPr>
          <w:rFonts w:cs="Times New Roman"/>
          <w:sz w:val="26"/>
          <w:szCs w:val="26"/>
        </w:rPr>
        <w:t>Quy trình nghiệp vụ</w:t>
      </w:r>
      <w:bookmarkEnd w:id="10"/>
    </w:p>
    <w:p w14:paraId="0BE38246" w14:textId="359AC80B" w:rsidR="002F0066" w:rsidRPr="001E11ED" w:rsidRDefault="001732D1" w:rsidP="001E11ED">
      <w:pPr>
        <w:rPr>
          <w:rFonts w:cs="Times New Roman"/>
          <w:b/>
          <w:bCs/>
          <w:szCs w:val="26"/>
        </w:rPr>
      </w:pPr>
      <w:r w:rsidRPr="001E11ED">
        <w:rPr>
          <w:rFonts w:cs="Times New Roman"/>
          <w:b/>
          <w:bCs/>
          <w:szCs w:val="26"/>
        </w:rPr>
        <w:t>Quy trình duyệt và lựa chọn sản phẩm:</w:t>
      </w:r>
    </w:p>
    <w:p w14:paraId="29495C20" w14:textId="73F6ED8B" w:rsidR="001732D1" w:rsidRPr="001E11ED" w:rsidRDefault="00445136" w:rsidP="001E11ED">
      <w:pPr>
        <w:rPr>
          <w:rFonts w:cs="Times New Roman"/>
          <w:szCs w:val="26"/>
        </w:rPr>
      </w:pPr>
      <w:r w:rsidRPr="001E11ED">
        <w:rPr>
          <w:rFonts w:cs="Times New Roman"/>
          <w:szCs w:val="26"/>
        </w:rPr>
        <w:t>Người mua truy cập website và duyệt danh mục sản phẩm quần áo theo loại, nhãn hàng hoặc thông qua chức năng tìm kiếm. Hệ thống cho phép lọc và sắp xếp sản phẩm theo các tiêu chí khác nhau. Khi chọn một sản phẩm, người mua có thể xem chi tiết thông tin sản phẩm bao gồm hình ảnh, mô tả,kích thước, giá bán, số lượng tồn kho và đánh giá trước đó, từ đó quyết định mua hàng.</w:t>
      </w:r>
    </w:p>
    <w:p w14:paraId="25CEBFB7" w14:textId="714143A7" w:rsidR="00445136" w:rsidRPr="001E11ED" w:rsidRDefault="00EE7A11" w:rsidP="001E11ED">
      <w:pPr>
        <w:rPr>
          <w:rFonts w:cs="Times New Roman"/>
          <w:b/>
          <w:bCs/>
          <w:szCs w:val="26"/>
        </w:rPr>
      </w:pPr>
      <w:r w:rsidRPr="001E11ED">
        <w:rPr>
          <w:rFonts w:cs="Times New Roman"/>
          <w:b/>
          <w:bCs/>
          <w:szCs w:val="26"/>
        </w:rPr>
        <w:t>Quy trình xử lý giỏ hàng:</w:t>
      </w:r>
    </w:p>
    <w:p w14:paraId="16A854A2" w14:textId="77777777" w:rsidR="00DB2282" w:rsidRPr="001E11ED" w:rsidRDefault="00EE7A11" w:rsidP="001E11ED">
      <w:pPr>
        <w:rPr>
          <w:rFonts w:cs="Times New Roman"/>
          <w:szCs w:val="26"/>
        </w:rPr>
      </w:pPr>
      <w:r w:rsidRPr="001E11ED">
        <w:rPr>
          <w:rFonts w:cs="Times New Roman"/>
          <w:szCs w:val="26"/>
        </w:rPr>
        <w:t>Người mua có thể thêm sản phẩm vào giỏ hàng từ danh sách sản phẩm hoặc trang chi tiết sản phẩm. Giỏ hàng hiển thị danh sách sản phẩm đã chọn, số lượng, giá bán và tổng giá trị đơn hàng. Người mua được phép điều chỉnh số lượng hoặc xóa sản phẩm khỏi giỏ hàng, hệ thống tự động cập nhật lại tổng tiền. Trước khi thanh toán, hệ thống kiểm tra số lượng tồn kho để đảm bảo sản phẩm còn đủ số lượng đáp ứng đơn hàng.</w:t>
      </w:r>
    </w:p>
    <w:p w14:paraId="3FDD1575" w14:textId="1F522090" w:rsidR="00DB2282" w:rsidRPr="001E11ED" w:rsidRDefault="00DB2282" w:rsidP="001E11ED">
      <w:pPr>
        <w:rPr>
          <w:rFonts w:cs="Times New Roman"/>
          <w:b/>
          <w:bCs/>
          <w:szCs w:val="26"/>
        </w:rPr>
      </w:pPr>
      <w:r w:rsidRPr="001E11ED">
        <w:rPr>
          <w:rFonts w:cs="Times New Roman"/>
          <w:b/>
          <w:bCs/>
          <w:szCs w:val="26"/>
        </w:rPr>
        <w:lastRenderedPageBreak/>
        <w:t>Quy trình đặt hàng</w:t>
      </w:r>
      <w:r w:rsidR="00A24453" w:rsidRPr="001E11ED">
        <w:rPr>
          <w:rFonts w:cs="Times New Roman"/>
          <w:b/>
          <w:bCs/>
          <w:szCs w:val="26"/>
        </w:rPr>
        <w:t>:</w:t>
      </w:r>
    </w:p>
    <w:p w14:paraId="596A6506" w14:textId="77777777" w:rsidR="002B5FA2" w:rsidRPr="001E11ED" w:rsidRDefault="002B5FA2" w:rsidP="001E11ED">
      <w:pPr>
        <w:rPr>
          <w:rFonts w:cs="Times New Roman"/>
          <w:szCs w:val="26"/>
        </w:rPr>
      </w:pPr>
      <w:r w:rsidRPr="001E11ED">
        <w:rPr>
          <w:rFonts w:cs="Times New Roman"/>
          <w:szCs w:val="26"/>
        </w:rPr>
        <w:t>Khi người mua nhấn nút “Thanh toán”, hệ thống kiểm tra giỏ hàng và xác thực lại số lượng tồn kho của từng sản phẩm. Nếu thông tin hợp lệ, hệ thống yêu cầu người mua nhập hoặc xác nhận thông tin giao hàng bao gồm họ tên, số điện thoại và địa chỉ nhận hàng. Sau đó, người mua lựa chọn phương thức thanh toán và xác nhận đặt hàng.</w:t>
      </w:r>
    </w:p>
    <w:p w14:paraId="3AF18283" w14:textId="08D57E7C" w:rsidR="00F2426B" w:rsidRPr="001E11ED" w:rsidRDefault="002B5FA2" w:rsidP="001E11ED">
      <w:pPr>
        <w:rPr>
          <w:rFonts w:cs="Times New Roman"/>
          <w:b/>
          <w:bCs/>
          <w:szCs w:val="26"/>
        </w:rPr>
      </w:pPr>
      <w:r w:rsidRPr="001E11ED">
        <w:rPr>
          <w:rFonts w:cs="Times New Roman"/>
          <w:b/>
          <w:bCs/>
          <w:szCs w:val="26"/>
        </w:rPr>
        <w:t>Quy trình thanh toán và xử lý đơn hàng</w:t>
      </w:r>
      <w:r w:rsidR="00F2426B" w:rsidRPr="001E11ED">
        <w:rPr>
          <w:rFonts w:cs="Times New Roman"/>
          <w:b/>
          <w:bCs/>
          <w:szCs w:val="26"/>
        </w:rPr>
        <w:t>:</w:t>
      </w:r>
    </w:p>
    <w:p w14:paraId="3512C1D6" w14:textId="355A05FC" w:rsidR="00664DEB" w:rsidRPr="002C4CD3" w:rsidRDefault="00664DEB" w:rsidP="002C4CD3">
      <w:pPr>
        <w:rPr>
          <w:rFonts w:cs="Times New Roman"/>
          <w:szCs w:val="26"/>
        </w:rPr>
      </w:pPr>
      <w:r w:rsidRPr="002C4CD3">
        <w:rPr>
          <w:rFonts w:cs="Times New Roman"/>
          <w:szCs w:val="26"/>
        </w:rPr>
        <w:t>Thanh toán khi nhận hàng (COD):</w:t>
      </w:r>
      <w:r w:rsidR="002C4CD3">
        <w:rPr>
          <w:rFonts w:cs="Times New Roman"/>
          <w:szCs w:val="26"/>
        </w:rPr>
        <w:t xml:space="preserve"> </w:t>
      </w:r>
      <w:r w:rsidR="0081691F" w:rsidRPr="002C4CD3">
        <w:rPr>
          <w:rFonts w:cs="Times New Roman"/>
          <w:szCs w:val="26"/>
        </w:rPr>
        <w:t>Sau khi người mua xác nhận đơn hàng, hệ thống tạo đơn hàng với trạng thái “Chờ xử lý”. Nhân viên cửa hàng tiếp nhận đơn, chuẩn bị và đóng gói hàng hóa, sau đó tạo đơn giao hàng thông qua API của GHN. Hệ thống lưu lại mã vận đơn GHN và cập nhật trạng thái đơn hàng là “Chờ lấy hàng”. Khi GHN cập nhật trạng thái “Đã giao thành công”, hệ thống tự động chuyển trạng thái đơn hàng sang “Hoàn tất”.</w:t>
      </w:r>
    </w:p>
    <w:p w14:paraId="6617DFB7" w14:textId="7690BDF4" w:rsidR="0081691F" w:rsidRPr="002C4CD3" w:rsidRDefault="0081691F" w:rsidP="002C4CD3">
      <w:pPr>
        <w:rPr>
          <w:rFonts w:cs="Times New Roman"/>
          <w:szCs w:val="26"/>
        </w:rPr>
      </w:pPr>
      <w:r w:rsidRPr="002C4CD3">
        <w:rPr>
          <w:rFonts w:cs="Times New Roman"/>
          <w:szCs w:val="26"/>
        </w:rPr>
        <w:t>Thanh toán trực tuyến qua VNPAY:</w:t>
      </w:r>
      <w:r w:rsidR="002C4CD3">
        <w:rPr>
          <w:rFonts w:cs="Times New Roman"/>
          <w:szCs w:val="26"/>
        </w:rPr>
        <w:t xml:space="preserve"> </w:t>
      </w:r>
      <w:r w:rsidRPr="002C4CD3">
        <w:rPr>
          <w:rFonts w:cs="Times New Roman"/>
          <w:szCs w:val="26"/>
        </w:rPr>
        <w:t>Sau khi xác nhận đơn hàng, hệ thống chuyển hướng người mua đến cổng thanh toán VNPAY. Khi nhận được phản hồi thanh toán thành công, hệ thống cập nhật trạng thái đơn hàng là “Đã thanh toán – Đang giao”. Nhân viên cửa hàng tiếp tục đóng gói hàng hóa và tạo đơn giao hàng qua GHN. Quá trình cập nhật trạng thái giao hàng được GHN gửi về hệ thống. Khi đơn hàng được giao thành công, trạng thái đơn hàng được chuyển sang “Hoàn tất” và hệ thống gửi thông báo xác nhận cho người mua.</w:t>
      </w:r>
    </w:p>
    <w:p w14:paraId="225A6764" w14:textId="77777777" w:rsidR="00F2426B" w:rsidRPr="001E11ED" w:rsidRDefault="00F2426B" w:rsidP="001E11ED">
      <w:pPr>
        <w:rPr>
          <w:rFonts w:cs="Times New Roman"/>
          <w:b/>
          <w:bCs/>
          <w:szCs w:val="26"/>
        </w:rPr>
      </w:pPr>
      <w:r w:rsidRPr="001E11ED">
        <w:rPr>
          <w:rFonts w:cs="Times New Roman"/>
          <w:b/>
          <w:bCs/>
          <w:szCs w:val="26"/>
        </w:rPr>
        <w:t>Quy trình đánh giá sản phẩm và phản hồi khách hàng:</w:t>
      </w:r>
    </w:p>
    <w:p w14:paraId="50085C71" w14:textId="77777777" w:rsidR="00C856D0" w:rsidRPr="001E11ED" w:rsidRDefault="00C856D0" w:rsidP="001E11ED">
      <w:pPr>
        <w:rPr>
          <w:rFonts w:cs="Times New Roman"/>
          <w:szCs w:val="26"/>
        </w:rPr>
      </w:pPr>
      <w:r w:rsidRPr="001E11ED">
        <w:rPr>
          <w:rFonts w:cs="Times New Roman"/>
          <w:szCs w:val="26"/>
        </w:rPr>
        <w:t>Sau khi nhận hàng, người mua có thể đánh giá sản phẩm theo thang điểm từ 1 đến 5 sao và gửi nhận xét. Các đánh giá được hiển thị trên trang chi tiết sản phẩm. Trường hợp phát sinh phản hồi hoặc khiếu nại, quản trị viên tiếp nhận và xử lý các yêu cầu đổi trả hoặc hoàn tiền theo chính sách của cửa hàng.</w:t>
      </w:r>
    </w:p>
    <w:p w14:paraId="0F4A219C" w14:textId="77777777" w:rsidR="00B21F08" w:rsidRPr="001E11ED" w:rsidRDefault="00B21F08" w:rsidP="001E11ED">
      <w:pPr>
        <w:rPr>
          <w:rFonts w:cs="Times New Roman"/>
          <w:b/>
          <w:bCs/>
          <w:szCs w:val="26"/>
        </w:rPr>
      </w:pPr>
      <w:r w:rsidRPr="001E11ED">
        <w:rPr>
          <w:rFonts w:cs="Times New Roman"/>
          <w:b/>
          <w:bCs/>
          <w:szCs w:val="26"/>
        </w:rPr>
        <w:t>Quy trình quản trị hệ thống:</w:t>
      </w:r>
    </w:p>
    <w:p w14:paraId="2B0327F7" w14:textId="382D0FC3" w:rsidR="00E3221F" w:rsidRPr="00E3221F" w:rsidRDefault="00793E24" w:rsidP="00E3221F">
      <w:pPr>
        <w:rPr>
          <w:rFonts w:cs="Times New Roman"/>
          <w:szCs w:val="26"/>
        </w:rPr>
      </w:pPr>
      <w:r w:rsidRPr="00793E24">
        <w:rPr>
          <w:rFonts w:cs="Times New Roman"/>
          <w:szCs w:val="26"/>
        </w:rPr>
        <w:t>Quản trị viên truy cập giao diện quản trị để quản lý sản phẩm, đơn hàng, kho hàng, chương trình khuyến mãi và theo dõi báo cáo doanh thu</w:t>
      </w:r>
      <w:r>
        <w:rPr>
          <w:rFonts w:cs="Times New Roman"/>
          <w:szCs w:val="26"/>
        </w:rPr>
        <w:t>.</w:t>
      </w:r>
    </w:p>
    <w:p w14:paraId="21AD75F4" w14:textId="27066385" w:rsidR="00E3221F" w:rsidRPr="00BE2790" w:rsidRDefault="0078409A" w:rsidP="00C95C5F">
      <w:pPr>
        <w:pStyle w:val="Heading2"/>
        <w:rPr>
          <w:sz w:val="26"/>
          <w:szCs w:val="26"/>
        </w:rPr>
      </w:pPr>
      <w:bookmarkStart w:id="11" w:name="_Toc217218078"/>
      <w:r w:rsidRPr="00BE2790">
        <w:rPr>
          <w:sz w:val="26"/>
          <w:szCs w:val="26"/>
        </w:rPr>
        <w:t xml:space="preserve">1.3 </w:t>
      </w:r>
      <w:r w:rsidR="00E3221F" w:rsidRPr="00BE2790">
        <w:rPr>
          <w:sz w:val="26"/>
          <w:szCs w:val="26"/>
        </w:rPr>
        <w:t>Kế hoạch triển khai</w:t>
      </w:r>
      <w:bookmarkEnd w:id="11"/>
    </w:p>
    <w:p w14:paraId="02276583" w14:textId="7C81C279" w:rsidR="0078409A" w:rsidRPr="00BE2790" w:rsidRDefault="0078409A" w:rsidP="0078409A">
      <w:pPr>
        <w:pStyle w:val="Heading3"/>
        <w:rPr>
          <w:sz w:val="26"/>
          <w:szCs w:val="26"/>
        </w:rPr>
      </w:pPr>
      <w:bookmarkStart w:id="12" w:name="_Toc217218079"/>
      <w:r w:rsidRPr="00BE2790">
        <w:rPr>
          <w:sz w:val="26"/>
          <w:szCs w:val="26"/>
        </w:rPr>
        <w:t>1.3.1 Phạm vi</w:t>
      </w:r>
      <w:bookmarkEnd w:id="12"/>
    </w:p>
    <w:p w14:paraId="33F691E6" w14:textId="3315DA9D" w:rsidR="0078409A" w:rsidRPr="00CF71AF" w:rsidRDefault="00CF71AF" w:rsidP="0078409A">
      <w:pPr>
        <w:rPr>
          <w:rFonts w:cs="Times New Roman"/>
          <w:szCs w:val="26"/>
        </w:rPr>
      </w:pPr>
      <w:r w:rsidRPr="00CF71AF">
        <w:rPr>
          <w:rFonts w:cs="Times New Roman"/>
          <w:szCs w:val="26"/>
        </w:rPr>
        <w:t>Tài liệu này là cơ sở để thực hiện kiểm thử, nghiệm thu và đánh giá dự án “Website bán quần áo”. Phạm vi kiểm thử tập trung vào việc kiểm tra các chức năng và tính năng chính của website, bao gồm luồng nghiệp vụ mua hàng, giao diện người dùng và tính hợp lệ của dữ liệu cũng như cơ sở dữ liệu của hệ thống.</w:t>
      </w:r>
    </w:p>
    <w:p w14:paraId="1633886D" w14:textId="778C9DBC" w:rsidR="0078409A" w:rsidRPr="00BE2790" w:rsidRDefault="0078409A" w:rsidP="00163BD0">
      <w:pPr>
        <w:pStyle w:val="Heading3"/>
        <w:rPr>
          <w:sz w:val="26"/>
          <w:szCs w:val="26"/>
        </w:rPr>
      </w:pPr>
      <w:bookmarkStart w:id="13" w:name="_Toc217218080"/>
      <w:r w:rsidRPr="00BE2790">
        <w:rPr>
          <w:sz w:val="26"/>
          <w:szCs w:val="26"/>
        </w:rPr>
        <w:lastRenderedPageBreak/>
        <w:t xml:space="preserve">1.3.2 </w:t>
      </w:r>
      <w:r w:rsidR="00163BD0" w:rsidRPr="00BE2790">
        <w:rPr>
          <w:sz w:val="26"/>
          <w:szCs w:val="26"/>
        </w:rPr>
        <w:t>Chiến lược kiểm thử</w:t>
      </w:r>
      <w:bookmarkEnd w:id="13"/>
    </w:p>
    <w:p w14:paraId="3BE368DA" w14:textId="7112C96A" w:rsidR="00014E6C" w:rsidRPr="00CD4791" w:rsidRDefault="00CD4791" w:rsidP="00014E6C">
      <w:pPr>
        <w:rPr>
          <w:rFonts w:cs="Times New Roman"/>
          <w:b/>
          <w:bCs/>
          <w:szCs w:val="26"/>
        </w:rPr>
      </w:pPr>
      <w:r w:rsidRPr="00CD4791">
        <w:rPr>
          <w:rFonts w:cs="Times New Roman"/>
          <w:b/>
          <w:bCs/>
          <w:szCs w:val="26"/>
        </w:rPr>
        <w:t>Phân công nhân sự</w:t>
      </w:r>
    </w:p>
    <w:tbl>
      <w:tblPr>
        <w:tblW w:w="0" w:type="auto"/>
        <w:jc w:val="center"/>
        <w:tblLook w:val="06A0" w:firstRow="1" w:lastRow="0" w:firstColumn="1" w:lastColumn="0" w:noHBand="1" w:noVBand="1"/>
      </w:tblPr>
      <w:tblGrid>
        <w:gridCol w:w="778"/>
        <w:gridCol w:w="2439"/>
        <w:gridCol w:w="2472"/>
        <w:gridCol w:w="3646"/>
      </w:tblGrid>
      <w:tr w:rsidR="00014E6C" w:rsidRPr="00BE2790" w14:paraId="1A4422F8" w14:textId="77777777" w:rsidTr="00BC0C41">
        <w:trPr>
          <w:trHeight w:val="300"/>
          <w:jc w:val="center"/>
        </w:trPr>
        <w:tc>
          <w:tcPr>
            <w:tcW w:w="7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338D89D2" w14:textId="77777777" w:rsidR="00014E6C" w:rsidRPr="00CD4791" w:rsidRDefault="00014E6C">
            <w:pPr>
              <w:spacing w:line="360" w:lineRule="auto"/>
              <w:rPr>
                <w:rFonts w:eastAsia="Arial" w:cs="Times New Roman"/>
                <w:b/>
                <w:bCs/>
                <w:color w:val="1B1C1D"/>
                <w:szCs w:val="26"/>
              </w:rPr>
            </w:pPr>
            <w:r w:rsidRPr="00CD4791">
              <w:rPr>
                <w:rFonts w:eastAsia="Arial" w:cs="Times New Roman"/>
                <w:b/>
                <w:bCs/>
                <w:color w:val="1B1C1D"/>
                <w:szCs w:val="26"/>
              </w:rPr>
              <w:t>STT</w:t>
            </w:r>
          </w:p>
        </w:tc>
        <w:tc>
          <w:tcPr>
            <w:tcW w:w="243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57ED0FA2" w14:textId="77777777" w:rsidR="00014E6C" w:rsidRPr="00CD4791" w:rsidRDefault="00014E6C">
            <w:pPr>
              <w:spacing w:line="360" w:lineRule="auto"/>
              <w:rPr>
                <w:rFonts w:eastAsia="Arial" w:cs="Times New Roman"/>
                <w:b/>
                <w:bCs/>
                <w:color w:val="1B1C1D"/>
                <w:szCs w:val="26"/>
              </w:rPr>
            </w:pPr>
            <w:r w:rsidRPr="00CD4791">
              <w:rPr>
                <w:rFonts w:eastAsia="Arial" w:cs="Times New Roman"/>
                <w:b/>
                <w:bCs/>
                <w:color w:val="1B1C1D"/>
                <w:szCs w:val="26"/>
              </w:rPr>
              <w:t>Người thực hiện</w:t>
            </w:r>
          </w:p>
        </w:tc>
        <w:tc>
          <w:tcPr>
            <w:tcW w:w="24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3C7DAB98" w14:textId="77777777" w:rsidR="00014E6C" w:rsidRPr="00CD4791" w:rsidRDefault="00014E6C">
            <w:pPr>
              <w:spacing w:line="360" w:lineRule="auto"/>
              <w:rPr>
                <w:rFonts w:eastAsia="Arial" w:cs="Times New Roman"/>
                <w:b/>
                <w:bCs/>
                <w:color w:val="1B1C1D"/>
                <w:szCs w:val="26"/>
              </w:rPr>
            </w:pPr>
            <w:r w:rsidRPr="00CD4791">
              <w:rPr>
                <w:rFonts w:eastAsia="Arial" w:cs="Times New Roman"/>
                <w:b/>
                <w:bCs/>
                <w:color w:val="1B1C1D"/>
                <w:szCs w:val="26"/>
              </w:rPr>
              <w:t>Vai trò</w:t>
            </w:r>
          </w:p>
        </w:tc>
        <w:tc>
          <w:tcPr>
            <w:tcW w:w="36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3C2CB5B8" w14:textId="77777777" w:rsidR="00014E6C" w:rsidRPr="00CD4791" w:rsidRDefault="00014E6C">
            <w:pPr>
              <w:spacing w:line="360" w:lineRule="auto"/>
              <w:rPr>
                <w:rFonts w:eastAsia="Arial" w:cs="Times New Roman"/>
                <w:b/>
                <w:bCs/>
                <w:color w:val="1B1C1D"/>
                <w:szCs w:val="26"/>
              </w:rPr>
            </w:pPr>
            <w:r w:rsidRPr="00CD4791">
              <w:rPr>
                <w:rFonts w:eastAsia="Arial" w:cs="Times New Roman"/>
                <w:b/>
                <w:bCs/>
                <w:color w:val="1B1C1D"/>
                <w:szCs w:val="26"/>
              </w:rPr>
              <w:t>Công việc cụ thể</w:t>
            </w:r>
          </w:p>
        </w:tc>
      </w:tr>
      <w:tr w:rsidR="00014E6C" w:rsidRPr="00BE2790" w14:paraId="7069CA64" w14:textId="77777777" w:rsidTr="00BC0C41">
        <w:trPr>
          <w:trHeight w:val="300"/>
          <w:jc w:val="center"/>
        </w:trPr>
        <w:tc>
          <w:tcPr>
            <w:tcW w:w="7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FE56BD" w14:textId="77777777" w:rsidR="00014E6C" w:rsidRPr="00BE2790" w:rsidRDefault="00014E6C" w:rsidP="00C467B6">
            <w:pPr>
              <w:rPr>
                <w:szCs w:val="26"/>
              </w:rPr>
            </w:pPr>
            <w:r w:rsidRPr="00BE2790">
              <w:rPr>
                <w:szCs w:val="26"/>
              </w:rPr>
              <w:t>1</w:t>
            </w:r>
          </w:p>
        </w:tc>
        <w:tc>
          <w:tcPr>
            <w:tcW w:w="24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5277EA" w14:textId="59A130C0" w:rsidR="00014E6C" w:rsidRPr="00BE2790" w:rsidRDefault="00C467B6" w:rsidP="00C467B6">
            <w:pPr>
              <w:rPr>
                <w:szCs w:val="26"/>
              </w:rPr>
            </w:pPr>
            <w:r w:rsidRPr="00BE2790">
              <w:rPr>
                <w:szCs w:val="26"/>
              </w:rPr>
              <w:t>Trần Hữu Nam</w:t>
            </w:r>
          </w:p>
        </w:tc>
        <w:tc>
          <w:tcPr>
            <w:tcW w:w="24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CF0B06" w14:textId="6A75D58B" w:rsidR="00014E6C" w:rsidRPr="00BE2790" w:rsidRDefault="00603E59" w:rsidP="00C467B6">
            <w:pPr>
              <w:rPr>
                <w:szCs w:val="26"/>
              </w:rPr>
            </w:pPr>
            <w:r w:rsidRPr="00BE2790">
              <w:rPr>
                <w:szCs w:val="26"/>
              </w:rPr>
              <w:t>Kiểm thử viên/Lập trình viên</w:t>
            </w:r>
          </w:p>
        </w:tc>
        <w:tc>
          <w:tcPr>
            <w:tcW w:w="3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494DF3" w14:textId="77777777" w:rsidR="00A56116" w:rsidRPr="00BE2790" w:rsidRDefault="00A56116" w:rsidP="00C467B6">
            <w:pPr>
              <w:rPr>
                <w:szCs w:val="26"/>
              </w:rPr>
            </w:pPr>
            <w:r w:rsidRPr="00BE2790">
              <w:rPr>
                <w:szCs w:val="26"/>
              </w:rPr>
              <w:t>Lập kế hoạch kiểm thử</w:t>
            </w:r>
          </w:p>
          <w:p w14:paraId="474064E7" w14:textId="77777777" w:rsidR="00A56116" w:rsidRPr="00BE2790" w:rsidRDefault="00A56116" w:rsidP="00C467B6">
            <w:pPr>
              <w:rPr>
                <w:szCs w:val="26"/>
              </w:rPr>
            </w:pPr>
            <w:r w:rsidRPr="00BE2790">
              <w:rPr>
                <w:szCs w:val="26"/>
              </w:rPr>
              <w:t>Thực hiện kiểm thử hệ thống</w:t>
            </w:r>
          </w:p>
          <w:p w14:paraId="0C6BD50D" w14:textId="77777777" w:rsidR="00A56116" w:rsidRPr="00BE2790" w:rsidRDefault="00A56116" w:rsidP="00C467B6">
            <w:pPr>
              <w:rPr>
                <w:szCs w:val="26"/>
              </w:rPr>
            </w:pPr>
            <w:r w:rsidRPr="00BE2790">
              <w:rPr>
                <w:szCs w:val="26"/>
              </w:rPr>
              <w:t>Viết mã CI/CD trong GitHub Actions</w:t>
            </w:r>
          </w:p>
          <w:p w14:paraId="7C5F55C1" w14:textId="1FD9131D" w:rsidR="00014E6C" w:rsidRPr="00CD4791" w:rsidRDefault="00A56116" w:rsidP="00C467B6">
            <w:pPr>
              <w:rPr>
                <w:rFonts w:eastAsia="Arial" w:cs="Times New Roman"/>
                <w:szCs w:val="26"/>
              </w:rPr>
            </w:pPr>
            <w:r w:rsidRPr="00BE2790">
              <w:rPr>
                <w:szCs w:val="26"/>
              </w:rPr>
              <w:t>Ghi chép tài kiểm thử</w:t>
            </w:r>
          </w:p>
        </w:tc>
      </w:tr>
      <w:tr w:rsidR="00014E6C" w:rsidRPr="00BE2790" w14:paraId="029A1C2A" w14:textId="77777777" w:rsidTr="00BC0C41">
        <w:trPr>
          <w:trHeight w:val="300"/>
          <w:jc w:val="center"/>
        </w:trPr>
        <w:tc>
          <w:tcPr>
            <w:tcW w:w="7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865325" w14:textId="77777777" w:rsidR="00014E6C" w:rsidRPr="00BE2790" w:rsidRDefault="00014E6C" w:rsidP="00C467B6">
            <w:pPr>
              <w:rPr>
                <w:szCs w:val="26"/>
              </w:rPr>
            </w:pPr>
            <w:r w:rsidRPr="00BE2790">
              <w:rPr>
                <w:szCs w:val="26"/>
              </w:rPr>
              <w:t>2</w:t>
            </w:r>
          </w:p>
        </w:tc>
        <w:tc>
          <w:tcPr>
            <w:tcW w:w="24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CB2E25" w14:textId="0A1C4279" w:rsidR="00014E6C" w:rsidRPr="00CD4791" w:rsidRDefault="00C467B6" w:rsidP="00014E6C">
            <w:pPr>
              <w:rPr>
                <w:rFonts w:eastAsia="Arial" w:cs="Times New Roman"/>
                <w:szCs w:val="26"/>
              </w:rPr>
            </w:pPr>
            <w:r w:rsidRPr="00BE2790">
              <w:rPr>
                <w:szCs w:val="26"/>
              </w:rPr>
              <w:t>Phạm Thanh Phong</w:t>
            </w:r>
          </w:p>
        </w:tc>
        <w:tc>
          <w:tcPr>
            <w:tcW w:w="24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DCA3D8" w14:textId="77777777" w:rsidR="00014E6C" w:rsidRPr="00BE2790" w:rsidRDefault="00014E6C" w:rsidP="00C467B6">
            <w:pPr>
              <w:rPr>
                <w:szCs w:val="26"/>
              </w:rPr>
            </w:pPr>
          </w:p>
          <w:p w14:paraId="1A867681" w14:textId="032534D3" w:rsidR="00014E6C" w:rsidRPr="00BE2790" w:rsidRDefault="00603E59" w:rsidP="00C467B6">
            <w:pPr>
              <w:rPr>
                <w:szCs w:val="26"/>
              </w:rPr>
            </w:pPr>
            <w:r w:rsidRPr="00BE2790">
              <w:rPr>
                <w:szCs w:val="26"/>
              </w:rPr>
              <w:t>Kiểm thử viên/Lập trình viên</w:t>
            </w:r>
          </w:p>
        </w:tc>
        <w:tc>
          <w:tcPr>
            <w:tcW w:w="3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E82F07" w14:textId="77777777" w:rsidR="0002688B" w:rsidRPr="00BE2790" w:rsidRDefault="0002688B" w:rsidP="00C467B6">
            <w:pPr>
              <w:rPr>
                <w:szCs w:val="26"/>
              </w:rPr>
            </w:pPr>
            <w:r w:rsidRPr="00BE2790">
              <w:rPr>
                <w:szCs w:val="26"/>
              </w:rPr>
              <w:t>Thiết kế Test Case</w:t>
            </w:r>
          </w:p>
          <w:p w14:paraId="7860FAA7" w14:textId="77777777" w:rsidR="0002688B" w:rsidRPr="00BE2790" w:rsidRDefault="0002688B" w:rsidP="00C467B6">
            <w:pPr>
              <w:rPr>
                <w:szCs w:val="26"/>
              </w:rPr>
            </w:pPr>
            <w:r w:rsidRPr="00BE2790">
              <w:rPr>
                <w:szCs w:val="26"/>
              </w:rPr>
              <w:t>Thực hiện kiểm thử đơn vị và kiểm thử tích hợp</w:t>
            </w:r>
          </w:p>
          <w:p w14:paraId="3B7CD413" w14:textId="77777777" w:rsidR="0002688B" w:rsidRPr="00BE2790" w:rsidRDefault="0002688B" w:rsidP="00C467B6">
            <w:pPr>
              <w:rPr>
                <w:szCs w:val="26"/>
              </w:rPr>
            </w:pPr>
            <w:r w:rsidRPr="00BE2790">
              <w:rPr>
                <w:szCs w:val="26"/>
              </w:rPr>
              <w:t>Lập review checklist</w:t>
            </w:r>
          </w:p>
          <w:p w14:paraId="548EBA9E" w14:textId="3EE0BD09" w:rsidR="00014E6C" w:rsidRPr="00CD4791" w:rsidRDefault="0002688B" w:rsidP="00C467B6">
            <w:pPr>
              <w:rPr>
                <w:rFonts w:eastAsia="Arial" w:cs="Times New Roman"/>
                <w:szCs w:val="26"/>
              </w:rPr>
            </w:pPr>
            <w:r w:rsidRPr="00BE2790">
              <w:rPr>
                <w:szCs w:val="26"/>
              </w:rPr>
              <w:t>Ghi chép tài liệu kiểm thử</w:t>
            </w:r>
          </w:p>
        </w:tc>
      </w:tr>
    </w:tbl>
    <w:p w14:paraId="2602FFB4" w14:textId="77777777" w:rsidR="00CD4791" w:rsidRPr="00BE2790" w:rsidRDefault="00CD4791" w:rsidP="00E3221F">
      <w:pPr>
        <w:rPr>
          <w:szCs w:val="26"/>
        </w:rPr>
      </w:pPr>
    </w:p>
    <w:p w14:paraId="09C3DC6E" w14:textId="77777777" w:rsidR="008C243D" w:rsidRPr="00BE2790" w:rsidRDefault="008C243D" w:rsidP="00E3221F">
      <w:pPr>
        <w:rPr>
          <w:b/>
          <w:szCs w:val="26"/>
        </w:rPr>
      </w:pPr>
      <w:r w:rsidRPr="00BE2790">
        <w:rPr>
          <w:b/>
          <w:szCs w:val="26"/>
        </w:rPr>
        <w:t>Môi trường kiểm thử</w:t>
      </w:r>
    </w:p>
    <w:tbl>
      <w:tblPr>
        <w:tblW w:w="9475" w:type="dxa"/>
        <w:tblLook w:val="06A0" w:firstRow="1" w:lastRow="0" w:firstColumn="1" w:lastColumn="0" w:noHBand="1" w:noVBand="1"/>
      </w:tblPr>
      <w:tblGrid>
        <w:gridCol w:w="4020"/>
        <w:gridCol w:w="5455"/>
      </w:tblGrid>
      <w:tr w:rsidR="0011760B" w:rsidRPr="00BE2790" w14:paraId="0576D8A4"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38697DBD" w14:textId="77777777" w:rsidR="0011760B" w:rsidRPr="0011760B" w:rsidRDefault="0011760B">
            <w:pPr>
              <w:spacing w:line="360" w:lineRule="auto"/>
              <w:rPr>
                <w:rFonts w:eastAsia="Arial" w:cs="Times New Roman"/>
                <w:b/>
                <w:bCs/>
                <w:szCs w:val="26"/>
              </w:rPr>
            </w:pPr>
            <w:r w:rsidRPr="0011760B">
              <w:rPr>
                <w:rFonts w:eastAsia="Arial" w:cs="Times New Roman"/>
                <w:b/>
                <w:bCs/>
                <w:szCs w:val="26"/>
              </w:rPr>
              <w:t>Mục đích</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42099A72" w14:textId="77777777" w:rsidR="0011760B" w:rsidRPr="0011760B" w:rsidRDefault="0011760B">
            <w:pPr>
              <w:spacing w:line="360" w:lineRule="auto"/>
              <w:rPr>
                <w:rFonts w:eastAsia="Arial" w:cs="Times New Roman"/>
                <w:b/>
                <w:bCs/>
                <w:szCs w:val="26"/>
              </w:rPr>
            </w:pPr>
            <w:r w:rsidRPr="0011760B">
              <w:rPr>
                <w:rFonts w:eastAsia="Arial" w:cs="Times New Roman"/>
                <w:b/>
                <w:bCs/>
                <w:szCs w:val="26"/>
              </w:rPr>
              <w:t>Thành phần</w:t>
            </w:r>
          </w:p>
        </w:tc>
      </w:tr>
      <w:tr w:rsidR="0011760B" w:rsidRPr="00BE2790" w14:paraId="53E685D4"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629C54" w14:textId="77777777" w:rsidR="0011760B" w:rsidRPr="0011760B" w:rsidRDefault="0011760B">
            <w:pPr>
              <w:spacing w:line="360" w:lineRule="auto"/>
              <w:rPr>
                <w:rFonts w:eastAsia="Arial" w:cs="Times New Roman"/>
                <w:szCs w:val="26"/>
              </w:rPr>
            </w:pPr>
            <w:r w:rsidRPr="0011760B">
              <w:rPr>
                <w:rFonts w:eastAsia="Arial" w:cs="Times New Roman"/>
                <w:szCs w:val="26"/>
              </w:rPr>
              <w:t>Môi trường trình duyệt</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142BF0" w14:textId="7C180F98" w:rsidR="0011760B" w:rsidRPr="0011760B" w:rsidRDefault="0011760B">
            <w:pPr>
              <w:spacing w:line="360" w:lineRule="auto"/>
              <w:rPr>
                <w:rFonts w:eastAsia="Arial" w:cs="Times New Roman"/>
                <w:szCs w:val="26"/>
              </w:rPr>
            </w:pPr>
            <w:r w:rsidRPr="0011760B">
              <w:rPr>
                <w:rFonts w:eastAsia="Arial" w:cs="Times New Roman"/>
                <w:szCs w:val="26"/>
              </w:rPr>
              <w:t>Chrome, Firefox</w:t>
            </w:r>
          </w:p>
        </w:tc>
      </w:tr>
      <w:tr w:rsidR="0011760B" w:rsidRPr="00BE2790" w14:paraId="6AB70EBD"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A90895" w14:textId="6F2FD914" w:rsidR="0011760B" w:rsidRPr="0011760B" w:rsidRDefault="0011760B">
            <w:pPr>
              <w:spacing w:line="360" w:lineRule="auto"/>
              <w:rPr>
                <w:rFonts w:eastAsia="Arial" w:cs="Times New Roman"/>
                <w:szCs w:val="26"/>
              </w:rPr>
            </w:pPr>
            <w:r w:rsidRPr="0011760B">
              <w:rPr>
                <w:rFonts w:eastAsia="Arial" w:cs="Times New Roman"/>
                <w:szCs w:val="26"/>
              </w:rPr>
              <w:t>Frontend</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BB0B8D" w14:textId="3960BE35" w:rsidR="0011760B" w:rsidRPr="0011760B" w:rsidRDefault="00CD56CE">
            <w:pPr>
              <w:spacing w:line="360" w:lineRule="auto"/>
              <w:rPr>
                <w:rFonts w:eastAsia="Arial" w:cs="Times New Roman"/>
                <w:szCs w:val="26"/>
              </w:rPr>
            </w:pPr>
            <w:r w:rsidRPr="00BE2790">
              <w:rPr>
                <w:rFonts w:ascii="Arial" w:eastAsia="Arial" w:hAnsi="Arial" w:cs="Arial"/>
                <w:szCs w:val="26"/>
              </w:rPr>
              <w:t>Vite, ReactJS, TypeScript</w:t>
            </w:r>
          </w:p>
        </w:tc>
      </w:tr>
      <w:tr w:rsidR="0011760B" w:rsidRPr="00BE2790" w14:paraId="489315E0"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BD65CB" w14:textId="5283235F" w:rsidR="0011760B" w:rsidRPr="0011760B" w:rsidRDefault="0011760B">
            <w:pPr>
              <w:spacing w:line="360" w:lineRule="auto"/>
              <w:rPr>
                <w:rFonts w:eastAsia="Arial" w:cs="Times New Roman"/>
                <w:szCs w:val="26"/>
              </w:rPr>
            </w:pPr>
            <w:r w:rsidRPr="0011760B">
              <w:rPr>
                <w:rFonts w:eastAsia="Arial" w:cs="Times New Roman"/>
                <w:szCs w:val="26"/>
              </w:rPr>
              <w:t>Backend</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F6DD42" w14:textId="76A16AF3" w:rsidR="0011760B" w:rsidRPr="0011760B" w:rsidRDefault="00AD15B2">
            <w:pPr>
              <w:spacing w:line="360" w:lineRule="auto"/>
              <w:rPr>
                <w:rFonts w:eastAsia="Arial" w:cs="Times New Roman"/>
                <w:szCs w:val="26"/>
              </w:rPr>
            </w:pPr>
            <w:r w:rsidRPr="00BE2790">
              <w:rPr>
                <w:rFonts w:ascii="Arial" w:eastAsia="Arial" w:hAnsi="Arial" w:cs="Arial"/>
                <w:szCs w:val="26"/>
              </w:rPr>
              <w:t>Spring Boot, Maven</w:t>
            </w:r>
          </w:p>
        </w:tc>
      </w:tr>
      <w:tr w:rsidR="0011760B" w:rsidRPr="00BE2790" w14:paraId="1F8D9E71"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BB179A" w14:textId="77777777" w:rsidR="0011760B" w:rsidRPr="0011760B" w:rsidRDefault="0011760B">
            <w:pPr>
              <w:spacing w:line="360" w:lineRule="auto"/>
              <w:rPr>
                <w:rFonts w:eastAsia="Arial" w:cs="Times New Roman"/>
                <w:szCs w:val="26"/>
              </w:rPr>
            </w:pPr>
            <w:r w:rsidRPr="0011760B">
              <w:rPr>
                <w:rFonts w:eastAsia="Arial" w:cs="Times New Roman"/>
                <w:szCs w:val="26"/>
              </w:rPr>
              <w:t>Quản lý mã nguồn</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8557FF" w14:textId="77777777" w:rsidR="0011760B" w:rsidRPr="0011760B" w:rsidRDefault="0011760B">
            <w:pPr>
              <w:spacing w:line="360" w:lineRule="auto"/>
              <w:rPr>
                <w:rFonts w:eastAsia="Arial" w:cs="Times New Roman"/>
                <w:szCs w:val="26"/>
              </w:rPr>
            </w:pPr>
            <w:r w:rsidRPr="0011760B">
              <w:rPr>
                <w:rFonts w:eastAsia="Arial" w:cs="Times New Roman"/>
                <w:szCs w:val="26"/>
              </w:rPr>
              <w:t>GitHub</w:t>
            </w:r>
          </w:p>
        </w:tc>
      </w:tr>
      <w:tr w:rsidR="0011760B" w:rsidRPr="00BE2790" w14:paraId="719861B3"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040F7F" w14:textId="77777777" w:rsidR="0011760B" w:rsidRPr="0011760B" w:rsidRDefault="0011760B">
            <w:pPr>
              <w:spacing w:line="360" w:lineRule="auto"/>
              <w:rPr>
                <w:rFonts w:eastAsia="Arial" w:cs="Times New Roman"/>
                <w:szCs w:val="26"/>
              </w:rPr>
            </w:pPr>
            <w:r w:rsidRPr="0011760B">
              <w:rPr>
                <w:rFonts w:eastAsia="Arial" w:cs="Times New Roman"/>
                <w:szCs w:val="26"/>
              </w:rPr>
              <w:t>CI/CD</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D348B1" w14:textId="7E639A9F" w:rsidR="0011760B" w:rsidRPr="0011760B" w:rsidRDefault="0011760B">
            <w:pPr>
              <w:spacing w:line="360" w:lineRule="auto"/>
              <w:rPr>
                <w:rFonts w:eastAsia="Arial" w:cs="Times New Roman"/>
                <w:szCs w:val="26"/>
              </w:rPr>
            </w:pPr>
            <w:r w:rsidRPr="0011760B">
              <w:rPr>
                <w:rFonts w:eastAsia="Arial" w:cs="Times New Roman"/>
                <w:szCs w:val="26"/>
              </w:rPr>
              <w:t>GitHub Actions</w:t>
            </w:r>
            <w:r w:rsidR="00C5143A" w:rsidRPr="00BE2790">
              <w:rPr>
                <w:rFonts w:eastAsia="Arial" w:cs="Times New Roman"/>
                <w:szCs w:val="26"/>
              </w:rPr>
              <w:t xml:space="preserve"> </w:t>
            </w:r>
          </w:p>
        </w:tc>
      </w:tr>
      <w:tr w:rsidR="0011760B" w:rsidRPr="00BE2790" w14:paraId="591BA5A1"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E90117" w14:textId="77777777" w:rsidR="0011760B" w:rsidRPr="0011760B" w:rsidRDefault="0011760B">
            <w:pPr>
              <w:spacing w:line="360" w:lineRule="auto"/>
              <w:rPr>
                <w:rFonts w:eastAsia="Arial" w:cs="Times New Roman"/>
                <w:szCs w:val="26"/>
              </w:rPr>
            </w:pPr>
            <w:r w:rsidRPr="0011760B">
              <w:rPr>
                <w:rFonts w:eastAsia="Arial" w:cs="Times New Roman"/>
                <w:szCs w:val="26"/>
              </w:rPr>
              <w:t>Triển khai trên môi trường Production</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462C3C" w14:textId="4E2FB627" w:rsidR="0011760B" w:rsidRPr="0011760B" w:rsidRDefault="0011760B">
            <w:pPr>
              <w:spacing w:line="360" w:lineRule="auto"/>
              <w:rPr>
                <w:rFonts w:eastAsia="Arial" w:cs="Times New Roman"/>
                <w:szCs w:val="26"/>
              </w:rPr>
            </w:pPr>
            <w:r w:rsidRPr="0011760B">
              <w:rPr>
                <w:rFonts w:eastAsia="Arial" w:cs="Times New Roman"/>
                <w:szCs w:val="26"/>
              </w:rPr>
              <w:t>Frontend và Backend</w:t>
            </w:r>
            <w:r w:rsidR="00485306" w:rsidRPr="00BE2790">
              <w:rPr>
                <w:rFonts w:eastAsia="Arial" w:cs="Times New Roman"/>
                <w:szCs w:val="26"/>
              </w:rPr>
              <w:t>,</w:t>
            </w:r>
            <w:r w:rsidR="00C5143A" w:rsidRPr="00BE2790">
              <w:rPr>
                <w:rFonts w:eastAsia="Arial" w:cs="Times New Roman"/>
                <w:szCs w:val="26"/>
              </w:rPr>
              <w:t xml:space="preserve"> </w:t>
            </w:r>
            <w:r w:rsidRPr="0011760B">
              <w:rPr>
                <w:rFonts w:eastAsia="Arial" w:cs="Times New Roman"/>
                <w:szCs w:val="26"/>
              </w:rPr>
              <w:t xml:space="preserve">Database MySQL </w:t>
            </w:r>
            <w:r w:rsidR="00D16563" w:rsidRPr="00BE2790">
              <w:rPr>
                <w:rFonts w:eastAsia="Arial" w:cs="Times New Roman"/>
                <w:szCs w:val="26"/>
              </w:rPr>
              <w:t>được deploy trên railway</w:t>
            </w:r>
            <w:r w:rsidRPr="00BE2790">
              <w:rPr>
                <w:rFonts w:eastAsia="Arial" w:cs="Times New Roman"/>
                <w:szCs w:val="26"/>
              </w:rPr>
              <w:t xml:space="preserve"> </w:t>
            </w:r>
          </w:p>
        </w:tc>
      </w:tr>
    </w:tbl>
    <w:p w14:paraId="5F0D9283" w14:textId="77777777" w:rsidR="00127C81" w:rsidRPr="00BE2790" w:rsidRDefault="00127C81" w:rsidP="00E3221F">
      <w:pPr>
        <w:rPr>
          <w:b/>
          <w:szCs w:val="26"/>
        </w:rPr>
      </w:pPr>
    </w:p>
    <w:p w14:paraId="6B4DDB81" w14:textId="6FF77482" w:rsidR="006358D5" w:rsidRPr="00BE2790" w:rsidRDefault="009536C5" w:rsidP="00C95C5F">
      <w:pPr>
        <w:pStyle w:val="Heading2"/>
        <w:rPr>
          <w:sz w:val="26"/>
          <w:szCs w:val="26"/>
        </w:rPr>
      </w:pPr>
      <w:bookmarkStart w:id="14" w:name="_Toc217218081"/>
      <w:r w:rsidRPr="00BE2790">
        <w:rPr>
          <w:sz w:val="26"/>
          <w:szCs w:val="26"/>
        </w:rPr>
        <w:t xml:space="preserve">1.4 Yêu cầu </w:t>
      </w:r>
      <w:r w:rsidR="00E578BA" w:rsidRPr="00BE2790">
        <w:rPr>
          <w:sz w:val="26"/>
          <w:szCs w:val="26"/>
        </w:rPr>
        <w:t>người dùng (User Requirement)</w:t>
      </w:r>
      <w:bookmarkEnd w:id="14"/>
    </w:p>
    <w:p w14:paraId="31959C34" w14:textId="77777777" w:rsidR="00C95C5F" w:rsidRPr="00BE2790" w:rsidRDefault="00C95C5F" w:rsidP="002A5A30">
      <w:pPr>
        <w:pStyle w:val="Heading3"/>
        <w:rPr>
          <w:sz w:val="26"/>
          <w:szCs w:val="26"/>
        </w:rPr>
      </w:pPr>
      <w:bookmarkStart w:id="15" w:name="_Toc217218082"/>
      <w:r w:rsidRPr="00BE2790">
        <w:rPr>
          <w:sz w:val="26"/>
          <w:szCs w:val="26"/>
        </w:rPr>
        <w:t>1.4.1 Yêu cầu chức năng</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340"/>
        <w:gridCol w:w="2340"/>
        <w:gridCol w:w="2340"/>
        <w:gridCol w:w="2340"/>
      </w:tblGrid>
      <w:tr w:rsidR="002A5A30" w:rsidRPr="00BE2790" w14:paraId="1CB5B862" w14:textId="77777777" w:rsidTr="00683449">
        <w:trPr>
          <w:trHeight w:val="300"/>
        </w:trPr>
        <w:tc>
          <w:tcPr>
            <w:tcW w:w="2340" w:type="dxa"/>
          </w:tcPr>
          <w:p w14:paraId="31ED389F" w14:textId="77777777" w:rsidR="002A5A30" w:rsidRPr="00BE2790" w:rsidRDefault="002A5A30">
            <w:pPr>
              <w:rPr>
                <w:rFonts w:eastAsia="Times New Roman" w:cs="Times New Roman"/>
                <w:b/>
                <w:szCs w:val="26"/>
              </w:rPr>
            </w:pPr>
            <w:r w:rsidRPr="00BE2790">
              <w:rPr>
                <w:rFonts w:eastAsia="Times New Roman" w:cs="Times New Roman"/>
                <w:b/>
                <w:szCs w:val="26"/>
              </w:rPr>
              <w:t xml:space="preserve">Mã yêu cầu </w:t>
            </w:r>
          </w:p>
        </w:tc>
        <w:tc>
          <w:tcPr>
            <w:tcW w:w="2340" w:type="dxa"/>
          </w:tcPr>
          <w:p w14:paraId="74A20BE4" w14:textId="77777777" w:rsidR="002A5A30" w:rsidRPr="00BE2790" w:rsidRDefault="002A5A30">
            <w:pPr>
              <w:rPr>
                <w:rFonts w:eastAsia="Times New Roman" w:cs="Times New Roman"/>
                <w:b/>
                <w:szCs w:val="26"/>
              </w:rPr>
            </w:pPr>
            <w:r w:rsidRPr="00BE2790">
              <w:rPr>
                <w:rFonts w:eastAsia="Times New Roman" w:cs="Times New Roman"/>
                <w:b/>
                <w:szCs w:val="26"/>
              </w:rPr>
              <w:t xml:space="preserve">Người yêu cầu </w:t>
            </w:r>
          </w:p>
        </w:tc>
        <w:tc>
          <w:tcPr>
            <w:tcW w:w="2340" w:type="dxa"/>
          </w:tcPr>
          <w:p w14:paraId="07AF2BC2" w14:textId="77777777" w:rsidR="002A5A30" w:rsidRPr="00BE2790" w:rsidRDefault="002A5A30">
            <w:pPr>
              <w:rPr>
                <w:rFonts w:eastAsia="Times New Roman" w:cs="Times New Roman"/>
                <w:b/>
                <w:szCs w:val="26"/>
              </w:rPr>
            </w:pPr>
            <w:r w:rsidRPr="00BE2790">
              <w:rPr>
                <w:rFonts w:eastAsia="Times New Roman" w:cs="Times New Roman"/>
                <w:b/>
                <w:szCs w:val="26"/>
              </w:rPr>
              <w:t xml:space="preserve">Nội dung yêu cầu </w:t>
            </w:r>
          </w:p>
        </w:tc>
        <w:tc>
          <w:tcPr>
            <w:tcW w:w="2340" w:type="dxa"/>
          </w:tcPr>
          <w:p w14:paraId="662E63C0" w14:textId="77777777" w:rsidR="002A5A30" w:rsidRPr="00BE2790" w:rsidRDefault="002A5A30">
            <w:pPr>
              <w:rPr>
                <w:rFonts w:eastAsia="Times New Roman" w:cs="Times New Roman"/>
                <w:b/>
                <w:szCs w:val="26"/>
              </w:rPr>
            </w:pPr>
            <w:r w:rsidRPr="00BE2790">
              <w:rPr>
                <w:rFonts w:eastAsia="Times New Roman" w:cs="Times New Roman"/>
                <w:b/>
                <w:szCs w:val="26"/>
              </w:rPr>
              <w:t>Mức thiết yếu</w:t>
            </w:r>
          </w:p>
        </w:tc>
      </w:tr>
      <w:tr w:rsidR="002A5A30" w:rsidRPr="00BE2790" w14:paraId="0D4B3DE4" w14:textId="77777777" w:rsidTr="00683449">
        <w:trPr>
          <w:trHeight w:val="300"/>
        </w:trPr>
        <w:tc>
          <w:tcPr>
            <w:tcW w:w="2340" w:type="dxa"/>
          </w:tcPr>
          <w:p w14:paraId="026F5635" w14:textId="77777777" w:rsidR="002A5A30" w:rsidRPr="00BE2790" w:rsidRDefault="002A5A30">
            <w:pPr>
              <w:rPr>
                <w:rFonts w:eastAsia="Times New Roman" w:cs="Times New Roman"/>
                <w:szCs w:val="26"/>
              </w:rPr>
            </w:pPr>
            <w:r w:rsidRPr="00BE2790">
              <w:rPr>
                <w:rFonts w:eastAsia="Times New Roman" w:cs="Times New Roman"/>
                <w:szCs w:val="26"/>
              </w:rPr>
              <w:t>BR1</w:t>
            </w:r>
          </w:p>
        </w:tc>
        <w:tc>
          <w:tcPr>
            <w:tcW w:w="2340" w:type="dxa"/>
          </w:tcPr>
          <w:p w14:paraId="044AD120" w14:textId="77777777" w:rsidR="002A5A30" w:rsidRPr="00BE2790" w:rsidRDefault="002A5A30">
            <w:pPr>
              <w:rPr>
                <w:rFonts w:eastAsia="Times New Roman" w:cs="Times New Roman"/>
                <w:szCs w:val="26"/>
              </w:rPr>
            </w:pPr>
            <w:r w:rsidRPr="00BE2790">
              <w:rPr>
                <w:rFonts w:eastAsia="Times New Roman" w:cs="Times New Roman"/>
                <w:szCs w:val="26"/>
              </w:rPr>
              <w:t>Quản trị viên (Admin)</w:t>
            </w:r>
          </w:p>
        </w:tc>
        <w:tc>
          <w:tcPr>
            <w:tcW w:w="2340" w:type="dxa"/>
          </w:tcPr>
          <w:p w14:paraId="45457000" w14:textId="77777777" w:rsidR="002A5A30" w:rsidRPr="00BE2790" w:rsidRDefault="002A5A30">
            <w:pPr>
              <w:rPr>
                <w:rFonts w:eastAsia="Times New Roman" w:cs="Times New Roman"/>
                <w:szCs w:val="26"/>
              </w:rPr>
            </w:pPr>
            <w:r w:rsidRPr="00BE2790">
              <w:rPr>
                <w:rFonts w:eastAsia="Times New Roman" w:cs="Times New Roman"/>
                <w:szCs w:val="26"/>
              </w:rPr>
              <w:t>Quản lý người dùng trong hệ thống</w:t>
            </w:r>
          </w:p>
        </w:tc>
        <w:tc>
          <w:tcPr>
            <w:tcW w:w="2340" w:type="dxa"/>
          </w:tcPr>
          <w:p w14:paraId="13E68364"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3A898FB8" w14:textId="77777777" w:rsidTr="00683449">
        <w:trPr>
          <w:trHeight w:val="300"/>
        </w:trPr>
        <w:tc>
          <w:tcPr>
            <w:tcW w:w="2340" w:type="dxa"/>
          </w:tcPr>
          <w:p w14:paraId="1A920DE6" w14:textId="77777777" w:rsidR="002A5A30" w:rsidRPr="00BE2790" w:rsidRDefault="002A5A30">
            <w:pPr>
              <w:rPr>
                <w:rFonts w:eastAsia="Times New Roman" w:cs="Times New Roman"/>
                <w:szCs w:val="26"/>
              </w:rPr>
            </w:pPr>
            <w:r w:rsidRPr="00BE2790">
              <w:rPr>
                <w:rFonts w:eastAsia="Times New Roman" w:cs="Times New Roman"/>
                <w:szCs w:val="26"/>
              </w:rPr>
              <w:t>BR1.1</w:t>
            </w:r>
          </w:p>
        </w:tc>
        <w:tc>
          <w:tcPr>
            <w:tcW w:w="2340" w:type="dxa"/>
          </w:tcPr>
          <w:p w14:paraId="702C01A0"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6347457E" w14:textId="77777777" w:rsidR="002A5A30" w:rsidRPr="00BE2790" w:rsidRDefault="002A5A30">
            <w:pPr>
              <w:rPr>
                <w:rFonts w:eastAsia="Times New Roman" w:cs="Times New Roman"/>
                <w:szCs w:val="26"/>
              </w:rPr>
            </w:pPr>
            <w:r w:rsidRPr="00BE2790">
              <w:rPr>
                <w:rFonts w:eastAsia="Times New Roman" w:cs="Times New Roman"/>
                <w:szCs w:val="26"/>
              </w:rPr>
              <w:t>Thêm, sửa, xóa tài khoản người dùng (khách hàng, saler, shipper)</w:t>
            </w:r>
          </w:p>
        </w:tc>
        <w:tc>
          <w:tcPr>
            <w:tcW w:w="2340" w:type="dxa"/>
          </w:tcPr>
          <w:p w14:paraId="4041E20B"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533F3FC0" w14:textId="77777777" w:rsidTr="00683449">
        <w:trPr>
          <w:trHeight w:val="300"/>
        </w:trPr>
        <w:tc>
          <w:tcPr>
            <w:tcW w:w="2340" w:type="dxa"/>
          </w:tcPr>
          <w:p w14:paraId="4A5B69DF" w14:textId="77777777" w:rsidR="002A5A30" w:rsidRPr="00BE2790" w:rsidRDefault="002A5A30">
            <w:pPr>
              <w:rPr>
                <w:rFonts w:eastAsia="Times New Roman" w:cs="Times New Roman"/>
                <w:szCs w:val="26"/>
              </w:rPr>
            </w:pPr>
            <w:r w:rsidRPr="00BE2790">
              <w:rPr>
                <w:rFonts w:eastAsia="Times New Roman" w:cs="Times New Roman"/>
                <w:szCs w:val="26"/>
              </w:rPr>
              <w:t>BR1.2</w:t>
            </w:r>
          </w:p>
        </w:tc>
        <w:tc>
          <w:tcPr>
            <w:tcW w:w="2340" w:type="dxa"/>
          </w:tcPr>
          <w:p w14:paraId="2FF97CA9"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11302169" w14:textId="16FE6485" w:rsidR="002A5A30" w:rsidRPr="00BE2790" w:rsidRDefault="002A5A30">
            <w:pPr>
              <w:rPr>
                <w:rFonts w:eastAsia="Times New Roman" w:cs="Times New Roman"/>
                <w:szCs w:val="26"/>
              </w:rPr>
            </w:pPr>
            <w:r w:rsidRPr="00BE2790">
              <w:rPr>
                <w:rFonts w:eastAsia="Times New Roman" w:cs="Times New Roman"/>
                <w:szCs w:val="26"/>
              </w:rPr>
              <w:t>Phân quyền người dùng theo vai trò: Admin, User, Saler</w:t>
            </w:r>
          </w:p>
        </w:tc>
        <w:tc>
          <w:tcPr>
            <w:tcW w:w="2340" w:type="dxa"/>
          </w:tcPr>
          <w:p w14:paraId="7E7E6D97"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27B66D27" w14:textId="77777777" w:rsidTr="00683449">
        <w:trPr>
          <w:trHeight w:val="300"/>
        </w:trPr>
        <w:tc>
          <w:tcPr>
            <w:tcW w:w="2340" w:type="dxa"/>
          </w:tcPr>
          <w:p w14:paraId="3C7D995E" w14:textId="77777777" w:rsidR="002A5A30" w:rsidRPr="00BE2790" w:rsidRDefault="002A5A30">
            <w:pPr>
              <w:rPr>
                <w:rFonts w:eastAsia="Times New Roman" w:cs="Times New Roman"/>
                <w:szCs w:val="26"/>
              </w:rPr>
            </w:pPr>
            <w:r w:rsidRPr="00BE2790">
              <w:rPr>
                <w:rFonts w:eastAsia="Times New Roman" w:cs="Times New Roman"/>
                <w:szCs w:val="26"/>
              </w:rPr>
              <w:t>BR1.3</w:t>
            </w:r>
          </w:p>
        </w:tc>
        <w:tc>
          <w:tcPr>
            <w:tcW w:w="2340" w:type="dxa"/>
          </w:tcPr>
          <w:p w14:paraId="39718537"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53104F31" w14:textId="77777777" w:rsidR="002A5A30" w:rsidRPr="00BE2790" w:rsidRDefault="002A5A30">
            <w:pPr>
              <w:rPr>
                <w:rFonts w:eastAsia="Times New Roman" w:cs="Times New Roman"/>
                <w:szCs w:val="26"/>
              </w:rPr>
            </w:pPr>
            <w:r w:rsidRPr="00BE2790">
              <w:rPr>
                <w:rFonts w:eastAsia="Times New Roman" w:cs="Times New Roman"/>
                <w:szCs w:val="26"/>
              </w:rPr>
              <w:t>Khóa / kích hoạt tài khoản khi cần thiết</w:t>
            </w:r>
          </w:p>
        </w:tc>
        <w:tc>
          <w:tcPr>
            <w:tcW w:w="2340" w:type="dxa"/>
          </w:tcPr>
          <w:p w14:paraId="33BAFE31"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7EB090ED" w14:textId="77777777" w:rsidTr="00683449">
        <w:trPr>
          <w:trHeight w:val="300"/>
        </w:trPr>
        <w:tc>
          <w:tcPr>
            <w:tcW w:w="2340" w:type="dxa"/>
          </w:tcPr>
          <w:p w14:paraId="1C86325C" w14:textId="77777777" w:rsidR="002A5A30" w:rsidRPr="00BE2790" w:rsidRDefault="002A5A30">
            <w:pPr>
              <w:rPr>
                <w:rFonts w:eastAsia="Times New Roman" w:cs="Times New Roman"/>
                <w:szCs w:val="26"/>
              </w:rPr>
            </w:pPr>
            <w:r w:rsidRPr="00BE2790">
              <w:rPr>
                <w:rFonts w:eastAsia="Times New Roman" w:cs="Times New Roman"/>
                <w:szCs w:val="26"/>
              </w:rPr>
              <w:t>BR2</w:t>
            </w:r>
          </w:p>
        </w:tc>
        <w:tc>
          <w:tcPr>
            <w:tcW w:w="2340" w:type="dxa"/>
          </w:tcPr>
          <w:p w14:paraId="6346A7F2"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28A5D56B" w14:textId="77777777" w:rsidR="002A5A30" w:rsidRPr="00BE2790" w:rsidRDefault="002A5A30">
            <w:pPr>
              <w:rPr>
                <w:rFonts w:eastAsia="Times New Roman" w:cs="Times New Roman"/>
                <w:szCs w:val="26"/>
              </w:rPr>
            </w:pPr>
            <w:r w:rsidRPr="00BE2790">
              <w:rPr>
                <w:rFonts w:eastAsia="Times New Roman" w:cs="Times New Roman"/>
                <w:szCs w:val="26"/>
              </w:rPr>
              <w:t>Quản lý sản phẩm</w:t>
            </w:r>
          </w:p>
        </w:tc>
        <w:tc>
          <w:tcPr>
            <w:tcW w:w="2340" w:type="dxa"/>
          </w:tcPr>
          <w:p w14:paraId="7CF92FED"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3FEA1AED" w14:textId="77777777" w:rsidTr="00683449">
        <w:trPr>
          <w:trHeight w:val="300"/>
        </w:trPr>
        <w:tc>
          <w:tcPr>
            <w:tcW w:w="2340" w:type="dxa"/>
          </w:tcPr>
          <w:p w14:paraId="56B4E1C9" w14:textId="77777777" w:rsidR="002A5A30" w:rsidRPr="00BE2790" w:rsidRDefault="002A5A30">
            <w:pPr>
              <w:rPr>
                <w:rFonts w:eastAsia="Times New Roman" w:cs="Times New Roman"/>
                <w:szCs w:val="26"/>
              </w:rPr>
            </w:pPr>
            <w:r w:rsidRPr="00BE2790">
              <w:rPr>
                <w:rFonts w:eastAsia="Times New Roman" w:cs="Times New Roman"/>
                <w:szCs w:val="26"/>
              </w:rPr>
              <w:t>BR2.1</w:t>
            </w:r>
          </w:p>
        </w:tc>
        <w:tc>
          <w:tcPr>
            <w:tcW w:w="2340" w:type="dxa"/>
          </w:tcPr>
          <w:p w14:paraId="7446C870"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5A846A85" w14:textId="77777777" w:rsidR="002A5A30" w:rsidRPr="00BE2790" w:rsidRDefault="002A5A30">
            <w:pPr>
              <w:rPr>
                <w:rFonts w:eastAsia="Times New Roman" w:cs="Times New Roman"/>
                <w:szCs w:val="26"/>
              </w:rPr>
            </w:pPr>
            <w:r w:rsidRPr="00BE2790">
              <w:rPr>
                <w:rFonts w:eastAsia="Times New Roman" w:cs="Times New Roman"/>
                <w:szCs w:val="26"/>
              </w:rPr>
              <w:t>Thêm, sửa, xóa sản phẩm (tên, giá, mô tả, hình ảnh, số lượng, thương hiệu, danh mục)</w:t>
            </w:r>
          </w:p>
        </w:tc>
        <w:tc>
          <w:tcPr>
            <w:tcW w:w="2340" w:type="dxa"/>
          </w:tcPr>
          <w:p w14:paraId="24F757A5"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2598E1F5" w14:textId="77777777" w:rsidTr="00683449">
        <w:trPr>
          <w:trHeight w:val="300"/>
        </w:trPr>
        <w:tc>
          <w:tcPr>
            <w:tcW w:w="2340" w:type="dxa"/>
          </w:tcPr>
          <w:p w14:paraId="1317C29A" w14:textId="77777777" w:rsidR="002A5A30" w:rsidRPr="00BE2790" w:rsidRDefault="002A5A30">
            <w:pPr>
              <w:rPr>
                <w:rFonts w:eastAsia="Times New Roman" w:cs="Times New Roman"/>
                <w:szCs w:val="26"/>
              </w:rPr>
            </w:pPr>
            <w:r w:rsidRPr="00BE2790">
              <w:rPr>
                <w:rFonts w:eastAsia="Times New Roman" w:cs="Times New Roman"/>
                <w:szCs w:val="26"/>
              </w:rPr>
              <w:t>BR2.2</w:t>
            </w:r>
          </w:p>
        </w:tc>
        <w:tc>
          <w:tcPr>
            <w:tcW w:w="2340" w:type="dxa"/>
          </w:tcPr>
          <w:p w14:paraId="119152E2"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0F255FC7" w14:textId="77777777" w:rsidR="002A5A30" w:rsidRPr="00BE2790" w:rsidRDefault="002A5A30">
            <w:pPr>
              <w:rPr>
                <w:rFonts w:eastAsia="Times New Roman" w:cs="Times New Roman"/>
                <w:szCs w:val="26"/>
              </w:rPr>
            </w:pPr>
            <w:r w:rsidRPr="00BE2790">
              <w:rPr>
                <w:rFonts w:eastAsia="Times New Roman" w:cs="Times New Roman"/>
                <w:szCs w:val="26"/>
              </w:rPr>
              <w:t>Quản lý danh mục, nhãn hàng, chủ đề</w:t>
            </w:r>
          </w:p>
        </w:tc>
        <w:tc>
          <w:tcPr>
            <w:tcW w:w="2340" w:type="dxa"/>
          </w:tcPr>
          <w:p w14:paraId="27D80732"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76F79A47" w14:textId="77777777" w:rsidTr="00683449">
        <w:trPr>
          <w:trHeight w:val="300"/>
        </w:trPr>
        <w:tc>
          <w:tcPr>
            <w:tcW w:w="2340" w:type="dxa"/>
          </w:tcPr>
          <w:p w14:paraId="752130D8" w14:textId="77777777" w:rsidR="002A5A30" w:rsidRPr="00BE2790" w:rsidRDefault="002A5A30">
            <w:pPr>
              <w:rPr>
                <w:rFonts w:eastAsia="Times New Roman" w:cs="Times New Roman"/>
                <w:szCs w:val="26"/>
              </w:rPr>
            </w:pPr>
            <w:r w:rsidRPr="00BE2790">
              <w:rPr>
                <w:rFonts w:eastAsia="Times New Roman" w:cs="Times New Roman"/>
                <w:szCs w:val="26"/>
              </w:rPr>
              <w:t>BR2.3</w:t>
            </w:r>
          </w:p>
        </w:tc>
        <w:tc>
          <w:tcPr>
            <w:tcW w:w="2340" w:type="dxa"/>
          </w:tcPr>
          <w:p w14:paraId="155BBB31"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7B290FDA" w14:textId="77777777" w:rsidR="002A5A30" w:rsidRPr="00BE2790" w:rsidRDefault="002A5A30">
            <w:pPr>
              <w:rPr>
                <w:rFonts w:eastAsia="Times New Roman" w:cs="Times New Roman"/>
                <w:szCs w:val="26"/>
              </w:rPr>
            </w:pPr>
            <w:r w:rsidRPr="00BE2790">
              <w:rPr>
                <w:rFonts w:eastAsia="Times New Roman" w:cs="Times New Roman"/>
                <w:szCs w:val="26"/>
              </w:rPr>
              <w:t>Quản lý khuyến mãi, banner, bài đăng tin tức</w:t>
            </w:r>
          </w:p>
        </w:tc>
        <w:tc>
          <w:tcPr>
            <w:tcW w:w="2340" w:type="dxa"/>
          </w:tcPr>
          <w:p w14:paraId="71522237"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2864D578" w14:textId="77777777" w:rsidTr="00683449">
        <w:trPr>
          <w:trHeight w:val="300"/>
        </w:trPr>
        <w:tc>
          <w:tcPr>
            <w:tcW w:w="2340" w:type="dxa"/>
          </w:tcPr>
          <w:p w14:paraId="13E69134" w14:textId="77777777" w:rsidR="002A5A30" w:rsidRPr="00BE2790" w:rsidRDefault="002A5A30">
            <w:pPr>
              <w:rPr>
                <w:rFonts w:eastAsia="Times New Roman" w:cs="Times New Roman"/>
                <w:szCs w:val="26"/>
              </w:rPr>
            </w:pPr>
            <w:r w:rsidRPr="00BE2790">
              <w:rPr>
                <w:rFonts w:eastAsia="Times New Roman" w:cs="Times New Roman"/>
                <w:szCs w:val="26"/>
              </w:rPr>
              <w:t>BR3</w:t>
            </w:r>
          </w:p>
        </w:tc>
        <w:tc>
          <w:tcPr>
            <w:tcW w:w="2340" w:type="dxa"/>
          </w:tcPr>
          <w:p w14:paraId="0F5D31AA" w14:textId="77777777" w:rsidR="002A5A30" w:rsidRPr="00BE2790" w:rsidRDefault="002A5A30">
            <w:pPr>
              <w:rPr>
                <w:rFonts w:eastAsia="Times New Roman" w:cs="Times New Roman"/>
                <w:szCs w:val="26"/>
              </w:rPr>
            </w:pPr>
            <w:r w:rsidRPr="00BE2790">
              <w:rPr>
                <w:rFonts w:eastAsia="Times New Roman" w:cs="Times New Roman"/>
                <w:szCs w:val="26"/>
              </w:rPr>
              <w:t>Khách hàng (User)</w:t>
            </w:r>
          </w:p>
        </w:tc>
        <w:tc>
          <w:tcPr>
            <w:tcW w:w="2340" w:type="dxa"/>
          </w:tcPr>
          <w:p w14:paraId="0546FBF6" w14:textId="77777777" w:rsidR="002A5A30" w:rsidRPr="00BE2790" w:rsidRDefault="002A5A30">
            <w:pPr>
              <w:rPr>
                <w:rFonts w:eastAsia="Times New Roman" w:cs="Times New Roman"/>
                <w:szCs w:val="26"/>
              </w:rPr>
            </w:pPr>
            <w:r w:rsidRPr="00BE2790">
              <w:rPr>
                <w:rFonts w:eastAsia="Times New Roman" w:cs="Times New Roman"/>
                <w:szCs w:val="26"/>
              </w:rPr>
              <w:t>Đăng ký, đăng nhập, đăng xuất tài khoản</w:t>
            </w:r>
          </w:p>
        </w:tc>
        <w:tc>
          <w:tcPr>
            <w:tcW w:w="2340" w:type="dxa"/>
          </w:tcPr>
          <w:p w14:paraId="0F3CBE7F"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2863C190" w14:textId="77777777" w:rsidTr="00683449">
        <w:trPr>
          <w:trHeight w:val="300"/>
        </w:trPr>
        <w:tc>
          <w:tcPr>
            <w:tcW w:w="2340" w:type="dxa"/>
          </w:tcPr>
          <w:p w14:paraId="3F5E3370" w14:textId="77777777" w:rsidR="002A5A30" w:rsidRPr="00BE2790" w:rsidRDefault="002A5A30">
            <w:pPr>
              <w:rPr>
                <w:rFonts w:eastAsia="Times New Roman" w:cs="Times New Roman"/>
                <w:szCs w:val="26"/>
              </w:rPr>
            </w:pPr>
            <w:r w:rsidRPr="00BE2790">
              <w:rPr>
                <w:rFonts w:eastAsia="Times New Roman" w:cs="Times New Roman"/>
                <w:szCs w:val="26"/>
              </w:rPr>
              <w:t>BR3.1</w:t>
            </w:r>
          </w:p>
        </w:tc>
        <w:tc>
          <w:tcPr>
            <w:tcW w:w="2340" w:type="dxa"/>
          </w:tcPr>
          <w:p w14:paraId="1BE8172C" w14:textId="77777777" w:rsidR="002A5A30" w:rsidRPr="00BE2790" w:rsidRDefault="002A5A30">
            <w:pPr>
              <w:rPr>
                <w:rFonts w:eastAsia="Times New Roman" w:cs="Times New Roman"/>
                <w:szCs w:val="26"/>
              </w:rPr>
            </w:pPr>
            <w:r w:rsidRPr="00BE2790">
              <w:rPr>
                <w:rFonts w:eastAsia="Times New Roman" w:cs="Times New Roman"/>
                <w:szCs w:val="26"/>
              </w:rPr>
              <w:t>Khách hàng</w:t>
            </w:r>
          </w:p>
        </w:tc>
        <w:tc>
          <w:tcPr>
            <w:tcW w:w="2340" w:type="dxa"/>
          </w:tcPr>
          <w:p w14:paraId="31CDB167" w14:textId="77777777" w:rsidR="002A5A30" w:rsidRPr="00BE2790" w:rsidRDefault="002A5A30">
            <w:pPr>
              <w:rPr>
                <w:rFonts w:eastAsia="Times New Roman" w:cs="Times New Roman"/>
                <w:szCs w:val="26"/>
              </w:rPr>
            </w:pPr>
            <w:r w:rsidRPr="00BE2790">
              <w:rPr>
                <w:rFonts w:eastAsia="Times New Roman" w:cs="Times New Roman"/>
                <w:szCs w:val="26"/>
              </w:rPr>
              <w:t>Tìm kiếm, xem chi tiết sản phẩm</w:t>
            </w:r>
          </w:p>
        </w:tc>
        <w:tc>
          <w:tcPr>
            <w:tcW w:w="2340" w:type="dxa"/>
          </w:tcPr>
          <w:p w14:paraId="3B1B7BA8"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561DDDDC" w14:textId="77777777" w:rsidTr="00683449">
        <w:trPr>
          <w:trHeight w:val="300"/>
        </w:trPr>
        <w:tc>
          <w:tcPr>
            <w:tcW w:w="2340" w:type="dxa"/>
          </w:tcPr>
          <w:p w14:paraId="16056983" w14:textId="77777777" w:rsidR="002A5A30" w:rsidRPr="00BE2790" w:rsidRDefault="002A5A30">
            <w:pPr>
              <w:rPr>
                <w:rFonts w:eastAsia="Times New Roman" w:cs="Times New Roman"/>
                <w:szCs w:val="26"/>
              </w:rPr>
            </w:pPr>
            <w:r w:rsidRPr="00BE2790">
              <w:rPr>
                <w:rFonts w:eastAsia="Times New Roman" w:cs="Times New Roman"/>
                <w:szCs w:val="26"/>
              </w:rPr>
              <w:lastRenderedPageBreak/>
              <w:t>BR3.2</w:t>
            </w:r>
          </w:p>
        </w:tc>
        <w:tc>
          <w:tcPr>
            <w:tcW w:w="2340" w:type="dxa"/>
          </w:tcPr>
          <w:p w14:paraId="68AD82E8" w14:textId="77777777" w:rsidR="002A5A30" w:rsidRPr="00BE2790" w:rsidRDefault="002A5A30">
            <w:pPr>
              <w:rPr>
                <w:rFonts w:eastAsia="Times New Roman" w:cs="Times New Roman"/>
                <w:szCs w:val="26"/>
              </w:rPr>
            </w:pPr>
            <w:r w:rsidRPr="00BE2790">
              <w:rPr>
                <w:rFonts w:eastAsia="Times New Roman" w:cs="Times New Roman"/>
                <w:szCs w:val="26"/>
              </w:rPr>
              <w:t>Khách hàng</w:t>
            </w:r>
          </w:p>
        </w:tc>
        <w:tc>
          <w:tcPr>
            <w:tcW w:w="2340" w:type="dxa"/>
          </w:tcPr>
          <w:p w14:paraId="6383E096" w14:textId="77777777" w:rsidR="002A5A30" w:rsidRPr="00BE2790" w:rsidRDefault="002A5A30">
            <w:pPr>
              <w:rPr>
                <w:rFonts w:eastAsia="Times New Roman" w:cs="Times New Roman"/>
                <w:szCs w:val="26"/>
              </w:rPr>
            </w:pPr>
            <w:r w:rsidRPr="00BE2790">
              <w:rPr>
                <w:rFonts w:eastAsia="Times New Roman" w:cs="Times New Roman"/>
                <w:szCs w:val="26"/>
              </w:rPr>
              <w:t>Thêm/bớt sản phẩm trong giỏ hàng</w:t>
            </w:r>
          </w:p>
        </w:tc>
        <w:tc>
          <w:tcPr>
            <w:tcW w:w="2340" w:type="dxa"/>
          </w:tcPr>
          <w:p w14:paraId="554BC052"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5BDDCD42" w14:textId="77777777" w:rsidTr="00683449">
        <w:trPr>
          <w:trHeight w:val="300"/>
        </w:trPr>
        <w:tc>
          <w:tcPr>
            <w:tcW w:w="2340" w:type="dxa"/>
          </w:tcPr>
          <w:p w14:paraId="52D5131E" w14:textId="77777777" w:rsidR="002A5A30" w:rsidRPr="00BE2790" w:rsidRDefault="002A5A30">
            <w:pPr>
              <w:rPr>
                <w:rFonts w:eastAsia="Times New Roman" w:cs="Times New Roman"/>
                <w:szCs w:val="26"/>
              </w:rPr>
            </w:pPr>
            <w:r w:rsidRPr="00BE2790">
              <w:rPr>
                <w:rFonts w:eastAsia="Times New Roman" w:cs="Times New Roman"/>
                <w:szCs w:val="26"/>
              </w:rPr>
              <w:t>BR3.3</w:t>
            </w:r>
          </w:p>
        </w:tc>
        <w:tc>
          <w:tcPr>
            <w:tcW w:w="2340" w:type="dxa"/>
          </w:tcPr>
          <w:p w14:paraId="534B49B4" w14:textId="77777777" w:rsidR="002A5A30" w:rsidRPr="00BE2790" w:rsidRDefault="002A5A30">
            <w:pPr>
              <w:rPr>
                <w:rFonts w:eastAsia="Times New Roman" w:cs="Times New Roman"/>
                <w:szCs w:val="26"/>
              </w:rPr>
            </w:pPr>
            <w:r w:rsidRPr="00BE2790">
              <w:rPr>
                <w:rFonts w:eastAsia="Times New Roman" w:cs="Times New Roman"/>
                <w:szCs w:val="26"/>
              </w:rPr>
              <w:t>Khách hàng</w:t>
            </w:r>
          </w:p>
        </w:tc>
        <w:tc>
          <w:tcPr>
            <w:tcW w:w="2340" w:type="dxa"/>
          </w:tcPr>
          <w:p w14:paraId="0A575623" w14:textId="77777777" w:rsidR="002A5A30" w:rsidRPr="00BE2790" w:rsidRDefault="002A5A30" w:rsidP="002A5A30">
            <w:pPr>
              <w:rPr>
                <w:rFonts w:eastAsia="Times New Roman" w:cs="Times New Roman"/>
                <w:szCs w:val="26"/>
              </w:rPr>
            </w:pPr>
            <w:r w:rsidRPr="00BE2790">
              <w:rPr>
                <w:rFonts w:eastAsia="Times New Roman" w:cs="Times New Roman"/>
                <w:szCs w:val="26"/>
              </w:rPr>
              <w:t>Đặt hàng, chọn phương thức thanh toán (COD hoặc online)</w:t>
            </w:r>
          </w:p>
        </w:tc>
        <w:tc>
          <w:tcPr>
            <w:tcW w:w="2340" w:type="dxa"/>
          </w:tcPr>
          <w:p w14:paraId="539024BA"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021DB567" w14:textId="77777777" w:rsidTr="00683449">
        <w:trPr>
          <w:trHeight w:val="300"/>
        </w:trPr>
        <w:tc>
          <w:tcPr>
            <w:tcW w:w="2340" w:type="dxa"/>
          </w:tcPr>
          <w:p w14:paraId="67184713" w14:textId="77777777" w:rsidR="002A5A30" w:rsidRPr="00BE2790" w:rsidRDefault="002A5A30">
            <w:pPr>
              <w:rPr>
                <w:rFonts w:eastAsia="Times New Roman" w:cs="Times New Roman"/>
                <w:szCs w:val="26"/>
              </w:rPr>
            </w:pPr>
            <w:r w:rsidRPr="00BE2790">
              <w:rPr>
                <w:rFonts w:eastAsia="Times New Roman" w:cs="Times New Roman"/>
                <w:szCs w:val="26"/>
              </w:rPr>
              <w:t>BR3.4</w:t>
            </w:r>
          </w:p>
        </w:tc>
        <w:tc>
          <w:tcPr>
            <w:tcW w:w="2340" w:type="dxa"/>
          </w:tcPr>
          <w:p w14:paraId="296B8589" w14:textId="77777777" w:rsidR="002A5A30" w:rsidRPr="00BE2790" w:rsidRDefault="002A5A30">
            <w:pPr>
              <w:rPr>
                <w:rFonts w:eastAsia="Times New Roman" w:cs="Times New Roman"/>
                <w:szCs w:val="26"/>
              </w:rPr>
            </w:pPr>
            <w:r w:rsidRPr="00BE2790">
              <w:rPr>
                <w:rFonts w:eastAsia="Times New Roman" w:cs="Times New Roman"/>
                <w:szCs w:val="26"/>
              </w:rPr>
              <w:t>Khách hàng</w:t>
            </w:r>
          </w:p>
        </w:tc>
        <w:tc>
          <w:tcPr>
            <w:tcW w:w="2340" w:type="dxa"/>
          </w:tcPr>
          <w:p w14:paraId="1CEEA63F" w14:textId="77777777" w:rsidR="002A5A30" w:rsidRPr="00BE2790" w:rsidRDefault="002A5A30">
            <w:pPr>
              <w:rPr>
                <w:rFonts w:eastAsia="Times New Roman" w:cs="Times New Roman"/>
                <w:szCs w:val="26"/>
              </w:rPr>
            </w:pPr>
            <w:r w:rsidRPr="00BE2790">
              <w:rPr>
                <w:rFonts w:eastAsia="Times New Roman" w:cs="Times New Roman"/>
                <w:szCs w:val="26"/>
              </w:rPr>
              <w:t>Xem chi tiết đơn hàng, lịch sử mua hàng</w:t>
            </w:r>
          </w:p>
        </w:tc>
        <w:tc>
          <w:tcPr>
            <w:tcW w:w="2340" w:type="dxa"/>
          </w:tcPr>
          <w:p w14:paraId="0A6C91B0"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43BCCA24" w14:textId="77777777" w:rsidTr="00683449">
        <w:trPr>
          <w:trHeight w:val="300"/>
        </w:trPr>
        <w:tc>
          <w:tcPr>
            <w:tcW w:w="2340" w:type="dxa"/>
          </w:tcPr>
          <w:p w14:paraId="48C4E731" w14:textId="77777777" w:rsidR="002A5A30" w:rsidRPr="00BE2790" w:rsidRDefault="002A5A30">
            <w:pPr>
              <w:rPr>
                <w:rFonts w:eastAsia="Times New Roman" w:cs="Times New Roman"/>
                <w:szCs w:val="26"/>
              </w:rPr>
            </w:pPr>
            <w:r w:rsidRPr="00BE2790">
              <w:rPr>
                <w:rFonts w:eastAsia="Times New Roman" w:cs="Times New Roman"/>
                <w:szCs w:val="26"/>
              </w:rPr>
              <w:t>BR3.5</w:t>
            </w:r>
          </w:p>
        </w:tc>
        <w:tc>
          <w:tcPr>
            <w:tcW w:w="2340" w:type="dxa"/>
          </w:tcPr>
          <w:p w14:paraId="44E6142D" w14:textId="77777777" w:rsidR="002A5A30" w:rsidRPr="00BE2790" w:rsidRDefault="002A5A30">
            <w:pPr>
              <w:rPr>
                <w:rFonts w:eastAsia="Times New Roman" w:cs="Times New Roman"/>
                <w:szCs w:val="26"/>
              </w:rPr>
            </w:pPr>
            <w:r w:rsidRPr="00BE2790">
              <w:rPr>
                <w:rFonts w:eastAsia="Times New Roman" w:cs="Times New Roman"/>
                <w:szCs w:val="26"/>
              </w:rPr>
              <w:t>Khách hàng</w:t>
            </w:r>
          </w:p>
          <w:p w14:paraId="49A0D6DE" w14:textId="77777777" w:rsidR="002A5A30" w:rsidRPr="00BE2790" w:rsidRDefault="002A5A30">
            <w:pPr>
              <w:rPr>
                <w:rFonts w:eastAsia="Times New Roman" w:cs="Times New Roman"/>
                <w:szCs w:val="26"/>
              </w:rPr>
            </w:pPr>
          </w:p>
        </w:tc>
        <w:tc>
          <w:tcPr>
            <w:tcW w:w="2340" w:type="dxa"/>
          </w:tcPr>
          <w:p w14:paraId="3A5FD84B" w14:textId="77777777" w:rsidR="002A5A30" w:rsidRPr="00BE2790" w:rsidRDefault="002A5A30">
            <w:pPr>
              <w:rPr>
                <w:rFonts w:eastAsia="Times New Roman" w:cs="Times New Roman"/>
                <w:szCs w:val="26"/>
              </w:rPr>
            </w:pPr>
            <w:r w:rsidRPr="00BE2790">
              <w:rPr>
                <w:rFonts w:eastAsia="Times New Roman" w:cs="Times New Roman"/>
                <w:szCs w:val="26"/>
              </w:rPr>
              <w:t>Bình luận, đánh giá sản phẩm</w:t>
            </w:r>
          </w:p>
        </w:tc>
        <w:tc>
          <w:tcPr>
            <w:tcW w:w="2340" w:type="dxa"/>
          </w:tcPr>
          <w:p w14:paraId="09F98054"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590D764A" w14:textId="77777777" w:rsidTr="00683449">
        <w:trPr>
          <w:trHeight w:val="300"/>
        </w:trPr>
        <w:tc>
          <w:tcPr>
            <w:tcW w:w="2340" w:type="dxa"/>
          </w:tcPr>
          <w:p w14:paraId="3CA3A6B0" w14:textId="77777777" w:rsidR="002A5A30" w:rsidRPr="00BE2790" w:rsidRDefault="002A5A30">
            <w:pPr>
              <w:rPr>
                <w:rFonts w:eastAsia="Times New Roman" w:cs="Times New Roman"/>
                <w:szCs w:val="26"/>
              </w:rPr>
            </w:pPr>
            <w:r w:rsidRPr="00BE2790">
              <w:rPr>
                <w:rFonts w:eastAsia="Times New Roman" w:cs="Times New Roman"/>
                <w:szCs w:val="26"/>
              </w:rPr>
              <w:t>BR3.6</w:t>
            </w:r>
          </w:p>
        </w:tc>
        <w:tc>
          <w:tcPr>
            <w:tcW w:w="2340" w:type="dxa"/>
          </w:tcPr>
          <w:p w14:paraId="6D3E7F15" w14:textId="77777777" w:rsidR="002A5A30" w:rsidRPr="00BE2790" w:rsidRDefault="002A5A30">
            <w:pPr>
              <w:rPr>
                <w:rFonts w:eastAsia="Times New Roman" w:cs="Times New Roman"/>
                <w:szCs w:val="26"/>
              </w:rPr>
            </w:pPr>
            <w:r w:rsidRPr="00BE2790">
              <w:rPr>
                <w:rFonts w:eastAsia="Times New Roman" w:cs="Times New Roman"/>
                <w:szCs w:val="26"/>
              </w:rPr>
              <w:t>Khách hàng</w:t>
            </w:r>
          </w:p>
          <w:p w14:paraId="119E3DF8" w14:textId="77777777" w:rsidR="002A5A30" w:rsidRPr="00BE2790" w:rsidRDefault="002A5A30">
            <w:pPr>
              <w:rPr>
                <w:rFonts w:eastAsia="Times New Roman" w:cs="Times New Roman"/>
                <w:szCs w:val="26"/>
              </w:rPr>
            </w:pPr>
          </w:p>
        </w:tc>
        <w:tc>
          <w:tcPr>
            <w:tcW w:w="2340" w:type="dxa"/>
          </w:tcPr>
          <w:p w14:paraId="7EBC17F3" w14:textId="77777777" w:rsidR="002A5A30" w:rsidRPr="00BE2790" w:rsidRDefault="002A5A30">
            <w:pPr>
              <w:rPr>
                <w:rFonts w:eastAsia="Times New Roman" w:cs="Times New Roman"/>
                <w:szCs w:val="26"/>
              </w:rPr>
            </w:pPr>
            <w:r w:rsidRPr="00BE2790">
              <w:rPr>
                <w:rFonts w:eastAsia="Times New Roman" w:cs="Times New Roman"/>
                <w:szCs w:val="26"/>
              </w:rPr>
              <w:t>Cập nhật thông tin cá nhân, thay đổi mật khẩu, quên mật khẩu</w:t>
            </w:r>
          </w:p>
        </w:tc>
        <w:tc>
          <w:tcPr>
            <w:tcW w:w="2340" w:type="dxa"/>
          </w:tcPr>
          <w:p w14:paraId="10EFC2B6"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7E63FB8B" w14:textId="77777777" w:rsidTr="00683449">
        <w:trPr>
          <w:trHeight w:val="300"/>
        </w:trPr>
        <w:tc>
          <w:tcPr>
            <w:tcW w:w="2340" w:type="dxa"/>
          </w:tcPr>
          <w:p w14:paraId="07D6BA10" w14:textId="53658422"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4</w:t>
            </w:r>
          </w:p>
        </w:tc>
        <w:tc>
          <w:tcPr>
            <w:tcW w:w="2340" w:type="dxa"/>
          </w:tcPr>
          <w:p w14:paraId="53ACAE0F" w14:textId="77777777" w:rsidR="002A5A30" w:rsidRPr="00BE2790" w:rsidRDefault="002A5A30">
            <w:pPr>
              <w:rPr>
                <w:rFonts w:eastAsia="Times New Roman" w:cs="Times New Roman"/>
                <w:szCs w:val="26"/>
              </w:rPr>
            </w:pPr>
            <w:r w:rsidRPr="00BE2790">
              <w:rPr>
                <w:rFonts w:eastAsia="Times New Roman" w:cs="Times New Roman"/>
                <w:szCs w:val="26"/>
              </w:rPr>
              <w:t>Saler (Nhân viên bán hàng)</w:t>
            </w:r>
          </w:p>
        </w:tc>
        <w:tc>
          <w:tcPr>
            <w:tcW w:w="2340" w:type="dxa"/>
          </w:tcPr>
          <w:p w14:paraId="229E62C6" w14:textId="77777777" w:rsidR="002A5A30" w:rsidRPr="00BE2790" w:rsidRDefault="002A5A30">
            <w:pPr>
              <w:rPr>
                <w:rFonts w:eastAsia="Times New Roman" w:cs="Times New Roman"/>
                <w:szCs w:val="26"/>
              </w:rPr>
            </w:pPr>
            <w:r w:rsidRPr="00BE2790">
              <w:rPr>
                <w:rFonts w:eastAsia="Times New Roman" w:cs="Times New Roman"/>
                <w:szCs w:val="26"/>
              </w:rPr>
              <w:t>Quản lý nhập hàng và nhà cung cấp</w:t>
            </w:r>
          </w:p>
        </w:tc>
        <w:tc>
          <w:tcPr>
            <w:tcW w:w="2340" w:type="dxa"/>
          </w:tcPr>
          <w:p w14:paraId="313FF9EE"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4650247C" w14:textId="77777777" w:rsidTr="00683449">
        <w:trPr>
          <w:trHeight w:val="300"/>
        </w:trPr>
        <w:tc>
          <w:tcPr>
            <w:tcW w:w="2340" w:type="dxa"/>
          </w:tcPr>
          <w:p w14:paraId="5CB60CC3" w14:textId="06347A61"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4</w:t>
            </w:r>
            <w:r w:rsidRPr="00BE2790">
              <w:rPr>
                <w:rFonts w:eastAsia="Times New Roman" w:cs="Times New Roman"/>
                <w:szCs w:val="26"/>
              </w:rPr>
              <w:t>.1</w:t>
            </w:r>
          </w:p>
        </w:tc>
        <w:tc>
          <w:tcPr>
            <w:tcW w:w="2340" w:type="dxa"/>
          </w:tcPr>
          <w:p w14:paraId="4F148C0D" w14:textId="77777777" w:rsidR="002A5A30" w:rsidRPr="00BE2790" w:rsidRDefault="002A5A30">
            <w:pPr>
              <w:rPr>
                <w:rFonts w:eastAsia="Times New Roman" w:cs="Times New Roman"/>
                <w:szCs w:val="26"/>
              </w:rPr>
            </w:pPr>
            <w:r w:rsidRPr="00BE2790">
              <w:rPr>
                <w:rFonts w:eastAsia="Times New Roman" w:cs="Times New Roman"/>
                <w:szCs w:val="26"/>
              </w:rPr>
              <w:t>Saler</w:t>
            </w:r>
          </w:p>
        </w:tc>
        <w:tc>
          <w:tcPr>
            <w:tcW w:w="2340" w:type="dxa"/>
          </w:tcPr>
          <w:p w14:paraId="624DA82F" w14:textId="77777777" w:rsidR="002A5A30" w:rsidRPr="00BE2790" w:rsidRDefault="002A5A30">
            <w:pPr>
              <w:rPr>
                <w:rFonts w:eastAsia="Times New Roman" w:cs="Times New Roman"/>
                <w:szCs w:val="26"/>
              </w:rPr>
            </w:pPr>
            <w:r w:rsidRPr="00BE2790">
              <w:rPr>
                <w:rFonts w:eastAsia="Times New Roman" w:cs="Times New Roman"/>
                <w:szCs w:val="26"/>
              </w:rPr>
              <w:t>Tạo và cập nhật phiếu nhập hàng</w:t>
            </w:r>
          </w:p>
        </w:tc>
        <w:tc>
          <w:tcPr>
            <w:tcW w:w="2340" w:type="dxa"/>
          </w:tcPr>
          <w:p w14:paraId="583A0EA1"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4205109A" w14:textId="77777777" w:rsidTr="00683449">
        <w:trPr>
          <w:trHeight w:val="300"/>
        </w:trPr>
        <w:tc>
          <w:tcPr>
            <w:tcW w:w="2340" w:type="dxa"/>
          </w:tcPr>
          <w:p w14:paraId="0B947567" w14:textId="2132600D"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4</w:t>
            </w:r>
            <w:r w:rsidRPr="00BE2790">
              <w:rPr>
                <w:rFonts w:eastAsia="Times New Roman" w:cs="Times New Roman"/>
                <w:szCs w:val="26"/>
              </w:rPr>
              <w:t>.2</w:t>
            </w:r>
          </w:p>
        </w:tc>
        <w:tc>
          <w:tcPr>
            <w:tcW w:w="2340" w:type="dxa"/>
          </w:tcPr>
          <w:p w14:paraId="5968A76A" w14:textId="77777777" w:rsidR="002A5A30" w:rsidRPr="00BE2790" w:rsidRDefault="002A5A30">
            <w:pPr>
              <w:rPr>
                <w:rFonts w:eastAsia="Times New Roman" w:cs="Times New Roman"/>
                <w:szCs w:val="26"/>
              </w:rPr>
            </w:pPr>
            <w:r w:rsidRPr="00BE2790">
              <w:rPr>
                <w:rFonts w:eastAsia="Times New Roman" w:cs="Times New Roman"/>
                <w:szCs w:val="26"/>
              </w:rPr>
              <w:t>Saler</w:t>
            </w:r>
          </w:p>
        </w:tc>
        <w:tc>
          <w:tcPr>
            <w:tcW w:w="2340" w:type="dxa"/>
          </w:tcPr>
          <w:p w14:paraId="1EEB73CA" w14:textId="77777777" w:rsidR="002A5A30" w:rsidRPr="00BE2790" w:rsidRDefault="002A5A30">
            <w:pPr>
              <w:rPr>
                <w:rFonts w:eastAsia="Times New Roman" w:cs="Times New Roman"/>
                <w:szCs w:val="26"/>
              </w:rPr>
            </w:pPr>
            <w:r w:rsidRPr="00BE2790">
              <w:rPr>
                <w:rFonts w:eastAsia="Times New Roman" w:cs="Times New Roman"/>
                <w:szCs w:val="26"/>
              </w:rPr>
              <w:t>Quản lý danh sách nhà cung cấp (thông tin liên hệ, sản phẩm cung cấp)</w:t>
            </w:r>
          </w:p>
        </w:tc>
        <w:tc>
          <w:tcPr>
            <w:tcW w:w="2340" w:type="dxa"/>
          </w:tcPr>
          <w:p w14:paraId="49C5BD89"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21CE3FF2" w14:textId="77777777" w:rsidTr="00683449">
        <w:trPr>
          <w:trHeight w:val="300"/>
        </w:trPr>
        <w:tc>
          <w:tcPr>
            <w:tcW w:w="2340" w:type="dxa"/>
          </w:tcPr>
          <w:p w14:paraId="575AC9FF" w14:textId="027A2A86"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4</w:t>
            </w:r>
            <w:r w:rsidRPr="00BE2790">
              <w:rPr>
                <w:rFonts w:eastAsia="Times New Roman" w:cs="Times New Roman"/>
                <w:szCs w:val="26"/>
              </w:rPr>
              <w:t>.3</w:t>
            </w:r>
          </w:p>
        </w:tc>
        <w:tc>
          <w:tcPr>
            <w:tcW w:w="2340" w:type="dxa"/>
          </w:tcPr>
          <w:p w14:paraId="5104249C" w14:textId="77777777" w:rsidR="002A5A30" w:rsidRPr="00BE2790" w:rsidRDefault="002A5A30">
            <w:pPr>
              <w:rPr>
                <w:rFonts w:eastAsia="Times New Roman" w:cs="Times New Roman"/>
                <w:szCs w:val="26"/>
              </w:rPr>
            </w:pPr>
            <w:r w:rsidRPr="00BE2790">
              <w:rPr>
                <w:rFonts w:eastAsia="Times New Roman" w:cs="Times New Roman"/>
                <w:szCs w:val="26"/>
              </w:rPr>
              <w:t>Saler</w:t>
            </w:r>
          </w:p>
        </w:tc>
        <w:tc>
          <w:tcPr>
            <w:tcW w:w="2340" w:type="dxa"/>
          </w:tcPr>
          <w:p w14:paraId="26FD60DF" w14:textId="77777777" w:rsidR="002A5A30" w:rsidRPr="00BE2790" w:rsidRDefault="002A5A30">
            <w:pPr>
              <w:rPr>
                <w:rFonts w:eastAsia="Times New Roman" w:cs="Times New Roman"/>
                <w:szCs w:val="26"/>
              </w:rPr>
            </w:pPr>
            <w:r w:rsidRPr="00BE2790">
              <w:rPr>
                <w:rFonts w:eastAsia="Times New Roman" w:cs="Times New Roman"/>
                <w:szCs w:val="26"/>
              </w:rPr>
              <w:t>Xem và xác nhận đơn hàng từ khách</w:t>
            </w:r>
          </w:p>
        </w:tc>
        <w:tc>
          <w:tcPr>
            <w:tcW w:w="2340" w:type="dxa"/>
          </w:tcPr>
          <w:p w14:paraId="617A0993"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4C2BC56C" w14:textId="77777777" w:rsidTr="00683449">
        <w:trPr>
          <w:trHeight w:val="300"/>
        </w:trPr>
        <w:tc>
          <w:tcPr>
            <w:tcW w:w="2340" w:type="dxa"/>
          </w:tcPr>
          <w:p w14:paraId="0077DDD7" w14:textId="4D0B6D08"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4</w:t>
            </w:r>
            <w:r w:rsidRPr="00BE2790">
              <w:rPr>
                <w:rFonts w:eastAsia="Times New Roman" w:cs="Times New Roman"/>
                <w:szCs w:val="26"/>
              </w:rPr>
              <w:t>.4</w:t>
            </w:r>
          </w:p>
        </w:tc>
        <w:tc>
          <w:tcPr>
            <w:tcW w:w="2340" w:type="dxa"/>
          </w:tcPr>
          <w:p w14:paraId="11863A0E" w14:textId="77777777" w:rsidR="002A5A30" w:rsidRPr="00BE2790" w:rsidRDefault="002A5A30">
            <w:pPr>
              <w:rPr>
                <w:rFonts w:eastAsia="Times New Roman" w:cs="Times New Roman"/>
                <w:szCs w:val="26"/>
              </w:rPr>
            </w:pPr>
            <w:r w:rsidRPr="00BE2790">
              <w:rPr>
                <w:rFonts w:eastAsia="Times New Roman" w:cs="Times New Roman"/>
                <w:szCs w:val="26"/>
              </w:rPr>
              <w:t>Saler</w:t>
            </w:r>
          </w:p>
        </w:tc>
        <w:tc>
          <w:tcPr>
            <w:tcW w:w="2340" w:type="dxa"/>
          </w:tcPr>
          <w:p w14:paraId="656DE05C" w14:textId="77777777" w:rsidR="002A5A30" w:rsidRPr="00BE2790" w:rsidRDefault="002A5A30">
            <w:pPr>
              <w:rPr>
                <w:rFonts w:eastAsia="Times New Roman" w:cs="Times New Roman"/>
                <w:szCs w:val="26"/>
              </w:rPr>
            </w:pPr>
            <w:r w:rsidRPr="00BE2790">
              <w:rPr>
                <w:rFonts w:eastAsia="Times New Roman" w:cs="Times New Roman"/>
                <w:szCs w:val="26"/>
              </w:rPr>
              <w:t>Nhắn tin hỗ trợ khách hàng trong quá trình đặt hàng</w:t>
            </w:r>
          </w:p>
        </w:tc>
        <w:tc>
          <w:tcPr>
            <w:tcW w:w="2340" w:type="dxa"/>
          </w:tcPr>
          <w:p w14:paraId="43451462"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1DD82BA2" w14:textId="77777777" w:rsidTr="00683449">
        <w:trPr>
          <w:trHeight w:val="300"/>
        </w:trPr>
        <w:tc>
          <w:tcPr>
            <w:tcW w:w="2340" w:type="dxa"/>
          </w:tcPr>
          <w:p w14:paraId="4641A78F" w14:textId="4729AECA"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5</w:t>
            </w:r>
          </w:p>
        </w:tc>
        <w:tc>
          <w:tcPr>
            <w:tcW w:w="2340" w:type="dxa"/>
          </w:tcPr>
          <w:p w14:paraId="5FC6054B"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4AC6011C" w14:textId="77777777" w:rsidR="002A5A30" w:rsidRPr="00BE2790" w:rsidRDefault="002A5A30">
            <w:pPr>
              <w:rPr>
                <w:rFonts w:eastAsia="Times New Roman" w:cs="Times New Roman"/>
                <w:szCs w:val="26"/>
              </w:rPr>
            </w:pPr>
            <w:r w:rsidRPr="00BE2790">
              <w:rPr>
                <w:rFonts w:eastAsia="Times New Roman" w:cs="Times New Roman"/>
                <w:szCs w:val="26"/>
              </w:rPr>
              <w:t>Thống kê và báo cáo</w:t>
            </w:r>
          </w:p>
        </w:tc>
        <w:tc>
          <w:tcPr>
            <w:tcW w:w="2340" w:type="dxa"/>
          </w:tcPr>
          <w:p w14:paraId="29257A79"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0E3E9D88" w14:textId="77777777" w:rsidTr="00683449">
        <w:trPr>
          <w:trHeight w:val="300"/>
        </w:trPr>
        <w:tc>
          <w:tcPr>
            <w:tcW w:w="2340" w:type="dxa"/>
          </w:tcPr>
          <w:p w14:paraId="090E97C2" w14:textId="576F5E8B"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5</w:t>
            </w:r>
            <w:r w:rsidRPr="00BE2790">
              <w:rPr>
                <w:rFonts w:eastAsia="Times New Roman" w:cs="Times New Roman"/>
                <w:szCs w:val="26"/>
              </w:rPr>
              <w:t>.1</w:t>
            </w:r>
          </w:p>
        </w:tc>
        <w:tc>
          <w:tcPr>
            <w:tcW w:w="2340" w:type="dxa"/>
          </w:tcPr>
          <w:p w14:paraId="0FE09FE8"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37634420" w14:textId="77777777" w:rsidR="002A5A30" w:rsidRPr="00BE2790" w:rsidRDefault="002A5A30">
            <w:pPr>
              <w:rPr>
                <w:rFonts w:eastAsia="Times New Roman" w:cs="Times New Roman"/>
                <w:szCs w:val="26"/>
              </w:rPr>
            </w:pPr>
            <w:r w:rsidRPr="00BE2790">
              <w:rPr>
                <w:rFonts w:eastAsia="Times New Roman" w:cs="Times New Roman"/>
                <w:szCs w:val="26"/>
              </w:rPr>
              <w:t xml:space="preserve">Thống kê doanh thu, số lượng đơn hàng, </w:t>
            </w:r>
            <w:r w:rsidRPr="00BE2790">
              <w:rPr>
                <w:rFonts w:eastAsia="Times New Roman" w:cs="Times New Roman"/>
                <w:szCs w:val="26"/>
              </w:rPr>
              <w:lastRenderedPageBreak/>
              <w:t>sản phẩm bán chạy, lượng truy cập</w:t>
            </w:r>
          </w:p>
        </w:tc>
        <w:tc>
          <w:tcPr>
            <w:tcW w:w="2340" w:type="dxa"/>
          </w:tcPr>
          <w:p w14:paraId="763945FB" w14:textId="77777777" w:rsidR="002A5A30" w:rsidRPr="00BE2790" w:rsidRDefault="002A5A30">
            <w:pPr>
              <w:rPr>
                <w:rFonts w:eastAsia="Times New Roman" w:cs="Times New Roman"/>
                <w:szCs w:val="26"/>
              </w:rPr>
            </w:pPr>
            <w:r w:rsidRPr="00BE2790">
              <w:rPr>
                <w:rFonts w:eastAsia="Times New Roman" w:cs="Times New Roman"/>
                <w:szCs w:val="26"/>
              </w:rPr>
              <w:lastRenderedPageBreak/>
              <w:t>High</w:t>
            </w:r>
          </w:p>
        </w:tc>
      </w:tr>
      <w:tr w:rsidR="002A5A30" w:rsidRPr="00BE2790" w14:paraId="2B21DB65" w14:textId="77777777" w:rsidTr="00683449">
        <w:trPr>
          <w:trHeight w:val="300"/>
        </w:trPr>
        <w:tc>
          <w:tcPr>
            <w:tcW w:w="2340" w:type="dxa"/>
          </w:tcPr>
          <w:p w14:paraId="132E1AE3" w14:textId="76BE9BE3"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5</w:t>
            </w:r>
            <w:r w:rsidRPr="00BE2790">
              <w:rPr>
                <w:rFonts w:eastAsia="Times New Roman" w:cs="Times New Roman"/>
                <w:szCs w:val="26"/>
              </w:rPr>
              <w:t>.2</w:t>
            </w:r>
          </w:p>
        </w:tc>
        <w:tc>
          <w:tcPr>
            <w:tcW w:w="2340" w:type="dxa"/>
          </w:tcPr>
          <w:p w14:paraId="6ACA3DF2"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6BB751B1" w14:textId="77777777" w:rsidR="002A5A30" w:rsidRPr="00BE2790" w:rsidRDefault="002A5A30">
            <w:pPr>
              <w:rPr>
                <w:rFonts w:eastAsia="Times New Roman" w:cs="Times New Roman"/>
                <w:szCs w:val="26"/>
              </w:rPr>
            </w:pPr>
            <w:r w:rsidRPr="00BE2790">
              <w:rPr>
                <w:rFonts w:eastAsia="Times New Roman" w:cs="Times New Roman"/>
                <w:szCs w:val="26"/>
              </w:rPr>
              <w:t>Xuất báo cáo theo thời gian, danh mục hoặc nhân viên</w:t>
            </w:r>
          </w:p>
        </w:tc>
        <w:tc>
          <w:tcPr>
            <w:tcW w:w="2340" w:type="dxa"/>
          </w:tcPr>
          <w:p w14:paraId="72C5D8FA"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215B0371" w14:textId="77777777" w:rsidTr="00683449">
        <w:trPr>
          <w:trHeight w:val="300"/>
        </w:trPr>
        <w:tc>
          <w:tcPr>
            <w:tcW w:w="2340" w:type="dxa"/>
          </w:tcPr>
          <w:p w14:paraId="4CEA6CCF" w14:textId="0BCD5CC5"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6</w:t>
            </w:r>
          </w:p>
        </w:tc>
        <w:tc>
          <w:tcPr>
            <w:tcW w:w="2340" w:type="dxa"/>
          </w:tcPr>
          <w:p w14:paraId="585D271A" w14:textId="77777777" w:rsidR="002A5A30" w:rsidRPr="00BE2790" w:rsidRDefault="002A5A30">
            <w:pPr>
              <w:rPr>
                <w:rFonts w:eastAsia="Times New Roman" w:cs="Times New Roman"/>
                <w:szCs w:val="26"/>
              </w:rPr>
            </w:pPr>
            <w:r w:rsidRPr="00BE2790">
              <w:rPr>
                <w:rFonts w:eastAsia="Times New Roman" w:cs="Times New Roman"/>
                <w:szCs w:val="26"/>
              </w:rPr>
              <w:t>Tất cả người dùng</w:t>
            </w:r>
          </w:p>
        </w:tc>
        <w:tc>
          <w:tcPr>
            <w:tcW w:w="2340" w:type="dxa"/>
          </w:tcPr>
          <w:p w14:paraId="08B1EB7D" w14:textId="77777777" w:rsidR="002A5A30" w:rsidRPr="00BE2790" w:rsidRDefault="002A5A30">
            <w:pPr>
              <w:rPr>
                <w:rFonts w:eastAsia="Times New Roman" w:cs="Times New Roman"/>
                <w:szCs w:val="26"/>
              </w:rPr>
            </w:pPr>
            <w:r w:rsidRPr="00BE2790">
              <w:rPr>
                <w:rFonts w:eastAsia="Times New Roman" w:cs="Times New Roman"/>
                <w:szCs w:val="26"/>
              </w:rPr>
              <w:t>Nhắn tin và thông báo</w:t>
            </w:r>
          </w:p>
        </w:tc>
        <w:tc>
          <w:tcPr>
            <w:tcW w:w="2340" w:type="dxa"/>
          </w:tcPr>
          <w:p w14:paraId="2CA3C220"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7E557AE7" w14:textId="77777777" w:rsidTr="00683449">
        <w:trPr>
          <w:trHeight w:val="300"/>
        </w:trPr>
        <w:tc>
          <w:tcPr>
            <w:tcW w:w="2340" w:type="dxa"/>
          </w:tcPr>
          <w:p w14:paraId="3B9FDA45" w14:textId="43A2818E"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6</w:t>
            </w:r>
            <w:r w:rsidRPr="00BE2790">
              <w:rPr>
                <w:rFonts w:eastAsia="Times New Roman" w:cs="Times New Roman"/>
                <w:szCs w:val="26"/>
              </w:rPr>
              <w:t>.1</w:t>
            </w:r>
          </w:p>
        </w:tc>
        <w:tc>
          <w:tcPr>
            <w:tcW w:w="2340" w:type="dxa"/>
          </w:tcPr>
          <w:p w14:paraId="7E856932" w14:textId="77777777" w:rsidR="002A5A30" w:rsidRPr="00BE2790" w:rsidRDefault="002A5A30">
            <w:pPr>
              <w:rPr>
                <w:rFonts w:eastAsia="Times New Roman" w:cs="Times New Roman"/>
                <w:szCs w:val="26"/>
              </w:rPr>
            </w:pPr>
            <w:r w:rsidRPr="00BE2790">
              <w:rPr>
                <w:rFonts w:eastAsia="Times New Roman" w:cs="Times New Roman"/>
                <w:szCs w:val="26"/>
              </w:rPr>
              <w:t>Tất cả người dùng</w:t>
            </w:r>
          </w:p>
        </w:tc>
        <w:tc>
          <w:tcPr>
            <w:tcW w:w="2340" w:type="dxa"/>
          </w:tcPr>
          <w:p w14:paraId="5F21A517" w14:textId="77777777" w:rsidR="002A5A30" w:rsidRPr="00BE2790" w:rsidRDefault="002A5A30">
            <w:pPr>
              <w:rPr>
                <w:rFonts w:eastAsia="Times New Roman" w:cs="Times New Roman"/>
                <w:szCs w:val="26"/>
              </w:rPr>
            </w:pPr>
            <w:r w:rsidRPr="00BE2790">
              <w:rPr>
                <w:rFonts w:eastAsia="Times New Roman" w:cs="Times New Roman"/>
                <w:szCs w:val="26"/>
              </w:rPr>
              <w:t>Gửi/nhận tin nhắn nội bộ trong hệ thống</w:t>
            </w:r>
          </w:p>
        </w:tc>
        <w:tc>
          <w:tcPr>
            <w:tcW w:w="2340" w:type="dxa"/>
          </w:tcPr>
          <w:p w14:paraId="28C73BFF"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7DFAEFDB" w14:textId="77777777" w:rsidTr="00683449">
        <w:trPr>
          <w:trHeight w:val="300"/>
        </w:trPr>
        <w:tc>
          <w:tcPr>
            <w:tcW w:w="2340" w:type="dxa"/>
          </w:tcPr>
          <w:p w14:paraId="3058E4E2" w14:textId="5AB347F7"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6</w:t>
            </w:r>
            <w:r w:rsidRPr="00BE2790">
              <w:rPr>
                <w:rFonts w:eastAsia="Times New Roman" w:cs="Times New Roman"/>
                <w:szCs w:val="26"/>
              </w:rPr>
              <w:t>.2</w:t>
            </w:r>
          </w:p>
        </w:tc>
        <w:tc>
          <w:tcPr>
            <w:tcW w:w="2340" w:type="dxa"/>
          </w:tcPr>
          <w:p w14:paraId="5D517A68" w14:textId="77777777" w:rsidR="002A5A30" w:rsidRPr="00BE2790" w:rsidRDefault="002A5A30">
            <w:pPr>
              <w:rPr>
                <w:rFonts w:eastAsia="Times New Roman" w:cs="Times New Roman"/>
                <w:szCs w:val="26"/>
              </w:rPr>
            </w:pPr>
            <w:r w:rsidRPr="00BE2790">
              <w:rPr>
                <w:rFonts w:eastAsia="Times New Roman" w:cs="Times New Roman"/>
                <w:szCs w:val="26"/>
              </w:rPr>
              <w:t>Tất cả người dùng</w:t>
            </w:r>
          </w:p>
        </w:tc>
        <w:tc>
          <w:tcPr>
            <w:tcW w:w="2340" w:type="dxa"/>
          </w:tcPr>
          <w:p w14:paraId="19D1CC7D" w14:textId="77777777" w:rsidR="002A5A30" w:rsidRPr="00BE2790" w:rsidRDefault="002A5A30">
            <w:pPr>
              <w:rPr>
                <w:rFonts w:eastAsia="Times New Roman" w:cs="Times New Roman"/>
                <w:szCs w:val="26"/>
              </w:rPr>
            </w:pPr>
            <w:r w:rsidRPr="00BE2790">
              <w:rPr>
                <w:rFonts w:eastAsia="Times New Roman" w:cs="Times New Roman"/>
                <w:szCs w:val="26"/>
              </w:rPr>
              <w:t>Nhận thông báo khi có đơn hàng, khuyến mãi mới</w:t>
            </w:r>
          </w:p>
        </w:tc>
        <w:tc>
          <w:tcPr>
            <w:tcW w:w="2340" w:type="dxa"/>
          </w:tcPr>
          <w:p w14:paraId="209E8FAF"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bl>
    <w:p w14:paraId="1ED0A91C" w14:textId="77777777" w:rsidR="002A5A30" w:rsidRPr="00BE2790" w:rsidRDefault="002A5A30" w:rsidP="002A5A30">
      <w:pPr>
        <w:rPr>
          <w:rFonts w:cs="Times New Roman"/>
          <w:b/>
          <w:szCs w:val="26"/>
        </w:rPr>
      </w:pPr>
    </w:p>
    <w:p w14:paraId="45F45716" w14:textId="77777777" w:rsidR="002A5A30" w:rsidRPr="00BE2790" w:rsidRDefault="002A5A30" w:rsidP="002A5A30">
      <w:pPr>
        <w:pStyle w:val="Heading3"/>
        <w:rPr>
          <w:rFonts w:cs="Times New Roman"/>
          <w:sz w:val="26"/>
          <w:szCs w:val="26"/>
        </w:rPr>
      </w:pPr>
      <w:bookmarkStart w:id="16" w:name="_Toc217218083"/>
      <w:r w:rsidRPr="00BE2790">
        <w:rPr>
          <w:rFonts w:cs="Times New Roman"/>
          <w:sz w:val="26"/>
          <w:szCs w:val="26"/>
        </w:rPr>
        <w:t>4.2 Yêu cầu phi chức năng</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340"/>
        <w:gridCol w:w="2340"/>
        <w:gridCol w:w="2340"/>
        <w:gridCol w:w="2340"/>
      </w:tblGrid>
      <w:tr w:rsidR="002A5A30" w:rsidRPr="00BE2790" w14:paraId="3C473AB8" w14:textId="77777777">
        <w:trPr>
          <w:trHeight w:val="300"/>
        </w:trPr>
        <w:tc>
          <w:tcPr>
            <w:tcW w:w="2340" w:type="dxa"/>
          </w:tcPr>
          <w:p w14:paraId="49BDBE82" w14:textId="77777777" w:rsidR="002A5A30" w:rsidRPr="00BE2790" w:rsidRDefault="002A5A30">
            <w:pPr>
              <w:rPr>
                <w:rFonts w:eastAsia="Times New Roman" w:cs="Times New Roman"/>
                <w:b/>
                <w:szCs w:val="26"/>
              </w:rPr>
            </w:pPr>
            <w:r w:rsidRPr="00BE2790">
              <w:rPr>
                <w:rFonts w:eastAsia="Times New Roman" w:cs="Times New Roman"/>
                <w:b/>
                <w:szCs w:val="26"/>
              </w:rPr>
              <w:t>Mã yêu cầu</w:t>
            </w:r>
          </w:p>
          <w:p w14:paraId="0F426110" w14:textId="77777777" w:rsidR="002A5A30" w:rsidRPr="00BE2790" w:rsidRDefault="002A5A30">
            <w:pPr>
              <w:rPr>
                <w:rFonts w:eastAsia="Times New Roman" w:cs="Times New Roman"/>
                <w:b/>
                <w:szCs w:val="26"/>
              </w:rPr>
            </w:pPr>
          </w:p>
        </w:tc>
        <w:tc>
          <w:tcPr>
            <w:tcW w:w="2340" w:type="dxa"/>
          </w:tcPr>
          <w:p w14:paraId="00926281" w14:textId="77777777" w:rsidR="002A5A30" w:rsidRPr="00BE2790" w:rsidRDefault="002A5A30">
            <w:pPr>
              <w:rPr>
                <w:rFonts w:eastAsia="Times New Roman" w:cs="Times New Roman"/>
                <w:b/>
                <w:szCs w:val="26"/>
              </w:rPr>
            </w:pPr>
            <w:r w:rsidRPr="00BE2790">
              <w:rPr>
                <w:rFonts w:eastAsia="Times New Roman" w:cs="Times New Roman"/>
                <w:b/>
                <w:szCs w:val="26"/>
              </w:rPr>
              <w:t>Người yêu cầu</w:t>
            </w:r>
          </w:p>
          <w:p w14:paraId="0AD9B17A" w14:textId="77777777" w:rsidR="002A5A30" w:rsidRPr="00BE2790" w:rsidRDefault="002A5A30">
            <w:pPr>
              <w:rPr>
                <w:rFonts w:eastAsia="Times New Roman" w:cs="Times New Roman"/>
                <w:b/>
                <w:szCs w:val="26"/>
              </w:rPr>
            </w:pPr>
          </w:p>
        </w:tc>
        <w:tc>
          <w:tcPr>
            <w:tcW w:w="2340" w:type="dxa"/>
          </w:tcPr>
          <w:p w14:paraId="5C7A5B27" w14:textId="77777777" w:rsidR="002A5A30" w:rsidRPr="00BE2790" w:rsidRDefault="002A5A30">
            <w:pPr>
              <w:rPr>
                <w:rFonts w:eastAsia="Times New Roman" w:cs="Times New Roman"/>
                <w:b/>
                <w:szCs w:val="26"/>
              </w:rPr>
            </w:pPr>
            <w:r w:rsidRPr="00BE2790">
              <w:rPr>
                <w:rFonts w:eastAsia="Times New Roman" w:cs="Times New Roman"/>
                <w:b/>
                <w:szCs w:val="26"/>
              </w:rPr>
              <w:t>Nội dung yêu cầu</w:t>
            </w:r>
          </w:p>
          <w:p w14:paraId="5D07D799" w14:textId="77777777" w:rsidR="002A5A30" w:rsidRPr="00BE2790" w:rsidRDefault="002A5A30">
            <w:pPr>
              <w:rPr>
                <w:rFonts w:eastAsia="Times New Roman" w:cs="Times New Roman"/>
                <w:b/>
                <w:szCs w:val="26"/>
              </w:rPr>
            </w:pPr>
          </w:p>
        </w:tc>
        <w:tc>
          <w:tcPr>
            <w:tcW w:w="2340" w:type="dxa"/>
          </w:tcPr>
          <w:p w14:paraId="10E6E473" w14:textId="77777777" w:rsidR="002A5A30" w:rsidRPr="00BE2790" w:rsidRDefault="002A5A30">
            <w:pPr>
              <w:rPr>
                <w:rFonts w:eastAsia="Times New Roman" w:cs="Times New Roman"/>
                <w:b/>
                <w:szCs w:val="26"/>
              </w:rPr>
            </w:pPr>
            <w:r w:rsidRPr="00BE2790">
              <w:rPr>
                <w:rFonts w:eastAsia="Times New Roman" w:cs="Times New Roman"/>
                <w:b/>
                <w:szCs w:val="26"/>
              </w:rPr>
              <w:t>Mức thiết yếu</w:t>
            </w:r>
          </w:p>
          <w:p w14:paraId="04D6B76B" w14:textId="77777777" w:rsidR="002A5A30" w:rsidRPr="00BE2790" w:rsidRDefault="002A5A30">
            <w:pPr>
              <w:rPr>
                <w:rFonts w:eastAsia="Times New Roman" w:cs="Times New Roman"/>
                <w:b/>
                <w:szCs w:val="26"/>
              </w:rPr>
            </w:pPr>
          </w:p>
        </w:tc>
      </w:tr>
      <w:tr w:rsidR="002A5A30" w:rsidRPr="00BE2790" w14:paraId="69675130" w14:textId="77777777">
        <w:trPr>
          <w:trHeight w:val="300"/>
        </w:trPr>
        <w:tc>
          <w:tcPr>
            <w:tcW w:w="2340" w:type="dxa"/>
          </w:tcPr>
          <w:p w14:paraId="13A47D30" w14:textId="77777777" w:rsidR="002A5A30" w:rsidRPr="00BE2790" w:rsidRDefault="002A5A30">
            <w:pPr>
              <w:rPr>
                <w:rFonts w:eastAsia="Times New Roman" w:cs="Times New Roman"/>
                <w:szCs w:val="26"/>
              </w:rPr>
            </w:pPr>
            <w:r w:rsidRPr="00BE2790">
              <w:rPr>
                <w:rFonts w:eastAsia="Times New Roman" w:cs="Times New Roman"/>
                <w:szCs w:val="26"/>
              </w:rPr>
              <w:t>NFR1</w:t>
            </w:r>
          </w:p>
        </w:tc>
        <w:tc>
          <w:tcPr>
            <w:tcW w:w="2340" w:type="dxa"/>
          </w:tcPr>
          <w:p w14:paraId="286353D6" w14:textId="77777777" w:rsidR="002A5A30" w:rsidRPr="00BE2790" w:rsidRDefault="002A5A30">
            <w:pPr>
              <w:rPr>
                <w:rFonts w:eastAsia="Times New Roman" w:cs="Times New Roman"/>
                <w:szCs w:val="26"/>
              </w:rPr>
            </w:pPr>
            <w:r w:rsidRPr="00BE2790">
              <w:rPr>
                <w:rFonts w:eastAsia="Times New Roman" w:cs="Times New Roman"/>
                <w:szCs w:val="26"/>
              </w:rPr>
              <w:t>Người dùng</w:t>
            </w:r>
          </w:p>
        </w:tc>
        <w:tc>
          <w:tcPr>
            <w:tcW w:w="2340" w:type="dxa"/>
          </w:tcPr>
          <w:p w14:paraId="0593F178" w14:textId="77777777" w:rsidR="002A5A30" w:rsidRPr="00BE2790" w:rsidRDefault="002A5A30">
            <w:pPr>
              <w:rPr>
                <w:rFonts w:eastAsia="Times New Roman" w:cs="Times New Roman"/>
                <w:szCs w:val="26"/>
              </w:rPr>
            </w:pPr>
            <w:r w:rsidRPr="00BE2790">
              <w:rPr>
                <w:rFonts w:eastAsia="Times New Roman" w:cs="Times New Roman"/>
                <w:szCs w:val="26"/>
              </w:rPr>
              <w:t>Giao diện đơn giản, trực quan, dễ thao tác cho mọi đối tượng</w:t>
            </w:r>
          </w:p>
        </w:tc>
        <w:tc>
          <w:tcPr>
            <w:tcW w:w="2340" w:type="dxa"/>
          </w:tcPr>
          <w:p w14:paraId="17A328F7"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0F411E9F" w14:textId="77777777">
        <w:trPr>
          <w:trHeight w:val="300"/>
        </w:trPr>
        <w:tc>
          <w:tcPr>
            <w:tcW w:w="2340" w:type="dxa"/>
          </w:tcPr>
          <w:p w14:paraId="3BA286E3" w14:textId="77777777" w:rsidR="002A5A30" w:rsidRPr="00BE2790" w:rsidRDefault="002A5A30">
            <w:pPr>
              <w:rPr>
                <w:rFonts w:eastAsia="Times New Roman" w:cs="Times New Roman"/>
                <w:szCs w:val="26"/>
              </w:rPr>
            </w:pPr>
            <w:r w:rsidRPr="00BE2790">
              <w:rPr>
                <w:rFonts w:eastAsia="Times New Roman" w:cs="Times New Roman"/>
                <w:szCs w:val="26"/>
              </w:rPr>
              <w:t>NFR2</w:t>
            </w:r>
          </w:p>
        </w:tc>
        <w:tc>
          <w:tcPr>
            <w:tcW w:w="2340" w:type="dxa"/>
          </w:tcPr>
          <w:p w14:paraId="651D943F" w14:textId="77777777" w:rsidR="002A5A30" w:rsidRPr="00BE2790" w:rsidRDefault="002A5A30">
            <w:pPr>
              <w:rPr>
                <w:rFonts w:eastAsia="Times New Roman" w:cs="Times New Roman"/>
                <w:szCs w:val="26"/>
              </w:rPr>
            </w:pPr>
            <w:r w:rsidRPr="00BE2790">
              <w:rPr>
                <w:rFonts w:eastAsia="Times New Roman" w:cs="Times New Roman"/>
                <w:szCs w:val="26"/>
              </w:rPr>
              <w:t>Người dùng</w:t>
            </w:r>
          </w:p>
        </w:tc>
        <w:tc>
          <w:tcPr>
            <w:tcW w:w="2340" w:type="dxa"/>
          </w:tcPr>
          <w:p w14:paraId="3ACD104D" w14:textId="77777777" w:rsidR="002A5A30" w:rsidRPr="00BE2790" w:rsidRDefault="002A5A30">
            <w:pPr>
              <w:rPr>
                <w:rFonts w:eastAsia="Times New Roman" w:cs="Times New Roman"/>
                <w:szCs w:val="26"/>
              </w:rPr>
            </w:pPr>
            <w:r w:rsidRPr="00BE2790">
              <w:rPr>
                <w:rFonts w:eastAsia="Times New Roman" w:cs="Times New Roman"/>
                <w:szCs w:val="26"/>
              </w:rPr>
              <w:t>Thời gian phản hồi của hệ thống không quá 3 giây cho mỗi thao tác</w:t>
            </w:r>
          </w:p>
        </w:tc>
        <w:tc>
          <w:tcPr>
            <w:tcW w:w="2340" w:type="dxa"/>
          </w:tcPr>
          <w:p w14:paraId="67F72486"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4396F80D" w14:textId="77777777">
        <w:trPr>
          <w:trHeight w:val="300"/>
        </w:trPr>
        <w:tc>
          <w:tcPr>
            <w:tcW w:w="2340" w:type="dxa"/>
          </w:tcPr>
          <w:p w14:paraId="5040697E" w14:textId="77777777" w:rsidR="002A5A30" w:rsidRPr="00BE2790" w:rsidRDefault="002A5A30">
            <w:pPr>
              <w:rPr>
                <w:rFonts w:eastAsia="Times New Roman" w:cs="Times New Roman"/>
                <w:szCs w:val="26"/>
              </w:rPr>
            </w:pPr>
            <w:r w:rsidRPr="00BE2790">
              <w:rPr>
                <w:rFonts w:eastAsia="Times New Roman" w:cs="Times New Roman"/>
                <w:szCs w:val="26"/>
              </w:rPr>
              <w:t>NFR3</w:t>
            </w:r>
          </w:p>
        </w:tc>
        <w:tc>
          <w:tcPr>
            <w:tcW w:w="2340" w:type="dxa"/>
          </w:tcPr>
          <w:p w14:paraId="521BD54C"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10D2AC3D" w14:textId="77777777" w:rsidR="002A5A30" w:rsidRPr="00BE2790" w:rsidRDefault="002A5A30">
            <w:pPr>
              <w:rPr>
                <w:rFonts w:eastAsia="Times New Roman" w:cs="Times New Roman"/>
                <w:szCs w:val="26"/>
              </w:rPr>
            </w:pPr>
            <w:r w:rsidRPr="00BE2790">
              <w:rPr>
                <w:rFonts w:eastAsia="Times New Roman" w:cs="Times New Roman"/>
                <w:szCs w:val="26"/>
              </w:rPr>
              <w:t>Hệ thống có khả năng mở rộng khi số lượng người dùng tăng</w:t>
            </w:r>
          </w:p>
        </w:tc>
        <w:tc>
          <w:tcPr>
            <w:tcW w:w="2340" w:type="dxa"/>
          </w:tcPr>
          <w:p w14:paraId="7D265BA6"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5881CB35" w14:textId="77777777">
        <w:trPr>
          <w:trHeight w:val="300"/>
        </w:trPr>
        <w:tc>
          <w:tcPr>
            <w:tcW w:w="2340" w:type="dxa"/>
          </w:tcPr>
          <w:p w14:paraId="11B6D13C" w14:textId="77777777" w:rsidR="002A5A30" w:rsidRPr="00BE2790" w:rsidRDefault="002A5A30">
            <w:pPr>
              <w:rPr>
                <w:rFonts w:eastAsia="Times New Roman" w:cs="Times New Roman"/>
                <w:szCs w:val="26"/>
              </w:rPr>
            </w:pPr>
            <w:r w:rsidRPr="00BE2790">
              <w:rPr>
                <w:rFonts w:eastAsia="Times New Roman" w:cs="Times New Roman"/>
                <w:szCs w:val="26"/>
              </w:rPr>
              <w:t>NFR4</w:t>
            </w:r>
          </w:p>
        </w:tc>
        <w:tc>
          <w:tcPr>
            <w:tcW w:w="2340" w:type="dxa"/>
          </w:tcPr>
          <w:p w14:paraId="2D859B5A"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79A59A24" w14:textId="77777777" w:rsidR="002A5A30" w:rsidRPr="00BE2790" w:rsidRDefault="002A5A30">
            <w:pPr>
              <w:rPr>
                <w:rFonts w:eastAsia="Times New Roman" w:cs="Times New Roman"/>
                <w:szCs w:val="26"/>
              </w:rPr>
            </w:pPr>
            <w:r w:rsidRPr="00BE2790">
              <w:rPr>
                <w:rFonts w:eastAsia="Times New Roman" w:cs="Times New Roman"/>
                <w:szCs w:val="26"/>
              </w:rPr>
              <w:t xml:space="preserve">Bảo mật thông tin người dùng (mã hóa mật khẩu, không lưu </w:t>
            </w:r>
            <w:r w:rsidRPr="00BE2790">
              <w:rPr>
                <w:rFonts w:eastAsia="Times New Roman" w:cs="Times New Roman"/>
                <w:szCs w:val="26"/>
              </w:rPr>
              <w:lastRenderedPageBreak/>
              <w:t>trữ thông tin thẻ trực tiếp)</w:t>
            </w:r>
          </w:p>
        </w:tc>
        <w:tc>
          <w:tcPr>
            <w:tcW w:w="2340" w:type="dxa"/>
          </w:tcPr>
          <w:p w14:paraId="61175E19" w14:textId="77777777" w:rsidR="002A5A30" w:rsidRPr="00BE2790" w:rsidRDefault="002A5A30">
            <w:pPr>
              <w:rPr>
                <w:rFonts w:eastAsia="Times New Roman" w:cs="Times New Roman"/>
                <w:szCs w:val="26"/>
              </w:rPr>
            </w:pPr>
            <w:r w:rsidRPr="00BE2790">
              <w:rPr>
                <w:rFonts w:eastAsia="Times New Roman" w:cs="Times New Roman"/>
                <w:szCs w:val="26"/>
              </w:rPr>
              <w:lastRenderedPageBreak/>
              <w:t>High</w:t>
            </w:r>
          </w:p>
        </w:tc>
      </w:tr>
      <w:tr w:rsidR="002A5A30" w:rsidRPr="00BE2790" w14:paraId="2799E239" w14:textId="77777777">
        <w:trPr>
          <w:trHeight w:val="300"/>
        </w:trPr>
        <w:tc>
          <w:tcPr>
            <w:tcW w:w="2340" w:type="dxa"/>
          </w:tcPr>
          <w:p w14:paraId="065DA033" w14:textId="77777777" w:rsidR="002A5A30" w:rsidRPr="00BE2790" w:rsidRDefault="002A5A30">
            <w:pPr>
              <w:rPr>
                <w:rFonts w:eastAsia="Times New Roman" w:cs="Times New Roman"/>
                <w:szCs w:val="26"/>
              </w:rPr>
            </w:pPr>
            <w:r w:rsidRPr="00BE2790">
              <w:rPr>
                <w:rFonts w:eastAsia="Times New Roman" w:cs="Times New Roman"/>
                <w:szCs w:val="26"/>
              </w:rPr>
              <w:t>NFR5</w:t>
            </w:r>
          </w:p>
        </w:tc>
        <w:tc>
          <w:tcPr>
            <w:tcW w:w="2340" w:type="dxa"/>
          </w:tcPr>
          <w:p w14:paraId="50D7863D"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7745B776" w14:textId="77777777" w:rsidR="002A5A30" w:rsidRPr="00BE2790" w:rsidRDefault="002A5A30">
            <w:pPr>
              <w:rPr>
                <w:rFonts w:eastAsia="Times New Roman" w:cs="Times New Roman"/>
                <w:szCs w:val="26"/>
              </w:rPr>
            </w:pPr>
            <w:r w:rsidRPr="00BE2790">
              <w:rPr>
                <w:rFonts w:eastAsia="Times New Roman" w:cs="Times New Roman"/>
                <w:szCs w:val="26"/>
              </w:rPr>
              <w:t>Hệ thống hoạt động ổn định trên nhiều trình duyệt và thiết bị di động</w:t>
            </w:r>
          </w:p>
        </w:tc>
        <w:tc>
          <w:tcPr>
            <w:tcW w:w="2340" w:type="dxa"/>
          </w:tcPr>
          <w:p w14:paraId="489C19E3"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477FE58C" w14:textId="77777777">
        <w:trPr>
          <w:trHeight w:val="300"/>
        </w:trPr>
        <w:tc>
          <w:tcPr>
            <w:tcW w:w="2340" w:type="dxa"/>
          </w:tcPr>
          <w:p w14:paraId="5588667E" w14:textId="77777777" w:rsidR="002A5A30" w:rsidRPr="00BE2790" w:rsidRDefault="002A5A30">
            <w:pPr>
              <w:rPr>
                <w:rFonts w:eastAsia="Times New Roman" w:cs="Times New Roman"/>
                <w:szCs w:val="26"/>
              </w:rPr>
            </w:pPr>
            <w:r w:rsidRPr="00BE2790">
              <w:rPr>
                <w:rFonts w:eastAsia="Times New Roman" w:cs="Times New Roman"/>
                <w:szCs w:val="26"/>
              </w:rPr>
              <w:t>NFR6</w:t>
            </w:r>
          </w:p>
        </w:tc>
        <w:tc>
          <w:tcPr>
            <w:tcW w:w="2340" w:type="dxa"/>
          </w:tcPr>
          <w:p w14:paraId="6CD0DC0B" w14:textId="77777777" w:rsidR="002A5A30" w:rsidRPr="00BE2790" w:rsidRDefault="002A5A30">
            <w:pPr>
              <w:rPr>
                <w:rFonts w:eastAsia="Times New Roman" w:cs="Times New Roman"/>
                <w:szCs w:val="26"/>
              </w:rPr>
            </w:pPr>
            <w:r w:rsidRPr="00BE2790">
              <w:rPr>
                <w:rFonts w:eastAsia="Times New Roman" w:cs="Times New Roman"/>
                <w:szCs w:val="26"/>
              </w:rPr>
              <w:t>Quản trị viên</w:t>
            </w:r>
          </w:p>
        </w:tc>
        <w:tc>
          <w:tcPr>
            <w:tcW w:w="2340" w:type="dxa"/>
          </w:tcPr>
          <w:p w14:paraId="23967DE5" w14:textId="77777777" w:rsidR="002A5A30" w:rsidRPr="00BE2790" w:rsidRDefault="002A5A30">
            <w:pPr>
              <w:rPr>
                <w:rFonts w:eastAsia="Times New Roman" w:cs="Times New Roman"/>
                <w:szCs w:val="26"/>
              </w:rPr>
            </w:pPr>
            <w:r w:rsidRPr="00BE2790">
              <w:rPr>
                <w:rFonts w:eastAsia="Times New Roman" w:cs="Times New Roman"/>
                <w:szCs w:val="26"/>
              </w:rPr>
              <w:t>Dữ liệu được sao lưu tự động định kỳ hàng ngày</w:t>
            </w:r>
          </w:p>
        </w:tc>
        <w:tc>
          <w:tcPr>
            <w:tcW w:w="2340" w:type="dxa"/>
          </w:tcPr>
          <w:p w14:paraId="5F68833F"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0B4FDA6F" w14:textId="77777777">
        <w:trPr>
          <w:trHeight w:val="300"/>
        </w:trPr>
        <w:tc>
          <w:tcPr>
            <w:tcW w:w="2340" w:type="dxa"/>
          </w:tcPr>
          <w:p w14:paraId="109607A6" w14:textId="77777777" w:rsidR="002A5A30" w:rsidRPr="00BE2790" w:rsidRDefault="002A5A30">
            <w:pPr>
              <w:rPr>
                <w:rFonts w:eastAsia="Times New Roman" w:cs="Times New Roman"/>
                <w:szCs w:val="26"/>
              </w:rPr>
            </w:pPr>
            <w:r w:rsidRPr="00BE2790">
              <w:rPr>
                <w:rFonts w:eastAsia="Times New Roman" w:cs="Times New Roman"/>
                <w:szCs w:val="26"/>
              </w:rPr>
              <w:t>NFR7</w:t>
            </w:r>
          </w:p>
        </w:tc>
        <w:tc>
          <w:tcPr>
            <w:tcW w:w="2340" w:type="dxa"/>
          </w:tcPr>
          <w:p w14:paraId="66B03256" w14:textId="77777777" w:rsidR="002A5A30" w:rsidRPr="00BE2790" w:rsidRDefault="002A5A30">
            <w:pPr>
              <w:rPr>
                <w:rFonts w:eastAsia="Times New Roman" w:cs="Times New Roman"/>
                <w:szCs w:val="26"/>
              </w:rPr>
            </w:pPr>
            <w:r w:rsidRPr="00BE2790">
              <w:rPr>
                <w:rFonts w:eastAsia="Times New Roman" w:cs="Times New Roman"/>
                <w:szCs w:val="26"/>
              </w:rPr>
              <w:t>Người dùng</w:t>
            </w:r>
          </w:p>
        </w:tc>
        <w:tc>
          <w:tcPr>
            <w:tcW w:w="2340" w:type="dxa"/>
          </w:tcPr>
          <w:p w14:paraId="1087EE94" w14:textId="77777777" w:rsidR="002A5A30" w:rsidRPr="00BE2790" w:rsidRDefault="002A5A30">
            <w:pPr>
              <w:rPr>
                <w:rFonts w:eastAsia="Times New Roman" w:cs="Times New Roman"/>
                <w:szCs w:val="26"/>
              </w:rPr>
            </w:pPr>
            <w:r w:rsidRPr="00BE2790">
              <w:rPr>
                <w:rFonts w:eastAsia="Times New Roman" w:cs="Times New Roman"/>
                <w:szCs w:val="26"/>
              </w:rPr>
              <w:t>Hỗ trợ đa ngôn ngữ (Tiếng Việt, Tiếng Anh)</w:t>
            </w:r>
          </w:p>
        </w:tc>
        <w:tc>
          <w:tcPr>
            <w:tcW w:w="2340" w:type="dxa"/>
          </w:tcPr>
          <w:p w14:paraId="49D8555E" w14:textId="77777777" w:rsidR="002A5A30" w:rsidRPr="00BE2790" w:rsidRDefault="002A5A30">
            <w:pPr>
              <w:rPr>
                <w:rFonts w:eastAsia="Times New Roman" w:cs="Times New Roman"/>
                <w:szCs w:val="26"/>
              </w:rPr>
            </w:pPr>
            <w:r w:rsidRPr="00BE2790">
              <w:rPr>
                <w:rFonts w:eastAsia="Times New Roman" w:cs="Times New Roman"/>
                <w:szCs w:val="26"/>
              </w:rPr>
              <w:t>Low</w:t>
            </w:r>
          </w:p>
        </w:tc>
      </w:tr>
      <w:tr w:rsidR="002A5A30" w:rsidRPr="00BE2790" w14:paraId="5F052970" w14:textId="77777777">
        <w:trPr>
          <w:trHeight w:val="300"/>
        </w:trPr>
        <w:tc>
          <w:tcPr>
            <w:tcW w:w="2340" w:type="dxa"/>
          </w:tcPr>
          <w:p w14:paraId="117B7B4A" w14:textId="77777777" w:rsidR="002A5A30" w:rsidRPr="00BE2790" w:rsidRDefault="002A5A30">
            <w:pPr>
              <w:rPr>
                <w:rFonts w:eastAsia="Times New Roman" w:cs="Times New Roman"/>
                <w:szCs w:val="26"/>
              </w:rPr>
            </w:pPr>
            <w:r w:rsidRPr="00BE2790">
              <w:rPr>
                <w:rFonts w:eastAsia="Times New Roman" w:cs="Times New Roman"/>
                <w:szCs w:val="26"/>
              </w:rPr>
              <w:t>NFR8</w:t>
            </w:r>
          </w:p>
        </w:tc>
        <w:tc>
          <w:tcPr>
            <w:tcW w:w="2340" w:type="dxa"/>
          </w:tcPr>
          <w:p w14:paraId="49358ABE" w14:textId="77777777" w:rsidR="002A5A30" w:rsidRPr="00BE2790" w:rsidRDefault="002A5A30">
            <w:pPr>
              <w:rPr>
                <w:rFonts w:eastAsia="Times New Roman" w:cs="Times New Roman"/>
                <w:szCs w:val="26"/>
              </w:rPr>
            </w:pPr>
            <w:r w:rsidRPr="00BE2790">
              <w:rPr>
                <w:rFonts w:eastAsia="Times New Roman" w:cs="Times New Roman"/>
                <w:szCs w:val="26"/>
              </w:rPr>
              <w:t>Người dùng</w:t>
            </w:r>
          </w:p>
        </w:tc>
        <w:tc>
          <w:tcPr>
            <w:tcW w:w="2340" w:type="dxa"/>
          </w:tcPr>
          <w:p w14:paraId="26187218" w14:textId="77777777" w:rsidR="002A5A30" w:rsidRPr="00BE2790" w:rsidRDefault="002A5A30">
            <w:pPr>
              <w:rPr>
                <w:rFonts w:eastAsia="Times New Roman" w:cs="Times New Roman"/>
                <w:szCs w:val="26"/>
              </w:rPr>
            </w:pPr>
            <w:r w:rsidRPr="00BE2790">
              <w:rPr>
                <w:rFonts w:eastAsia="Times New Roman" w:cs="Times New Roman"/>
                <w:szCs w:val="26"/>
              </w:rPr>
              <w:t>Giao diện thân thiện với người khuyết tật (font rõ ràng, có alt text cho ảnh)</w:t>
            </w:r>
          </w:p>
        </w:tc>
        <w:tc>
          <w:tcPr>
            <w:tcW w:w="2340" w:type="dxa"/>
          </w:tcPr>
          <w:p w14:paraId="12DDB8BF" w14:textId="77777777" w:rsidR="002A5A30" w:rsidRPr="00BE2790" w:rsidRDefault="002A5A30">
            <w:pPr>
              <w:rPr>
                <w:rFonts w:eastAsia="Times New Roman" w:cs="Times New Roman"/>
                <w:szCs w:val="26"/>
              </w:rPr>
            </w:pPr>
            <w:r w:rsidRPr="00BE2790">
              <w:rPr>
                <w:rFonts w:eastAsia="Times New Roman" w:cs="Times New Roman"/>
                <w:szCs w:val="26"/>
              </w:rPr>
              <w:t>Low</w:t>
            </w:r>
          </w:p>
        </w:tc>
      </w:tr>
    </w:tbl>
    <w:p w14:paraId="69B0D383" w14:textId="77777777" w:rsidR="00495AB3" w:rsidRPr="00BE2790" w:rsidRDefault="00495AB3" w:rsidP="006358D5">
      <w:pPr>
        <w:rPr>
          <w:szCs w:val="26"/>
        </w:rPr>
      </w:pPr>
    </w:p>
    <w:p w14:paraId="008426D9" w14:textId="6F0627C4" w:rsidR="00914F11" w:rsidRPr="00BE2790" w:rsidRDefault="00560664" w:rsidP="009957DA">
      <w:pPr>
        <w:pStyle w:val="Heading2"/>
        <w:rPr>
          <w:sz w:val="26"/>
          <w:szCs w:val="26"/>
        </w:rPr>
      </w:pPr>
      <w:bookmarkStart w:id="17" w:name="_Toc217218084"/>
      <w:r w:rsidRPr="00BE2790">
        <w:rPr>
          <w:sz w:val="26"/>
          <w:szCs w:val="26"/>
        </w:rPr>
        <w:t xml:space="preserve">1.5 Mục tiêu </w:t>
      </w:r>
      <w:r w:rsidR="00914F11" w:rsidRPr="00BE2790">
        <w:rPr>
          <w:sz w:val="26"/>
          <w:szCs w:val="26"/>
        </w:rPr>
        <w:t>kiểm thử</w:t>
      </w:r>
      <w:bookmarkEnd w:id="17"/>
    </w:p>
    <w:p w14:paraId="6541F258" w14:textId="77777777" w:rsidR="00914F11" w:rsidRPr="00914F11" w:rsidRDefault="00914F11" w:rsidP="009957DA">
      <w:pPr>
        <w:rPr>
          <w:rFonts w:cs="Times New Roman"/>
          <w:szCs w:val="26"/>
        </w:rPr>
      </w:pPr>
      <w:r w:rsidRPr="00914F11">
        <w:rPr>
          <w:rFonts w:cs="Times New Roman"/>
          <w:szCs w:val="26"/>
        </w:rPr>
        <w:t>Mục tiêu của đề tài “Kiểm thử Website bán quần áo” là áp dụng các kiến thức đã học về kiểm thử phần mềm vào việc đánh giá chất lượng của một website thương mại điện tử trong thực tế. Thông qua việc phân tích yêu cầu và quy trình nghiệp vụ, đề tài tập trung xây dựng các kịch bản kiểm thử và ca kiểm thử nhằm phát hiện lỗi, đánh giá mức độ đáp ứng yêu cầu chức năng của hệ thống.</w:t>
      </w:r>
    </w:p>
    <w:p w14:paraId="2DFB0F62" w14:textId="77777777" w:rsidR="00914F11" w:rsidRDefault="00914F11" w:rsidP="009957DA">
      <w:pPr>
        <w:rPr>
          <w:rFonts w:cs="Times New Roman"/>
          <w:szCs w:val="26"/>
        </w:rPr>
      </w:pPr>
      <w:r w:rsidRPr="00914F11">
        <w:rPr>
          <w:rFonts w:cs="Times New Roman"/>
          <w:szCs w:val="26"/>
        </w:rPr>
        <w:t>Bên cạnh đó, đề tài hướng đến việc kiểm tra tính đúng đắn của luồng nghiệp vụ mua hàng, tính hợp lệ của dữ liệu và khả năng xử lý lỗi của website trong các tình huống thường gặp. Kết quả kiểm thử được tổng hợp và phân tích nhằm đưa ra nhận xét về chất lượng hệ thống, đồng thời đề xuất các hướng cải thiện phù hợp.</w:t>
      </w:r>
    </w:p>
    <w:p w14:paraId="60529F1E" w14:textId="77777777" w:rsidR="009957DA" w:rsidRDefault="009957DA" w:rsidP="009957DA">
      <w:pPr>
        <w:rPr>
          <w:rFonts w:cs="Times New Roman"/>
          <w:szCs w:val="26"/>
        </w:rPr>
      </w:pPr>
    </w:p>
    <w:p w14:paraId="45186FB6" w14:textId="2A37571A" w:rsidR="009957DA" w:rsidRPr="00BE2790" w:rsidRDefault="000620A6" w:rsidP="00213CCD">
      <w:pPr>
        <w:pStyle w:val="Heading1"/>
        <w:jc w:val="center"/>
        <w:rPr>
          <w:sz w:val="26"/>
          <w:szCs w:val="26"/>
        </w:rPr>
      </w:pPr>
      <w:bookmarkStart w:id="18" w:name="_Toc217218085"/>
      <w:r w:rsidRPr="00BE2790">
        <w:rPr>
          <w:sz w:val="26"/>
          <w:szCs w:val="26"/>
        </w:rPr>
        <w:lastRenderedPageBreak/>
        <w:t>CHƯƠNG 2</w:t>
      </w:r>
      <w:r w:rsidR="00B819A8" w:rsidRPr="00BE2790">
        <w:rPr>
          <w:sz w:val="26"/>
          <w:szCs w:val="26"/>
        </w:rPr>
        <w:t xml:space="preserve"> </w:t>
      </w:r>
      <w:r w:rsidR="00213CCD" w:rsidRPr="00BE2790">
        <w:rPr>
          <w:sz w:val="26"/>
          <w:szCs w:val="26"/>
        </w:rPr>
        <w:t>PHÂN TÍCH NGHIỆP VỤ VÀ THIẾT KẾ KIẾN TRÚC</w:t>
      </w:r>
      <w:bookmarkEnd w:id="18"/>
    </w:p>
    <w:p w14:paraId="7794038A" w14:textId="5800196F" w:rsidR="00A22E6E" w:rsidRPr="00BE2790" w:rsidRDefault="006C44D4" w:rsidP="00CA5058">
      <w:pPr>
        <w:pStyle w:val="Heading2"/>
        <w:rPr>
          <w:sz w:val="26"/>
          <w:szCs w:val="26"/>
        </w:rPr>
      </w:pPr>
      <w:bookmarkStart w:id="19" w:name="_Toc217218086"/>
      <w:r w:rsidRPr="00BE2790">
        <w:rPr>
          <w:sz w:val="26"/>
          <w:szCs w:val="26"/>
        </w:rPr>
        <w:t>2</w:t>
      </w:r>
      <w:r w:rsidR="004B48BC" w:rsidRPr="00BE2790">
        <w:rPr>
          <w:sz w:val="26"/>
          <w:szCs w:val="26"/>
        </w:rPr>
        <w:t>.1</w:t>
      </w:r>
      <w:r w:rsidRPr="00BE2790">
        <w:rPr>
          <w:sz w:val="26"/>
          <w:szCs w:val="26"/>
        </w:rPr>
        <w:t xml:space="preserve"> Phân tích nghi</w:t>
      </w:r>
      <w:r w:rsidR="00CA5058" w:rsidRPr="00BE2790">
        <w:rPr>
          <w:sz w:val="26"/>
          <w:szCs w:val="26"/>
        </w:rPr>
        <w:t>ệp vụ</w:t>
      </w:r>
      <w:bookmarkEnd w:id="19"/>
    </w:p>
    <w:p w14:paraId="6487A47F" w14:textId="77777777" w:rsidR="003A2F1A" w:rsidRDefault="00591ED0" w:rsidP="00591ED0">
      <w:pPr>
        <w:pStyle w:val="Heading3"/>
        <w:rPr>
          <w:rFonts w:eastAsia="Arial" w:cs="Times New Roman"/>
          <w:bCs/>
          <w:sz w:val="26"/>
          <w:szCs w:val="26"/>
        </w:rPr>
      </w:pPr>
      <w:bookmarkStart w:id="20" w:name="_Toc217218087"/>
      <w:r w:rsidRPr="00BE2790">
        <w:rPr>
          <w:sz w:val="26"/>
          <w:szCs w:val="26"/>
        </w:rPr>
        <w:t>2.1.1 Bối cảnh kinh doanh</w:t>
      </w:r>
      <w:r w:rsidR="003A2F1A" w:rsidRPr="00BE2790">
        <w:rPr>
          <w:sz w:val="26"/>
          <w:szCs w:val="26"/>
        </w:rPr>
        <w:t xml:space="preserve"> </w:t>
      </w:r>
      <w:r w:rsidR="003A2F1A" w:rsidRPr="00BE2790">
        <w:rPr>
          <w:rFonts w:eastAsia="Arial" w:cs="Times New Roman"/>
          <w:sz w:val="26"/>
          <w:szCs w:val="26"/>
        </w:rPr>
        <w:t>(Business context)</w:t>
      </w:r>
      <w:bookmarkEnd w:id="20"/>
    </w:p>
    <w:p w14:paraId="14E56A3B" w14:textId="77777777" w:rsidR="00BA1999" w:rsidRPr="00BE2790" w:rsidRDefault="00BA1999" w:rsidP="00E32239">
      <w:pPr>
        <w:rPr>
          <w:szCs w:val="26"/>
        </w:rPr>
      </w:pPr>
      <w:r w:rsidRPr="00BE2790">
        <w:rPr>
          <w:szCs w:val="26"/>
        </w:rPr>
        <w:t xml:space="preserve">Website bán quần áo có kịch bản kinh doanh cơ bản cho Danh mục sản phẩm, Giỏ hàng, </w:t>
      </w:r>
      <w:r w:rsidR="00021383" w:rsidRPr="00BE2790">
        <w:rPr>
          <w:szCs w:val="26"/>
        </w:rPr>
        <w:t xml:space="preserve">Hóa đơn, </w:t>
      </w:r>
      <w:r w:rsidRPr="00BE2790">
        <w:rPr>
          <w:szCs w:val="26"/>
        </w:rPr>
        <w:t>Quy trình thanh toán, Quản lý kho, Đánh giá sản phẩm và Kiểm soát truy cập.</w:t>
      </w:r>
    </w:p>
    <w:p w14:paraId="40291680" w14:textId="77777777" w:rsidR="00BA1999" w:rsidRPr="00BE2790" w:rsidRDefault="00BA1999" w:rsidP="00E32239">
      <w:pPr>
        <w:rPr>
          <w:szCs w:val="26"/>
        </w:rPr>
      </w:pPr>
      <w:r w:rsidRPr="00BE2790">
        <w:rPr>
          <w:szCs w:val="26"/>
        </w:rPr>
        <w:t>Với Danh mục sản phẩm, người mua có thể duyệt danh sách sản phẩm với các chức năng lọc và sắp xếp theo</w:t>
      </w:r>
      <w:r w:rsidR="0089573F" w:rsidRPr="00BE2790">
        <w:rPr>
          <w:szCs w:val="26"/>
        </w:rPr>
        <w:t xml:space="preserve"> danh mục, nhãn hàng và tìm kiếm theo tên</w:t>
      </w:r>
      <w:r w:rsidRPr="00BE2790">
        <w:rPr>
          <w:szCs w:val="26"/>
        </w:rPr>
        <w:t xml:space="preserve">. Khi nhấp vào một sản phẩm trong danh sách, người mua có thể xem chi tiết sản phẩm bao gồm: tên, </w:t>
      </w:r>
      <w:r w:rsidR="00BA072A" w:rsidRPr="00BE2790">
        <w:rPr>
          <w:szCs w:val="26"/>
        </w:rPr>
        <w:t>hình ảnh,</w:t>
      </w:r>
      <w:r w:rsidRPr="00BE2790">
        <w:rPr>
          <w:szCs w:val="26"/>
        </w:rPr>
        <w:t xml:space="preserve"> mô tả,</w:t>
      </w:r>
      <w:r w:rsidR="00465733" w:rsidRPr="00BE2790">
        <w:rPr>
          <w:szCs w:val="26"/>
        </w:rPr>
        <w:t xml:space="preserve"> giá khuyến mãi,</w:t>
      </w:r>
      <w:r w:rsidRPr="00BE2790">
        <w:rPr>
          <w:szCs w:val="26"/>
        </w:rPr>
        <w:t xml:space="preserve"> số lượng tồn kho, đánh giá. Quản trị viên trong hệ thống có thể quản lý sản phẩm, danh mục</w:t>
      </w:r>
      <w:r w:rsidR="00556856" w:rsidRPr="00BE2790">
        <w:rPr>
          <w:szCs w:val="26"/>
        </w:rPr>
        <w:t>.</w:t>
      </w:r>
    </w:p>
    <w:p w14:paraId="035107C4" w14:textId="77777777" w:rsidR="00BA1999" w:rsidRPr="00BE2790" w:rsidRDefault="00BA1999" w:rsidP="00E32239">
      <w:pPr>
        <w:rPr>
          <w:szCs w:val="26"/>
        </w:rPr>
      </w:pPr>
      <w:r w:rsidRPr="00BE2790">
        <w:rPr>
          <w:szCs w:val="26"/>
        </w:rPr>
        <w:t xml:space="preserve">Với Giỏ hàng, </w:t>
      </w:r>
      <w:r w:rsidR="001E2EA4" w:rsidRPr="00BE2790">
        <w:rPr>
          <w:szCs w:val="26"/>
        </w:rPr>
        <w:t>n</w:t>
      </w:r>
      <w:r w:rsidRPr="00BE2790">
        <w:rPr>
          <w:szCs w:val="26"/>
        </w:rPr>
        <w:t xml:space="preserve">gười mua có thể thêm </w:t>
      </w:r>
      <w:r w:rsidR="00C774AA" w:rsidRPr="00BE2790">
        <w:rPr>
          <w:szCs w:val="26"/>
        </w:rPr>
        <w:t xml:space="preserve">bất kỳ </w:t>
      </w:r>
      <w:r w:rsidRPr="00BE2790">
        <w:rPr>
          <w:szCs w:val="26"/>
        </w:rPr>
        <w:t>sản phẩm</w:t>
      </w:r>
      <w:r w:rsidR="00C774AA" w:rsidRPr="00BE2790">
        <w:rPr>
          <w:szCs w:val="26"/>
        </w:rPr>
        <w:t xml:space="preserve"> nào</w:t>
      </w:r>
      <w:r w:rsidRPr="00BE2790">
        <w:rPr>
          <w:szCs w:val="26"/>
        </w:rPr>
        <w:t xml:space="preserve"> vào giỏ hàng bằng cách </w:t>
      </w:r>
      <w:r w:rsidR="00B65A9F" w:rsidRPr="00BE2790">
        <w:rPr>
          <w:szCs w:val="26"/>
        </w:rPr>
        <w:t>nhấn biểu tượng thêm vào giỏ hàng trên mỗi sản phẩm</w:t>
      </w:r>
      <w:r w:rsidR="00B62BA8" w:rsidRPr="00BE2790">
        <w:rPr>
          <w:szCs w:val="26"/>
        </w:rPr>
        <w:t xml:space="preserve">. Ngoài ra người dùng có thể </w:t>
      </w:r>
      <w:r w:rsidRPr="00BE2790">
        <w:rPr>
          <w:szCs w:val="26"/>
        </w:rPr>
        <w:t>truy cập trang chi tiết sản phẩm</w:t>
      </w:r>
      <w:r w:rsidR="00BF367A" w:rsidRPr="00BE2790">
        <w:rPr>
          <w:szCs w:val="26"/>
        </w:rPr>
        <w:t xml:space="preserve"> và nhấn </w:t>
      </w:r>
      <w:r w:rsidR="000D2D7D" w:rsidRPr="00BE2790">
        <w:rPr>
          <w:szCs w:val="26"/>
        </w:rPr>
        <w:t>nút thêm vào giỏ hàng</w:t>
      </w:r>
      <w:r w:rsidR="00C5524B" w:rsidRPr="00BE2790">
        <w:rPr>
          <w:szCs w:val="26"/>
        </w:rPr>
        <w:t xml:space="preserve"> hoặc mua ngay</w:t>
      </w:r>
      <w:r w:rsidRPr="00BE2790">
        <w:rPr>
          <w:szCs w:val="26"/>
        </w:rPr>
        <w:t xml:space="preserve">. Sau khi thêm sản phẩm, giỏ hàng sẽ hiển thị các sản phẩm đã chọn cùng bảng tổng hợp thông tin, bao gồm tổng chi phí sản phẩm (subtotal) và tổng đơn hàng. Người mua </w:t>
      </w:r>
      <w:r w:rsidR="00F20702" w:rsidRPr="00BE2790">
        <w:rPr>
          <w:szCs w:val="26"/>
        </w:rPr>
        <w:t>có thể tăng</w:t>
      </w:r>
      <w:r w:rsidR="00474378" w:rsidRPr="00BE2790">
        <w:rPr>
          <w:szCs w:val="26"/>
        </w:rPr>
        <w:t xml:space="preserve"> hoặc giảm số lượng</w:t>
      </w:r>
      <w:r w:rsidR="007D228D" w:rsidRPr="00BE2790">
        <w:rPr>
          <w:szCs w:val="26"/>
        </w:rPr>
        <w:t>,</w:t>
      </w:r>
      <w:r w:rsidRPr="00BE2790">
        <w:rPr>
          <w:szCs w:val="26"/>
        </w:rPr>
        <w:t xml:space="preserve"> xóa sản phẩm</w:t>
      </w:r>
      <w:r w:rsidR="0079021F" w:rsidRPr="00BE2790">
        <w:rPr>
          <w:szCs w:val="26"/>
        </w:rPr>
        <w:t xml:space="preserve"> hoặc cập nhật trực tiếp trên giao diện</w:t>
      </w:r>
      <w:r w:rsidRPr="00BE2790">
        <w:rPr>
          <w:szCs w:val="26"/>
        </w:rPr>
        <w:t xml:space="preserve"> giỏ hàng, </w:t>
      </w:r>
      <w:r w:rsidR="009502DF" w:rsidRPr="00BE2790">
        <w:rPr>
          <w:szCs w:val="26"/>
        </w:rPr>
        <w:t>hệ thống</w:t>
      </w:r>
      <w:r w:rsidRPr="00BE2790">
        <w:rPr>
          <w:szCs w:val="26"/>
        </w:rPr>
        <w:t xml:space="preserve"> sẽ tự động </w:t>
      </w:r>
      <w:r w:rsidR="009502DF" w:rsidRPr="00BE2790">
        <w:rPr>
          <w:szCs w:val="26"/>
        </w:rPr>
        <w:t>tính toán và cập nhật tổng giá trị đơn hàng</w:t>
      </w:r>
      <w:r w:rsidRPr="00BE2790">
        <w:rPr>
          <w:szCs w:val="26"/>
        </w:rPr>
        <w:t xml:space="preserve">. </w:t>
      </w:r>
      <w:r w:rsidR="00296639" w:rsidRPr="00BE2790">
        <w:rPr>
          <w:szCs w:val="26"/>
        </w:rPr>
        <w:t>Giỏ hàng được lưu lâu dài qua cookie</w:t>
      </w:r>
      <w:r w:rsidR="0052120F" w:rsidRPr="00BE2790">
        <w:rPr>
          <w:szCs w:val="26"/>
        </w:rPr>
        <w:t xml:space="preserve"> hoặc</w:t>
      </w:r>
      <w:r w:rsidR="00031668" w:rsidRPr="00BE2790">
        <w:rPr>
          <w:szCs w:val="26"/>
        </w:rPr>
        <w:t xml:space="preserve"> </w:t>
      </w:r>
      <w:r w:rsidR="00296639" w:rsidRPr="00BE2790">
        <w:rPr>
          <w:szCs w:val="26"/>
        </w:rPr>
        <w:t xml:space="preserve">session </w:t>
      </w:r>
      <w:r w:rsidR="00617F42" w:rsidRPr="00BE2790">
        <w:rPr>
          <w:szCs w:val="26"/>
        </w:rPr>
        <w:t xml:space="preserve">đối với người mua chưa đăng nhập </w:t>
      </w:r>
      <w:r w:rsidR="006818D5" w:rsidRPr="00BE2790">
        <w:rPr>
          <w:szCs w:val="26"/>
        </w:rPr>
        <w:t xml:space="preserve">và lưu lâu dài trên </w:t>
      </w:r>
      <w:r w:rsidR="00296639" w:rsidRPr="00BE2790">
        <w:rPr>
          <w:szCs w:val="26"/>
        </w:rPr>
        <w:t xml:space="preserve">tài khoản </w:t>
      </w:r>
      <w:r w:rsidR="006818D5" w:rsidRPr="00BE2790">
        <w:rPr>
          <w:szCs w:val="26"/>
        </w:rPr>
        <w:t xml:space="preserve">cá nhân </w:t>
      </w:r>
      <w:r w:rsidR="00296639" w:rsidRPr="00BE2790">
        <w:rPr>
          <w:szCs w:val="26"/>
        </w:rPr>
        <w:t xml:space="preserve">nếu </w:t>
      </w:r>
      <w:r w:rsidR="006818D5" w:rsidRPr="00BE2790">
        <w:rPr>
          <w:szCs w:val="26"/>
        </w:rPr>
        <w:t xml:space="preserve">người mua đã </w:t>
      </w:r>
      <w:r w:rsidR="00296639" w:rsidRPr="00BE2790">
        <w:rPr>
          <w:szCs w:val="26"/>
        </w:rPr>
        <w:t>đăng nhập</w:t>
      </w:r>
      <w:r w:rsidR="006818D5" w:rsidRPr="00BE2790">
        <w:rPr>
          <w:szCs w:val="26"/>
        </w:rPr>
        <w:t>,</w:t>
      </w:r>
      <w:r w:rsidR="00296639" w:rsidRPr="00BE2790">
        <w:rPr>
          <w:szCs w:val="26"/>
        </w:rPr>
        <w:t xml:space="preserve"> cho phép </w:t>
      </w:r>
      <w:r w:rsidR="006818D5" w:rsidRPr="00BE2790">
        <w:rPr>
          <w:szCs w:val="26"/>
        </w:rPr>
        <w:t xml:space="preserve">họ </w:t>
      </w:r>
      <w:r w:rsidR="00296639" w:rsidRPr="00BE2790">
        <w:rPr>
          <w:szCs w:val="26"/>
        </w:rPr>
        <w:t xml:space="preserve">quay lại </w:t>
      </w:r>
      <w:r w:rsidR="006818D5" w:rsidRPr="00BE2790">
        <w:rPr>
          <w:szCs w:val="26"/>
        </w:rPr>
        <w:t xml:space="preserve">tiếp tục mua hàng </w:t>
      </w:r>
      <w:r w:rsidR="00296639" w:rsidRPr="00BE2790">
        <w:rPr>
          <w:szCs w:val="26"/>
        </w:rPr>
        <w:t>sau</w:t>
      </w:r>
      <w:r w:rsidR="006818D5" w:rsidRPr="00BE2790">
        <w:rPr>
          <w:szCs w:val="26"/>
        </w:rPr>
        <w:t xml:space="preserve"> đó</w:t>
      </w:r>
      <w:r w:rsidR="00296639" w:rsidRPr="00BE2790">
        <w:rPr>
          <w:szCs w:val="26"/>
        </w:rPr>
        <w:t>.</w:t>
      </w:r>
      <w:r w:rsidRPr="00BE2790">
        <w:rPr>
          <w:szCs w:val="26"/>
        </w:rPr>
        <w:t xml:space="preserve"> </w:t>
      </w:r>
      <w:r w:rsidR="00AE1CE8" w:rsidRPr="00BE2790">
        <w:rPr>
          <w:szCs w:val="26"/>
        </w:rPr>
        <w:t xml:space="preserve">Trước khi người mua tiến hành thanh toán (checkout), hệ thống sẽ kiểm tra lại số lượng tồn kho thực tế của từng sản phẩm trong giỏ hàng. Nếu sản phẩm đã hết hàng hoặc không đủ số lượng, hệ thống sẽ thông báo cho người mua cập nhật lại giỏ hàng trước khi tiếp tục. </w:t>
      </w:r>
      <w:r w:rsidRPr="00BE2790">
        <w:rPr>
          <w:szCs w:val="26"/>
        </w:rPr>
        <w:t>Người mua thực hiện quy trình thanh toán (checkout) bằng cách nhấn nút Thanh toán trên trang giỏ hàng.</w:t>
      </w:r>
    </w:p>
    <w:p w14:paraId="56A3A6D2" w14:textId="77777777" w:rsidR="000B7471" w:rsidRPr="00BE2790" w:rsidRDefault="000B7471" w:rsidP="00E32239">
      <w:pPr>
        <w:rPr>
          <w:szCs w:val="26"/>
        </w:rPr>
      </w:pPr>
      <w:r w:rsidRPr="00BE2790">
        <w:rPr>
          <w:szCs w:val="26"/>
        </w:rPr>
        <w:t>Với Quy trình thanh toán, sau khi Người mua nhấn Thanh toán (Checkout), hệ thống tiến hành xác thực thông tin sản phẩm, đơn hàng và địa chỉ giao hàng. Khi thông tin hợp lệ, hệ thống tự động tạo đơn hàng mới và ghi nhận trạng thái ban đầu là “Chờ xử lý”. Hệ thống hỗ trợ hai hình thức thanh toán chính: Thanh toán khi nhận hàng (COD) và Thanh toán trực tuyến qua VNPAY.</w:t>
      </w:r>
    </w:p>
    <w:p w14:paraId="5F439E1B" w14:textId="711CFD86" w:rsidR="00867CD9" w:rsidRPr="00BE2790" w:rsidRDefault="000B7471" w:rsidP="00E32239">
      <w:pPr>
        <w:rPr>
          <w:szCs w:val="26"/>
        </w:rPr>
      </w:pPr>
      <w:r w:rsidRPr="00BE2790">
        <w:rPr>
          <w:szCs w:val="26"/>
        </w:rPr>
        <w:t xml:space="preserve">Với thanh toán khi nhận hàng (COD), người mua chỉ cần xác nhận đơn hàng, chưa cần thanh toán ngay. </w:t>
      </w:r>
      <w:r w:rsidR="00454372" w:rsidRPr="00BE2790">
        <w:rPr>
          <w:szCs w:val="26"/>
        </w:rPr>
        <w:t xml:space="preserve">Nhân viên cửa hàng nhận thông báo đơn hàng mới, chuẩn bị và đóng gói hàng hóa, sau đó tạo vận đơn giao hàng thông qua API của đơn vị vận chuyển </w:t>
      </w:r>
      <w:r w:rsidR="00867CD9" w:rsidRPr="00BE2790">
        <w:rPr>
          <w:szCs w:val="26"/>
        </w:rPr>
        <w:t xml:space="preserve">của bên thứ </w:t>
      </w:r>
      <w:r w:rsidR="00CB433D">
        <w:rPr>
          <w:szCs w:val="26"/>
        </w:rPr>
        <w:t>ba</w:t>
      </w:r>
      <w:r w:rsidR="00454372" w:rsidRPr="00BE2790">
        <w:rPr>
          <w:szCs w:val="26"/>
        </w:rPr>
        <w:t>.</w:t>
      </w:r>
      <w:r w:rsidR="00867CD9" w:rsidRPr="00BE2790">
        <w:rPr>
          <w:szCs w:val="26"/>
        </w:rPr>
        <w:t xml:space="preserve"> Hệ thống ghi nhận mã vận đơn, đơn vị giao hàng và trạng thái ban đầu là “Chờ lấy hàng”.</w:t>
      </w:r>
      <w:r w:rsidR="002A00BE" w:rsidRPr="00BE2790">
        <w:rPr>
          <w:rFonts w:eastAsia="Times New Roman"/>
          <w:kern w:val="0"/>
          <w:szCs w:val="26"/>
          <w14:ligatures w14:val="none"/>
        </w:rPr>
        <w:t xml:space="preserve"> </w:t>
      </w:r>
      <w:r w:rsidR="002A00BE" w:rsidRPr="00BE2790">
        <w:rPr>
          <w:szCs w:val="26"/>
        </w:rPr>
        <w:t>Khi đơn vị vận chuyển cập nhật trạng thái “Đã giao thành công”, hệ thống tự động</w:t>
      </w:r>
      <w:r w:rsidR="00B1298D" w:rsidRPr="00BE2790">
        <w:rPr>
          <w:szCs w:val="26"/>
        </w:rPr>
        <w:t xml:space="preserve"> </w:t>
      </w:r>
      <w:r w:rsidR="00B1298D" w:rsidRPr="00BE2790">
        <w:rPr>
          <w:szCs w:val="26"/>
        </w:rPr>
        <w:lastRenderedPageBreak/>
        <w:t>c</w:t>
      </w:r>
      <w:r w:rsidR="002A00BE" w:rsidRPr="00BE2790">
        <w:rPr>
          <w:szCs w:val="26"/>
        </w:rPr>
        <w:t>ập nhật trạng thái đơn hàng thành “Hoàn tất”.</w:t>
      </w:r>
      <w:r w:rsidR="00B1298D" w:rsidRPr="00BE2790">
        <w:rPr>
          <w:szCs w:val="26"/>
        </w:rPr>
        <w:t xml:space="preserve"> </w:t>
      </w:r>
      <w:r w:rsidR="002A00BE" w:rsidRPr="00BE2790">
        <w:rPr>
          <w:szCs w:val="26"/>
        </w:rPr>
        <w:t>Ghi nhận thời gian giao thành công và nhân viên phụ trách.</w:t>
      </w:r>
      <w:r w:rsidR="0098517B" w:rsidRPr="00BE2790">
        <w:rPr>
          <w:szCs w:val="26"/>
        </w:rPr>
        <w:t xml:space="preserve"> </w:t>
      </w:r>
    </w:p>
    <w:p w14:paraId="40155E28" w14:textId="77777777" w:rsidR="000B7471" w:rsidRPr="00BE2790" w:rsidRDefault="000B7471" w:rsidP="00E32239">
      <w:pPr>
        <w:rPr>
          <w:szCs w:val="26"/>
        </w:rPr>
      </w:pPr>
      <w:r w:rsidRPr="00BE2790">
        <w:rPr>
          <w:szCs w:val="26"/>
        </w:rPr>
        <w:t xml:space="preserve">Với thanh toán qua VNPAY, sau khi người mua xác nhận đơn hàng, hệ thống chuyển hướng đến cổng thanh toán VNPAY để thực hiện giao dịch điện tử. Khi thanh toán được xác nhận thành công từ VNPAY, hệ thống cập nhật trạng thái đơn hàng thành “Đã thanh toán – </w:t>
      </w:r>
      <w:r w:rsidR="00E2180B" w:rsidRPr="00BE2790">
        <w:rPr>
          <w:szCs w:val="26"/>
        </w:rPr>
        <w:t>Đang</w:t>
      </w:r>
      <w:r w:rsidRPr="00BE2790">
        <w:rPr>
          <w:szCs w:val="26"/>
        </w:rPr>
        <w:t xml:space="preserve"> giao”</w:t>
      </w:r>
      <w:r w:rsidR="00071035" w:rsidRPr="00BE2790">
        <w:rPr>
          <w:szCs w:val="26"/>
        </w:rPr>
        <w:t xml:space="preserve"> ch</w:t>
      </w:r>
      <w:r w:rsidRPr="00BE2790">
        <w:rPr>
          <w:szCs w:val="26"/>
        </w:rPr>
        <w:t xml:space="preserve">o người mua. </w:t>
      </w:r>
      <w:r w:rsidR="00071035" w:rsidRPr="00BE2790">
        <w:rPr>
          <w:szCs w:val="26"/>
        </w:rPr>
        <w:t>Nhân viên cửa hàng sau đó chuẩn bị và đóng gói hàng, rồi tạo vận đơn giao hàng qua API của đơn vị vận chuyển. Đơn vị vận chuyển tiếp nhận và cập nhật trạng thái giao hàng qua hệ thống. Khi đơn hàng được giao thành công, trạng thái được tự động chuyển thành “Hoàn tất”, hệ thống ghi nhận thời gian hoàn tất và gửi email xác nhận giao hàng thành công cho người mua.</w:t>
      </w:r>
    </w:p>
    <w:p w14:paraId="0EC9F109" w14:textId="77777777" w:rsidR="000B7471" w:rsidRPr="00BE2790" w:rsidRDefault="000B7471" w:rsidP="00E32239">
      <w:pPr>
        <w:rPr>
          <w:szCs w:val="26"/>
        </w:rPr>
      </w:pPr>
      <w:r w:rsidRPr="00BE2790">
        <w:rPr>
          <w:szCs w:val="26"/>
        </w:rPr>
        <w:t>Khi đơn hàng hoàn tất, hệ thống tự động trừ số lượng tồn kho tương ứng, ghi nhận giao dịch vào cơ sở dữ liệu bán hàng và lưu trữ thông tin thanh toán để phục vụ cho đối soát và báo cáo doanh thu.</w:t>
      </w:r>
      <w:r w:rsidR="006B5967" w:rsidRPr="00BE2790">
        <w:rPr>
          <w:szCs w:val="26"/>
        </w:rPr>
        <w:t xml:space="preserve"> SysAdmin có thể tra cứu, cập nhật và theo dõi toàn bộ đơn hàng của khách.</w:t>
      </w:r>
    </w:p>
    <w:p w14:paraId="7430AB33" w14:textId="77777777" w:rsidR="00BA1999" w:rsidRPr="00BE2790" w:rsidRDefault="00BA1999" w:rsidP="00E32239">
      <w:pPr>
        <w:rPr>
          <w:szCs w:val="26"/>
        </w:rPr>
      </w:pPr>
      <w:r w:rsidRPr="00BE2790">
        <w:rPr>
          <w:szCs w:val="26"/>
        </w:rPr>
        <w:t>Với Quản lý kho, SysAdmin có thể quản lý kho, bao gồm cập nhật số lượng tồn, quản lý các kho hàng</w:t>
      </w:r>
      <w:r w:rsidR="004B5992" w:rsidRPr="00BE2790">
        <w:rPr>
          <w:szCs w:val="26"/>
        </w:rPr>
        <w:t xml:space="preserve"> và</w:t>
      </w:r>
      <w:r w:rsidR="00EA42E5" w:rsidRPr="00BE2790">
        <w:rPr>
          <w:szCs w:val="26"/>
        </w:rPr>
        <w:t xml:space="preserve"> thống kê sản phẩm theo kho</w:t>
      </w:r>
      <w:r w:rsidR="004B5992" w:rsidRPr="00BE2790">
        <w:rPr>
          <w:szCs w:val="26"/>
        </w:rPr>
        <w:t>.</w:t>
      </w:r>
      <w:r w:rsidR="00311E3A" w:rsidRPr="00BE2790">
        <w:rPr>
          <w:szCs w:val="26"/>
        </w:rPr>
        <w:t xml:space="preserve"> Hệ thống đồng thời cung cấp chức năng báo cáo và thống kê doanh thu, sản phẩm bán chạy, tồn kho và tỷ lệ đơn hàng thành công, giúp quản trị viên theo dõi hiệu quả kinh doanh theo từng giai đoạn.</w:t>
      </w:r>
    </w:p>
    <w:p w14:paraId="0A24C7EE" w14:textId="77777777" w:rsidR="0061007C" w:rsidRPr="00BE2790" w:rsidRDefault="00BA1999" w:rsidP="00E32239">
      <w:pPr>
        <w:rPr>
          <w:szCs w:val="26"/>
        </w:rPr>
      </w:pPr>
      <w:r w:rsidRPr="00BE2790">
        <w:rPr>
          <w:szCs w:val="26"/>
        </w:rPr>
        <w:t xml:space="preserve">Với Đánh giá sản phẩm, </w:t>
      </w:r>
      <w:r w:rsidR="0044023E" w:rsidRPr="00BE2790">
        <w:rPr>
          <w:szCs w:val="26"/>
        </w:rPr>
        <w:t>người</w:t>
      </w:r>
      <w:r w:rsidRPr="00BE2790">
        <w:rPr>
          <w:szCs w:val="26"/>
        </w:rPr>
        <w:t xml:space="preserve"> mua </w:t>
      </w:r>
      <w:r w:rsidR="0044023E" w:rsidRPr="00BE2790">
        <w:rPr>
          <w:szCs w:val="26"/>
        </w:rPr>
        <w:t xml:space="preserve">sau khi nhận hàng </w:t>
      </w:r>
      <w:r w:rsidRPr="00BE2790">
        <w:rPr>
          <w:szCs w:val="26"/>
        </w:rPr>
        <w:t xml:space="preserve">có thể đánh giá sản phẩm </w:t>
      </w:r>
      <w:r w:rsidR="0044023E" w:rsidRPr="00BE2790">
        <w:rPr>
          <w:szCs w:val="26"/>
        </w:rPr>
        <w:t>theo thang</w:t>
      </w:r>
      <w:r w:rsidRPr="00BE2790">
        <w:rPr>
          <w:szCs w:val="26"/>
        </w:rPr>
        <w:t xml:space="preserve"> 1</w:t>
      </w:r>
      <w:r w:rsidR="0044023E" w:rsidRPr="00BE2790">
        <w:rPr>
          <w:szCs w:val="26"/>
        </w:rPr>
        <w:t>–</w:t>
      </w:r>
      <w:r w:rsidRPr="00BE2790">
        <w:rPr>
          <w:szCs w:val="26"/>
        </w:rPr>
        <w:t>5 sao</w:t>
      </w:r>
      <w:r w:rsidR="0044023E" w:rsidRPr="00BE2790">
        <w:rPr>
          <w:szCs w:val="26"/>
        </w:rPr>
        <w:t xml:space="preserve"> và ghi nhận nhận xét. Các đánh giá này hiển thị trong trang chi tiết sản phẩm, hỗ trợ người mua tiếp theo ra quyết định.</w:t>
      </w:r>
      <w:r w:rsidR="0012098E" w:rsidRPr="00BE2790">
        <w:rPr>
          <w:szCs w:val="26"/>
        </w:rPr>
        <w:t xml:space="preserve"> Ngoài ra, hệ thống hỗ trợ người mua gửi phản hồi hoặc khiếu nại liên quan đến đơn hàng. Quản trị viên có thể tiếp nhận, xử lý yêu cầu hoàn hàng, đổi sản phẩm hoặc hoàn tiền theo chính sách. </w:t>
      </w:r>
    </w:p>
    <w:p w14:paraId="4016A770" w14:textId="77777777" w:rsidR="00577819" w:rsidRPr="00BE2790" w:rsidRDefault="00577819" w:rsidP="00E32239">
      <w:pPr>
        <w:rPr>
          <w:szCs w:val="26"/>
        </w:rPr>
      </w:pPr>
      <w:r w:rsidRPr="00BE2790">
        <w:rPr>
          <w:szCs w:val="26"/>
        </w:rPr>
        <w:t xml:space="preserve">Với </w:t>
      </w:r>
      <w:r w:rsidR="00AB01B3" w:rsidRPr="00BE2790">
        <w:rPr>
          <w:szCs w:val="26"/>
        </w:rPr>
        <w:t>m</w:t>
      </w:r>
      <w:r w:rsidRPr="00BE2790">
        <w:rPr>
          <w:szCs w:val="26"/>
        </w:rPr>
        <w:t>arket</w:t>
      </w:r>
      <w:r w:rsidR="00AB01B3" w:rsidRPr="00BE2790">
        <w:rPr>
          <w:szCs w:val="26"/>
        </w:rPr>
        <w:t>ing và t</w:t>
      </w:r>
      <w:r w:rsidRPr="00BE2790">
        <w:rPr>
          <w:szCs w:val="26"/>
        </w:rPr>
        <w:t xml:space="preserve">in tức:Hệ thống cho phép </w:t>
      </w:r>
      <w:r w:rsidR="00AB01B3" w:rsidRPr="00BE2790">
        <w:rPr>
          <w:szCs w:val="26"/>
        </w:rPr>
        <w:t>a</w:t>
      </w:r>
      <w:r w:rsidRPr="00BE2790">
        <w:rPr>
          <w:szCs w:val="26"/>
        </w:rPr>
        <w:t>dmin tạo và quản lý các bài viết Blog để thu hút khách hàng. Đồng thời, Admin quản lý hệ thống Voucher (mã giảm giá), thiết lập thời gian hiệu lực, số lượng giới hạn và mức giảm giá để kích cầu mua sắm.</w:t>
      </w:r>
    </w:p>
    <w:p w14:paraId="40225372" w14:textId="77777777" w:rsidR="00557456" w:rsidRPr="00BE2790" w:rsidRDefault="00C34470" w:rsidP="00E32239">
      <w:pPr>
        <w:rPr>
          <w:szCs w:val="26"/>
        </w:rPr>
      </w:pPr>
      <w:r w:rsidRPr="00BE2790">
        <w:rPr>
          <w:szCs w:val="26"/>
        </w:rPr>
        <w:t xml:space="preserve">Với Kiểm soát truy cập, hệ thống cho phép người mua đăng nhập khi cần thiết để quản lý thông tin cá nhân và theo dõi đơn hàng. Tuy nhiên, đối với người mua đã từng giao dịch (member), hệ thống có thể tự động nhận diện thông tin mà không yêu cầu đăng nhập lại. Quản trị viên (SysAdmin) </w:t>
      </w:r>
      <w:r w:rsidR="006134D8" w:rsidRPr="00BE2790">
        <w:rPr>
          <w:szCs w:val="26"/>
        </w:rPr>
        <w:t xml:space="preserve">với tư cách </w:t>
      </w:r>
      <w:r w:rsidRPr="00BE2790">
        <w:rPr>
          <w:szCs w:val="26"/>
        </w:rPr>
        <w:t xml:space="preserve">là người vận hành và quản lý hệ thống </w:t>
      </w:r>
      <w:r w:rsidR="006134D8" w:rsidRPr="00BE2790">
        <w:rPr>
          <w:szCs w:val="26"/>
        </w:rPr>
        <w:t>nội bộ sẽ</w:t>
      </w:r>
      <w:r w:rsidRPr="00BE2790">
        <w:rPr>
          <w:szCs w:val="26"/>
        </w:rPr>
        <w:t xml:space="preserve"> truy cập trực tiếp </w:t>
      </w:r>
      <w:r w:rsidR="006134D8" w:rsidRPr="00BE2790">
        <w:rPr>
          <w:szCs w:val="26"/>
        </w:rPr>
        <w:t xml:space="preserve">vào </w:t>
      </w:r>
      <w:r w:rsidRPr="00BE2790">
        <w:rPr>
          <w:szCs w:val="26"/>
        </w:rPr>
        <w:t xml:space="preserve">giao diện quản trị </w:t>
      </w:r>
      <w:r w:rsidR="006134D8" w:rsidRPr="00BE2790">
        <w:rPr>
          <w:szCs w:val="26"/>
        </w:rPr>
        <w:t xml:space="preserve">thông </w:t>
      </w:r>
      <w:r w:rsidRPr="00BE2790">
        <w:rPr>
          <w:szCs w:val="26"/>
        </w:rPr>
        <w:t xml:space="preserve">qua </w:t>
      </w:r>
      <w:r w:rsidR="006134D8" w:rsidRPr="00BE2790">
        <w:rPr>
          <w:szCs w:val="26"/>
        </w:rPr>
        <w:t>mạng</w:t>
      </w:r>
      <w:r w:rsidRPr="00BE2790">
        <w:rPr>
          <w:szCs w:val="26"/>
        </w:rPr>
        <w:t xml:space="preserve"> nội bộ của cửa hàng</w:t>
      </w:r>
      <w:r w:rsidR="006134D8" w:rsidRPr="00BE2790">
        <w:rPr>
          <w:szCs w:val="26"/>
        </w:rPr>
        <w:t>, không cần thực hiện quy trình đăng nhập trong luồng nghiệp vụ thông thường</w:t>
      </w:r>
      <w:r w:rsidRPr="00BE2790">
        <w:rPr>
          <w:szCs w:val="26"/>
        </w:rPr>
        <w:t>.</w:t>
      </w:r>
    </w:p>
    <w:p w14:paraId="13B9AF8E" w14:textId="420D65F9" w:rsidR="00E85B3D" w:rsidRPr="00BE2790" w:rsidRDefault="00BA1999" w:rsidP="00E32239">
      <w:pPr>
        <w:rPr>
          <w:szCs w:val="26"/>
        </w:rPr>
      </w:pPr>
      <w:r w:rsidRPr="00BE2790">
        <w:rPr>
          <w:szCs w:val="26"/>
        </w:rPr>
        <w:lastRenderedPageBreak/>
        <w:t>Một số tác vụ một lần cần thực hiện khi vào website bán quần áo, khởi tạo lần đầu: tạo tài khoản SysAdmin, hai tài khoản Buyer mẫu và dữ liệu mẫu cho sản phẩm, kho và đánh giá cho một số sản phẩm.</w:t>
      </w:r>
    </w:p>
    <w:p w14:paraId="13039F31" w14:textId="27EF730C" w:rsidR="00B962C5" w:rsidRPr="00BE2790" w:rsidRDefault="00BE021A" w:rsidP="00754F84">
      <w:pPr>
        <w:pStyle w:val="Heading3"/>
        <w:rPr>
          <w:rFonts w:ascii="Arial" w:eastAsia="Arial" w:hAnsi="Arial" w:cs="Arial"/>
          <w:sz w:val="26"/>
          <w:szCs w:val="26"/>
        </w:rPr>
      </w:pPr>
      <w:bookmarkStart w:id="21" w:name="_Toc217218088"/>
      <w:r w:rsidRPr="00BE2790">
        <w:rPr>
          <w:sz w:val="26"/>
          <w:szCs w:val="26"/>
        </w:rPr>
        <w:t>2.1.2 Sơ đồ quy trình nghiệp vụ</w:t>
      </w:r>
      <w:r w:rsidR="00754F84" w:rsidRPr="00BE2790">
        <w:rPr>
          <w:sz w:val="26"/>
          <w:szCs w:val="26"/>
        </w:rPr>
        <w:t xml:space="preserve"> </w:t>
      </w:r>
      <w:r w:rsidR="00754F84" w:rsidRPr="00BE2790">
        <w:rPr>
          <w:rFonts w:eastAsia="Arial" w:cs="Times New Roman"/>
          <w:sz w:val="26"/>
          <w:szCs w:val="26"/>
        </w:rPr>
        <w:t>(Business process)</w:t>
      </w:r>
      <w:bookmarkEnd w:id="21"/>
      <w:r w:rsidR="00754F84" w:rsidRPr="00BE2790">
        <w:rPr>
          <w:rFonts w:ascii="Arial" w:eastAsia="Arial" w:hAnsi="Arial" w:cs="Arial"/>
          <w:sz w:val="26"/>
          <w:szCs w:val="26"/>
        </w:rPr>
        <w:t xml:space="preserve"> </w:t>
      </w:r>
    </w:p>
    <w:p w14:paraId="78DC1015" w14:textId="77777777" w:rsidR="00E32239" w:rsidRPr="00BE2790" w:rsidRDefault="00E32239" w:rsidP="00E32239">
      <w:pPr>
        <w:rPr>
          <w:szCs w:val="26"/>
        </w:rPr>
      </w:pPr>
      <w:r w:rsidRPr="00BE2790">
        <w:rPr>
          <w:szCs w:val="26"/>
        </w:rPr>
        <w:t>Mục này mô tả các quy trình nghiệp vụ cốt lõi của hệ thống thương mại điện tử trong đồ án KTPM (React.js frontend, Node.js/Express backend, MySQL). Các sơ đồ được trình bày theo hướng "tác nhân - bước xử lý - điểm quyết định - kết quả", qua đó làm rõ luồng chính và các nhánh ngoại lệ cần lưu ý khi thiết kế kiểm thử ở các chương sau.</w:t>
      </w:r>
    </w:p>
    <w:p w14:paraId="2D61F130" w14:textId="77777777" w:rsidR="00E32239" w:rsidRPr="00BE2790" w:rsidRDefault="00E32239" w:rsidP="00E32239">
      <w:pPr>
        <w:rPr>
          <w:szCs w:val="26"/>
        </w:rPr>
      </w:pPr>
      <w:r w:rsidRPr="00BE2790">
        <w:rPr>
          <w:szCs w:val="26"/>
        </w:rPr>
        <w:t>Trong đồ án, các quy trình được hiện thực hóa qua các nhóm API tại backend: giỏ hàng (/api/add-shopcart, /api/get-all-shopcart-by-userId, /api/delete-item-shopcart), đơn hàng &amp; thanh toán (/api/create-new-order, /api/payment-order, /api/payment-order-success, /api/payment-order-vnpay, /api/vnpay_return, /api/confirm-order), và các API quản trị (gắn middleware phân quyền verifyTokenAdmin, verifyTokenAdminOrUser). Danh sách endpoint đầy đủ được quản lý tại ecomAPI/src/route/web.js.</w:t>
      </w:r>
    </w:p>
    <w:p w14:paraId="216E8625" w14:textId="77777777" w:rsidR="00E32239" w:rsidRPr="00BE2790" w:rsidRDefault="00E32239" w:rsidP="00E32239">
      <w:pPr>
        <w:rPr>
          <w:b/>
          <w:szCs w:val="26"/>
        </w:rPr>
      </w:pPr>
      <w:r w:rsidRPr="00BE2790">
        <w:rPr>
          <w:b/>
          <w:szCs w:val="26"/>
        </w:rPr>
        <w:t>2.1.2.1. Quy trình xử lý giỏ hàng</w:t>
      </w:r>
    </w:p>
    <w:p w14:paraId="281D0CC3" w14:textId="77777777" w:rsidR="00E32239" w:rsidRPr="00BE2790" w:rsidRDefault="00E32239" w:rsidP="00E32239">
      <w:pPr>
        <w:rPr>
          <w:szCs w:val="26"/>
        </w:rPr>
      </w:pPr>
      <w:r w:rsidRPr="00BE2790">
        <w:rPr>
          <w:szCs w:val="26"/>
        </w:rPr>
        <w:t>Quy trình giỏ hàng mô tả hành vi tiêu biểu của khách hàng từ lúc đăng nhập, chọn sản phẩm, thêm vào giỏ và điều chỉnh giỏ trước khi chuyển sang đặt hàng. Đây là quy trình có tần suất sử dụng cao và rủi ro cao (sai số lượng, sai tổng tiền, thao tác xóa/điều chỉnh không đồng bộ), do đó được chọn làm luồng nghiệp vụ nền để thiết kế kiểm thử (Chương 3-4) và tổng hợp kết quả (Chương 5).</w:t>
      </w:r>
    </w:p>
    <w:p w14:paraId="7D7F6E13" w14:textId="77777777" w:rsidR="00E32239" w:rsidRPr="00BE2790" w:rsidRDefault="00E32239" w:rsidP="003321FE">
      <w:pPr>
        <w:pStyle w:val="ListParagraph"/>
        <w:numPr>
          <w:ilvl w:val="0"/>
          <w:numId w:val="62"/>
        </w:numPr>
        <w:rPr>
          <w:szCs w:val="26"/>
        </w:rPr>
      </w:pPr>
      <w:r w:rsidRPr="00BE2790">
        <w:rPr>
          <w:szCs w:val="26"/>
        </w:rPr>
        <w:t>Tác nhân chính: Khách hàng</w:t>
      </w:r>
    </w:p>
    <w:p w14:paraId="1CAEDBEB" w14:textId="77777777" w:rsidR="00E32239" w:rsidRPr="00BE2790" w:rsidRDefault="00E32239" w:rsidP="003321FE">
      <w:pPr>
        <w:pStyle w:val="ListParagraph"/>
        <w:numPr>
          <w:ilvl w:val="0"/>
          <w:numId w:val="62"/>
        </w:numPr>
        <w:rPr>
          <w:szCs w:val="26"/>
        </w:rPr>
      </w:pPr>
      <w:r w:rsidRPr="00BE2790">
        <w:rPr>
          <w:szCs w:val="26"/>
        </w:rPr>
        <w:t>Tiền điều kiện: Khách hàng đã đăng nhập và có token hợp lệ</w:t>
      </w:r>
    </w:p>
    <w:p w14:paraId="7B379A83" w14:textId="77777777" w:rsidR="00E32239" w:rsidRPr="00BE2790" w:rsidRDefault="00E32239" w:rsidP="003321FE">
      <w:pPr>
        <w:pStyle w:val="ListParagraph"/>
        <w:numPr>
          <w:ilvl w:val="0"/>
          <w:numId w:val="62"/>
        </w:numPr>
        <w:rPr>
          <w:szCs w:val="26"/>
        </w:rPr>
      </w:pPr>
      <w:r w:rsidRPr="00BE2790">
        <w:rPr>
          <w:szCs w:val="26"/>
        </w:rPr>
        <w:t>Đầu ra mong đợi: Danh sách giỏ hàng đúng theo user; các thao tác thêm/xóa/điều chỉnh được phản ánh đúng khi reload</w:t>
      </w:r>
    </w:p>
    <w:p w14:paraId="1F2F931F" w14:textId="370630C2" w:rsidR="00E32239" w:rsidRPr="00BE2790" w:rsidRDefault="00E32239" w:rsidP="00E32239">
      <w:pPr>
        <w:rPr>
          <w:szCs w:val="26"/>
        </w:rPr>
      </w:pPr>
      <w:r w:rsidRPr="00BE2790">
        <w:rPr>
          <w:szCs w:val="26"/>
        </w:rPr>
        <w:t>*Luồng xử lý chính:</w:t>
      </w:r>
    </w:p>
    <w:p w14:paraId="7F2BC5BA" w14:textId="77777777" w:rsidR="00E32239" w:rsidRPr="00BE2790" w:rsidRDefault="00E32239" w:rsidP="003321FE">
      <w:pPr>
        <w:pStyle w:val="ListParagraph"/>
        <w:numPr>
          <w:ilvl w:val="0"/>
          <w:numId w:val="63"/>
        </w:numPr>
        <w:rPr>
          <w:szCs w:val="26"/>
        </w:rPr>
      </w:pPr>
      <w:r w:rsidRPr="00BE2790">
        <w:rPr>
          <w:szCs w:val="26"/>
        </w:rPr>
        <w:t>Khách hàng đăng nhập hệ thống</w:t>
      </w:r>
    </w:p>
    <w:p w14:paraId="4D4D7CFC" w14:textId="77777777" w:rsidR="00E32239" w:rsidRPr="00BE2790" w:rsidRDefault="00E32239" w:rsidP="003321FE">
      <w:pPr>
        <w:pStyle w:val="ListParagraph"/>
        <w:numPr>
          <w:ilvl w:val="0"/>
          <w:numId w:val="63"/>
        </w:numPr>
        <w:rPr>
          <w:szCs w:val="26"/>
        </w:rPr>
      </w:pPr>
      <w:r w:rsidRPr="00BE2790">
        <w:rPr>
          <w:szCs w:val="26"/>
        </w:rPr>
        <w:t>Khách hàng duyệt/tìm kiếm sản phẩm và xem chi tiết sản phẩm</w:t>
      </w:r>
    </w:p>
    <w:p w14:paraId="30C0B8AC" w14:textId="77777777" w:rsidR="00E32239" w:rsidRPr="00BE2790" w:rsidRDefault="00E32239" w:rsidP="003321FE">
      <w:pPr>
        <w:pStyle w:val="ListParagraph"/>
        <w:numPr>
          <w:ilvl w:val="0"/>
          <w:numId w:val="63"/>
        </w:numPr>
        <w:rPr>
          <w:szCs w:val="26"/>
        </w:rPr>
      </w:pPr>
      <w:r w:rsidRPr="00BE2790">
        <w:rPr>
          <w:szCs w:val="26"/>
        </w:rPr>
        <w:t>Khách hàng chọn "Thêm vào giỏ hàng". Backend ghi nhận item vào giỏ (API: POST /api/add-shopcart)</w:t>
      </w:r>
    </w:p>
    <w:p w14:paraId="6C797240" w14:textId="77777777" w:rsidR="00E32239" w:rsidRPr="00BE2790" w:rsidRDefault="00E32239" w:rsidP="003321FE">
      <w:pPr>
        <w:pStyle w:val="ListParagraph"/>
        <w:numPr>
          <w:ilvl w:val="0"/>
          <w:numId w:val="63"/>
        </w:numPr>
        <w:rPr>
          <w:szCs w:val="26"/>
        </w:rPr>
      </w:pPr>
      <w:r w:rsidRPr="00BE2790">
        <w:rPr>
          <w:szCs w:val="26"/>
        </w:rPr>
        <w:t>Khách hàng truy cập màn hình giỏ hàng để xem danh sách item hiện có (API: GET /api/get-all-shopcart-by-userId)</w:t>
      </w:r>
    </w:p>
    <w:p w14:paraId="0A21044E" w14:textId="77777777" w:rsidR="00E32239" w:rsidRPr="00BE2790" w:rsidRDefault="00E32239" w:rsidP="003321FE">
      <w:pPr>
        <w:pStyle w:val="ListParagraph"/>
        <w:numPr>
          <w:ilvl w:val="0"/>
          <w:numId w:val="63"/>
        </w:numPr>
        <w:rPr>
          <w:szCs w:val="26"/>
        </w:rPr>
      </w:pPr>
      <w:r w:rsidRPr="00BE2790">
        <w:rPr>
          <w:szCs w:val="26"/>
        </w:rPr>
        <w:t>Tại màn hình giỏ hàng, khách hàng quyết định có chỉnh sửa giỏ hay không:</w:t>
      </w:r>
    </w:p>
    <w:p w14:paraId="2FAECBF9" w14:textId="03AABC98" w:rsidR="00E32239" w:rsidRPr="00BE2790" w:rsidRDefault="00E32239" w:rsidP="003321FE">
      <w:pPr>
        <w:pStyle w:val="ListParagraph"/>
        <w:numPr>
          <w:ilvl w:val="0"/>
          <w:numId w:val="63"/>
        </w:numPr>
        <w:rPr>
          <w:szCs w:val="26"/>
        </w:rPr>
      </w:pPr>
      <w:r w:rsidRPr="00BE2790">
        <w:rPr>
          <w:szCs w:val="26"/>
        </w:rPr>
        <w:lastRenderedPageBreak/>
        <w:t>Nếu có: điều chỉnh số lượng hoặc xóa sản phẩm khỏi giỏ (API: DELETE /api/delete-item-shopcart)</w:t>
      </w:r>
    </w:p>
    <w:p w14:paraId="5FD3ECAB" w14:textId="7019AAC5" w:rsidR="00E32239" w:rsidRPr="00BE2790" w:rsidRDefault="00E32239" w:rsidP="003321FE">
      <w:pPr>
        <w:pStyle w:val="ListParagraph"/>
        <w:numPr>
          <w:ilvl w:val="0"/>
          <w:numId w:val="63"/>
        </w:numPr>
        <w:rPr>
          <w:szCs w:val="26"/>
        </w:rPr>
      </w:pPr>
      <w:r w:rsidRPr="00BE2790">
        <w:rPr>
          <w:szCs w:val="26"/>
        </w:rPr>
        <w:t>Nếu không: tiếp tục sang bước đặt hàng</w:t>
      </w:r>
    </w:p>
    <w:p w14:paraId="602B3476" w14:textId="45680BFD" w:rsidR="00E32239" w:rsidRPr="00BE2790" w:rsidRDefault="00E32239" w:rsidP="003321FE">
      <w:pPr>
        <w:pStyle w:val="ListParagraph"/>
        <w:numPr>
          <w:ilvl w:val="0"/>
          <w:numId w:val="63"/>
        </w:numPr>
        <w:rPr>
          <w:szCs w:val="26"/>
        </w:rPr>
      </w:pPr>
      <w:r w:rsidRPr="00BE2790">
        <w:rPr>
          <w:szCs w:val="26"/>
        </w:rPr>
        <w:t>Khách hàng nhấn "Tiến hành đặt hàng" để chuyển sang quy trình đặt hàng và thanh toán</w:t>
      </w:r>
    </w:p>
    <w:p w14:paraId="7488729F" w14:textId="09947E34" w:rsidR="00E32239" w:rsidRPr="00BE2790" w:rsidRDefault="00E32239" w:rsidP="00E32239">
      <w:pPr>
        <w:rPr>
          <w:szCs w:val="26"/>
        </w:rPr>
      </w:pPr>
      <w:r w:rsidRPr="00BE2790">
        <w:rPr>
          <w:szCs w:val="26"/>
        </w:rPr>
        <w:t>Nhánh ngoại lệ và điểm kiểm soát:</w:t>
      </w:r>
    </w:p>
    <w:p w14:paraId="31A24336" w14:textId="357418F7" w:rsidR="00E32239" w:rsidRPr="00BE2790" w:rsidRDefault="00E32239" w:rsidP="003321FE">
      <w:pPr>
        <w:pStyle w:val="ListParagraph"/>
        <w:numPr>
          <w:ilvl w:val="0"/>
          <w:numId w:val="64"/>
        </w:numPr>
        <w:rPr>
          <w:szCs w:val="26"/>
        </w:rPr>
      </w:pPr>
      <w:r w:rsidRPr="00BE2790">
        <w:rPr>
          <w:szCs w:val="26"/>
        </w:rPr>
        <w:t>Thiếu/invalid token: các API giỏ hàng yêu cầu xác thực (verifyTokenUser)</w:t>
      </w:r>
    </w:p>
    <w:p w14:paraId="38F9356D" w14:textId="5DA0FD85" w:rsidR="00E32239" w:rsidRPr="00BE2790" w:rsidRDefault="00E32239" w:rsidP="003321FE">
      <w:pPr>
        <w:pStyle w:val="ListParagraph"/>
        <w:numPr>
          <w:ilvl w:val="0"/>
          <w:numId w:val="64"/>
        </w:numPr>
        <w:rPr>
          <w:szCs w:val="26"/>
        </w:rPr>
      </w:pPr>
      <w:r w:rsidRPr="00BE2790">
        <w:rPr>
          <w:szCs w:val="26"/>
        </w:rPr>
        <w:t>Dữ liệu không hợp lệ (quantity, productId): hệ thống cần validate ở tầng API/service</w:t>
      </w:r>
    </w:p>
    <w:p w14:paraId="3BD80F2D" w14:textId="0F8E93F9" w:rsidR="00E32239" w:rsidRPr="00BE2790" w:rsidRDefault="00E32239" w:rsidP="003321FE">
      <w:pPr>
        <w:pStyle w:val="ListParagraph"/>
        <w:numPr>
          <w:ilvl w:val="0"/>
          <w:numId w:val="64"/>
        </w:numPr>
        <w:rPr>
          <w:szCs w:val="26"/>
        </w:rPr>
      </w:pPr>
      <w:r w:rsidRPr="00BE2790">
        <w:rPr>
          <w:szCs w:val="26"/>
        </w:rPr>
        <w:t>Đồng bộ UI ↔ API: sau khi thêm/xóa/chỉnh, UI phải reload hoặc cập nhật state</w:t>
      </w:r>
    </w:p>
    <w:p w14:paraId="2D8DA5EF" w14:textId="4811B709" w:rsidR="00E32239" w:rsidRPr="00BE2790" w:rsidRDefault="00536552" w:rsidP="00E32239">
      <w:pPr>
        <w:jc w:val="center"/>
        <w:rPr>
          <w:i/>
          <w:szCs w:val="26"/>
        </w:rPr>
      </w:pPr>
      <w:r w:rsidRPr="00BE2790">
        <w:rPr>
          <w:i/>
          <w:szCs w:val="26"/>
        </w:rPr>
        <w:drawing>
          <wp:anchor distT="0" distB="0" distL="114300" distR="114300" simplePos="0" relativeHeight="251658249" behindDoc="0" locked="0" layoutInCell="1" allowOverlap="1" wp14:anchorId="71F0FCA7" wp14:editId="4532DB39">
            <wp:simplePos x="0" y="0"/>
            <wp:positionH relativeFrom="margin">
              <wp:posOffset>1625883</wp:posOffset>
            </wp:positionH>
            <wp:positionV relativeFrom="margin">
              <wp:posOffset>2834074</wp:posOffset>
            </wp:positionV>
            <wp:extent cx="2290445" cy="4625340"/>
            <wp:effectExtent l="0" t="0" r="0" b="3810"/>
            <wp:wrapTopAndBottom/>
            <wp:docPr id="205080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02607" name=""/>
                    <pic:cNvPicPr/>
                  </pic:nvPicPr>
                  <pic:blipFill>
                    <a:blip r:embed="rId15">
                      <a:extLst>
                        <a:ext uri="{28A0092B-C50C-407E-A947-70E740481C1C}">
                          <a14:useLocalDpi xmlns:a14="http://schemas.microsoft.com/office/drawing/2010/main" val="0"/>
                        </a:ext>
                      </a:extLst>
                    </a:blip>
                    <a:stretch>
                      <a:fillRect/>
                    </a:stretch>
                  </pic:blipFill>
                  <pic:spPr>
                    <a:xfrm>
                      <a:off x="0" y="0"/>
                      <a:ext cx="2290445" cy="4625340"/>
                    </a:xfrm>
                    <a:prstGeom prst="rect">
                      <a:avLst/>
                    </a:prstGeom>
                  </pic:spPr>
                </pic:pic>
              </a:graphicData>
            </a:graphic>
            <wp14:sizeRelH relativeFrom="margin">
              <wp14:pctWidth>0</wp14:pctWidth>
            </wp14:sizeRelH>
            <wp14:sizeRelV relativeFrom="margin">
              <wp14:pctHeight>0</wp14:pctHeight>
            </wp14:sizeRelV>
          </wp:anchor>
        </w:drawing>
      </w:r>
    </w:p>
    <w:p w14:paraId="0A7AC183" w14:textId="21FCF417" w:rsidR="00E32239" w:rsidRPr="00BE2790" w:rsidRDefault="00E32239" w:rsidP="00E32239">
      <w:pPr>
        <w:jc w:val="center"/>
        <w:rPr>
          <w:szCs w:val="26"/>
        </w:rPr>
      </w:pPr>
      <w:r w:rsidRPr="00BE2790">
        <w:rPr>
          <w:i/>
          <w:szCs w:val="26"/>
        </w:rPr>
        <w:t xml:space="preserve">Hình 2.1: Sơ đồ quy trình xử lý giỏ hàng </w:t>
      </w:r>
    </w:p>
    <w:p w14:paraId="225E7A62" w14:textId="77777777" w:rsidR="00E32239" w:rsidRPr="00BE2790" w:rsidRDefault="00E32239" w:rsidP="00536552">
      <w:pPr>
        <w:pStyle w:val="Heading4"/>
        <w:rPr>
          <w:szCs w:val="26"/>
        </w:rPr>
      </w:pPr>
      <w:r w:rsidRPr="00BE2790">
        <w:rPr>
          <w:szCs w:val="26"/>
        </w:rPr>
        <w:t>2.1.2.2. Quy trình đặt hàng và thanh toán</w:t>
      </w:r>
    </w:p>
    <w:p w14:paraId="1D89D97F" w14:textId="16E3E13F" w:rsidR="00E32239" w:rsidRPr="00BE2790" w:rsidRDefault="00E32239" w:rsidP="00E32239">
      <w:pPr>
        <w:rPr>
          <w:szCs w:val="26"/>
        </w:rPr>
      </w:pPr>
      <w:r w:rsidRPr="00BE2790">
        <w:rPr>
          <w:szCs w:val="26"/>
        </w:rPr>
        <w:t xml:space="preserve">Quy trình đặt hàng và thanh toán mô tả cách hệ thống chuyển trạng thái từ "giỏ hàng" sang "đơn hàng", đồng thời xử lý hai nhánh thanh toán phổ biến: COD và thanh toán online </w:t>
      </w:r>
      <w:r w:rsidRPr="00BE2790">
        <w:rPr>
          <w:szCs w:val="26"/>
        </w:rPr>
        <w:lastRenderedPageBreak/>
        <w:t>(</w:t>
      </w:r>
      <w:r w:rsidR="00536552" w:rsidRPr="00BE2790">
        <w:rPr>
          <w:szCs w:val="26"/>
        </w:rPr>
        <w:t>Paypal</w:t>
      </w:r>
      <w:r w:rsidRPr="00BE2790">
        <w:rPr>
          <w:szCs w:val="26"/>
        </w:rPr>
        <w:t>/VNPay). Quy trình này có nhiều điểm quyết định và điểm tích hợp với hệ thống bên thứ ba, nên được xem là luồng nghiệp vụ rủi ro cao.</w:t>
      </w:r>
    </w:p>
    <w:p w14:paraId="4C699316" w14:textId="77777777" w:rsidR="00E32239" w:rsidRPr="00BE2790" w:rsidRDefault="00E32239" w:rsidP="00536552">
      <w:pPr>
        <w:pStyle w:val="ListParagraph"/>
        <w:numPr>
          <w:ilvl w:val="0"/>
          <w:numId w:val="65"/>
        </w:numPr>
        <w:rPr>
          <w:szCs w:val="26"/>
        </w:rPr>
      </w:pPr>
      <w:r w:rsidRPr="00BE2790">
        <w:rPr>
          <w:szCs w:val="26"/>
        </w:rPr>
        <w:t>Tác nhân chính: Khách hàng</w:t>
      </w:r>
    </w:p>
    <w:p w14:paraId="093C8471" w14:textId="77777777" w:rsidR="00E32239" w:rsidRPr="00BE2790" w:rsidRDefault="00E32239" w:rsidP="00536552">
      <w:pPr>
        <w:pStyle w:val="ListParagraph"/>
        <w:numPr>
          <w:ilvl w:val="0"/>
          <w:numId w:val="65"/>
        </w:numPr>
        <w:rPr>
          <w:szCs w:val="26"/>
        </w:rPr>
      </w:pPr>
      <w:r w:rsidRPr="00BE2790">
        <w:rPr>
          <w:szCs w:val="26"/>
        </w:rPr>
        <w:t>Tác nhân phụ: Cổng thanh toán (MoMo/VNPay), hệ thống backend</w:t>
      </w:r>
    </w:p>
    <w:p w14:paraId="71B1A788" w14:textId="77777777" w:rsidR="00E32239" w:rsidRPr="00BE2790" w:rsidRDefault="00E32239" w:rsidP="00536552">
      <w:pPr>
        <w:pStyle w:val="ListParagraph"/>
        <w:numPr>
          <w:ilvl w:val="0"/>
          <w:numId w:val="65"/>
        </w:numPr>
        <w:rPr>
          <w:szCs w:val="26"/>
        </w:rPr>
      </w:pPr>
      <w:r w:rsidRPr="00BE2790">
        <w:rPr>
          <w:szCs w:val="26"/>
        </w:rPr>
        <w:t>Tiền điều kiện: Khách hàng đã đăng nhập; có địa chỉ giao hàng hợp lệ; giỏ hàng có sản phẩm</w:t>
      </w:r>
    </w:p>
    <w:p w14:paraId="47750D5C" w14:textId="4E23F894" w:rsidR="00E32239" w:rsidRPr="00BE2790" w:rsidRDefault="00536552" w:rsidP="00E32239">
      <w:pPr>
        <w:rPr>
          <w:szCs w:val="26"/>
        </w:rPr>
      </w:pPr>
      <w:r w:rsidRPr="00BE2790">
        <w:rPr>
          <w:szCs w:val="26"/>
        </w:rPr>
        <w:t>*</w:t>
      </w:r>
      <w:r w:rsidR="00E32239" w:rsidRPr="00BE2790">
        <w:rPr>
          <w:szCs w:val="26"/>
        </w:rPr>
        <w:t>Luồng xử lý chính:</w:t>
      </w:r>
    </w:p>
    <w:p w14:paraId="708E4D1F" w14:textId="77777777" w:rsidR="00E32239" w:rsidRPr="00BE2790" w:rsidRDefault="00E32239" w:rsidP="00536552">
      <w:pPr>
        <w:pStyle w:val="ListParagraph"/>
        <w:numPr>
          <w:ilvl w:val="0"/>
          <w:numId w:val="66"/>
        </w:numPr>
        <w:rPr>
          <w:szCs w:val="26"/>
        </w:rPr>
      </w:pPr>
      <w:r w:rsidRPr="00BE2790">
        <w:rPr>
          <w:szCs w:val="26"/>
        </w:rPr>
        <w:t>Khách hàng nhập/chọn thông tin giao hàng (API: GET /api/get-all-address-user, POST /api/create-new-address-user)</w:t>
      </w:r>
    </w:p>
    <w:p w14:paraId="1E31A223" w14:textId="77777777" w:rsidR="00E32239" w:rsidRPr="00BE2790" w:rsidRDefault="00E32239" w:rsidP="00536552">
      <w:pPr>
        <w:pStyle w:val="ListParagraph"/>
        <w:numPr>
          <w:ilvl w:val="0"/>
          <w:numId w:val="66"/>
        </w:numPr>
        <w:rPr>
          <w:szCs w:val="26"/>
        </w:rPr>
      </w:pPr>
      <w:r w:rsidRPr="00BE2790">
        <w:rPr>
          <w:szCs w:val="26"/>
        </w:rPr>
        <w:t>Khách hàng chọn phương thức thanh toán</w:t>
      </w:r>
    </w:p>
    <w:p w14:paraId="7125E690" w14:textId="77777777" w:rsidR="00E32239" w:rsidRPr="00BE2790" w:rsidRDefault="00E32239" w:rsidP="00536552">
      <w:pPr>
        <w:pStyle w:val="ListParagraph"/>
        <w:numPr>
          <w:ilvl w:val="0"/>
          <w:numId w:val="66"/>
        </w:numPr>
        <w:rPr>
          <w:szCs w:val="26"/>
        </w:rPr>
      </w:pPr>
      <w:r w:rsidRPr="00BE2790">
        <w:rPr>
          <w:szCs w:val="26"/>
        </w:rPr>
        <w:t>Hệ thống rẽ nhánh theo phương thức thanh toán:</w:t>
      </w:r>
    </w:p>
    <w:p w14:paraId="560B17F3" w14:textId="77777777" w:rsidR="00E32239" w:rsidRPr="00BE2790" w:rsidRDefault="00E32239" w:rsidP="00536552">
      <w:pPr>
        <w:jc w:val="left"/>
        <w:rPr>
          <w:szCs w:val="26"/>
        </w:rPr>
      </w:pPr>
      <w:r w:rsidRPr="00BE2790">
        <w:rPr>
          <w:b/>
          <w:szCs w:val="26"/>
        </w:rPr>
        <w:t>A. Nhánh COD</w:t>
      </w:r>
      <w:r w:rsidRPr="00BE2790">
        <w:rPr>
          <w:szCs w:val="26"/>
        </w:rPr>
        <w:t>:</w:t>
      </w:r>
      <w:r w:rsidRPr="00BE2790">
        <w:rPr>
          <w:szCs w:val="26"/>
        </w:rPr>
        <w:br/>
        <w:t>4. Khách hàng xác nhận đặt hàng</w:t>
      </w:r>
      <w:r w:rsidRPr="00BE2790">
        <w:rPr>
          <w:szCs w:val="26"/>
        </w:rPr>
        <w:br/>
        <w:t>5. Backend tạo đơn hàng (API: POST /api/create-new-order)</w:t>
      </w:r>
      <w:r w:rsidRPr="00BE2790">
        <w:rPr>
          <w:szCs w:val="26"/>
        </w:rPr>
        <w:br/>
        <w:t>6. Hệ thống kiểm tra điều kiện (dữ liệu địa chỉ, phí ship, giỏ hàng)</w:t>
      </w:r>
      <w:r w:rsidRPr="00BE2790">
        <w:rPr>
          <w:szCs w:val="26"/>
        </w:rPr>
        <w:br/>
        <w:t>7. Nếu thành công, khách hàng nhận xác nhận (API: GET /api/get-all-order-by-user)</w:t>
      </w:r>
    </w:p>
    <w:p w14:paraId="02A2A604" w14:textId="3D50F010" w:rsidR="00E32239" w:rsidRPr="00BE2790" w:rsidRDefault="00E32239" w:rsidP="00536552">
      <w:pPr>
        <w:jc w:val="left"/>
        <w:rPr>
          <w:szCs w:val="26"/>
        </w:rPr>
      </w:pPr>
      <w:r w:rsidRPr="00BE2790">
        <w:rPr>
          <w:b/>
          <w:szCs w:val="26"/>
        </w:rPr>
        <w:t>B. Nhánh thanh toán online (</w:t>
      </w:r>
      <w:r w:rsidR="00536552" w:rsidRPr="00BE2790">
        <w:rPr>
          <w:b/>
          <w:szCs w:val="26"/>
        </w:rPr>
        <w:t>Paypal</w:t>
      </w:r>
      <w:r w:rsidRPr="00BE2790">
        <w:rPr>
          <w:b/>
          <w:szCs w:val="26"/>
        </w:rPr>
        <w:t>/VNPay)</w:t>
      </w:r>
      <w:r w:rsidRPr="00BE2790">
        <w:rPr>
          <w:szCs w:val="26"/>
        </w:rPr>
        <w:t>:</w:t>
      </w:r>
      <w:r w:rsidRPr="00BE2790">
        <w:rPr>
          <w:szCs w:val="26"/>
        </w:rPr>
        <w:br/>
        <w:t>4'. Khách hàng yêu cầu khởi tạo thanh toán online (API: POST /api/payment-order hoặc POST /api/payment-order-vnpay)</w:t>
      </w:r>
      <w:r w:rsidRPr="00BE2790">
        <w:rPr>
          <w:szCs w:val="26"/>
        </w:rPr>
        <w:br/>
        <w:t>5'. Cổng thanh toán tạo mã thanh toán (QR/redirect URL)</w:t>
      </w:r>
      <w:r w:rsidRPr="00BE2790">
        <w:rPr>
          <w:szCs w:val="26"/>
        </w:rPr>
        <w:br/>
        <w:t>6'. Khách hàng thực hiện thanh toán</w:t>
      </w:r>
      <w:r w:rsidRPr="00BE2790">
        <w:rPr>
          <w:szCs w:val="26"/>
        </w:rPr>
        <w:br/>
        <w:t>7'. Cổng thanh toán trả kết quả (API: POST /api/payment-order-success hoặc POST /api/vnpay_return)</w:t>
      </w:r>
      <w:r w:rsidRPr="00BE2790">
        <w:rPr>
          <w:szCs w:val="26"/>
        </w:rPr>
        <w:br/>
        <w:t>8'. Hệ thống rẽ nhánh theo kết quả:</w:t>
      </w:r>
      <w:r w:rsidRPr="00BE2790">
        <w:rPr>
          <w:szCs w:val="26"/>
        </w:rPr>
        <w:br/>
        <w:t>- Thất bại: thông báo và cho quay lại chọn phương thức</w:t>
      </w:r>
      <w:r w:rsidRPr="00BE2790">
        <w:rPr>
          <w:szCs w:val="26"/>
        </w:rPr>
        <w:br/>
        <w:t>- Thành công: hoàn tất đơn, cập nhật trạng thái (API: PUT /api/confirm-order)</w:t>
      </w:r>
    </w:p>
    <w:p w14:paraId="34C787AC" w14:textId="77777777" w:rsidR="00E32239" w:rsidRPr="00BE2790" w:rsidRDefault="00E32239" w:rsidP="00E32239">
      <w:pPr>
        <w:rPr>
          <w:szCs w:val="26"/>
        </w:rPr>
      </w:pPr>
      <w:r w:rsidRPr="00BE2790">
        <w:rPr>
          <w:b/>
          <w:szCs w:val="26"/>
        </w:rPr>
        <w:t>Nhánh ngoại lệ và điểm kiểm soát</w:t>
      </w:r>
      <w:r w:rsidRPr="00BE2790">
        <w:rPr>
          <w:szCs w:val="26"/>
        </w:rPr>
        <w:t>:</w:t>
      </w:r>
    </w:p>
    <w:p w14:paraId="65ACAF5F" w14:textId="77777777" w:rsidR="00E32239" w:rsidRPr="00BE2790" w:rsidRDefault="00E32239" w:rsidP="00E32239">
      <w:pPr>
        <w:rPr>
          <w:szCs w:val="26"/>
        </w:rPr>
      </w:pPr>
      <w:r w:rsidRPr="00BE2790">
        <w:rPr>
          <w:szCs w:val="26"/>
        </w:rPr>
        <w:t>Dữ liệu đầu vào thiếu: validate ở tầng service khi tạo đơn</w:t>
      </w:r>
    </w:p>
    <w:p w14:paraId="2CD0B0D8" w14:textId="77777777" w:rsidR="00E32239" w:rsidRPr="00BE2790" w:rsidRDefault="00E32239" w:rsidP="00E32239">
      <w:pPr>
        <w:rPr>
          <w:szCs w:val="26"/>
        </w:rPr>
      </w:pPr>
      <w:r w:rsidRPr="00BE2790">
        <w:rPr>
          <w:szCs w:val="26"/>
        </w:rPr>
        <w:t>Thanh toán thành công nhưng đơn không hoàn tất: cơ chế xử lý hậu kiểm</w:t>
      </w:r>
    </w:p>
    <w:p w14:paraId="5D1D266F" w14:textId="77777777" w:rsidR="00E32239" w:rsidRPr="00BE2790" w:rsidRDefault="00E32239" w:rsidP="00E32239">
      <w:pPr>
        <w:rPr>
          <w:szCs w:val="26"/>
        </w:rPr>
      </w:pPr>
      <w:r w:rsidRPr="00BE2790">
        <w:rPr>
          <w:szCs w:val="26"/>
        </w:rPr>
        <w:t>Webhook vận chuyển GHN: endpoint POST /api/webhook/ghn tiếp nhận cập nhật trạng thái giao hàng</w:t>
      </w:r>
    </w:p>
    <w:p w14:paraId="757F6657" w14:textId="77777777" w:rsidR="00536552" w:rsidRPr="00BE2790" w:rsidRDefault="00536552" w:rsidP="00E32239">
      <w:pPr>
        <w:rPr>
          <w:szCs w:val="26"/>
        </w:rPr>
      </w:pPr>
    </w:p>
    <w:p w14:paraId="3B09E969" w14:textId="704A8809" w:rsidR="00536552" w:rsidRPr="00BE2790" w:rsidRDefault="00445363" w:rsidP="00E32239">
      <w:pPr>
        <w:rPr>
          <w:i/>
          <w:szCs w:val="26"/>
        </w:rPr>
      </w:pPr>
      <w:r w:rsidRPr="00BE2790">
        <w:rPr>
          <w:i/>
          <w:szCs w:val="26"/>
        </w:rPr>
        <w:lastRenderedPageBreak/>
        <w:drawing>
          <wp:inline distT="0" distB="0" distL="0" distR="0" wp14:anchorId="7651B4BB" wp14:editId="6C4EA6D8">
            <wp:extent cx="5940425" cy="5397500"/>
            <wp:effectExtent l="0" t="0" r="3175" b="0"/>
            <wp:docPr id="152454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45738" name=""/>
                    <pic:cNvPicPr/>
                  </pic:nvPicPr>
                  <pic:blipFill>
                    <a:blip r:embed="rId16"/>
                    <a:stretch>
                      <a:fillRect/>
                    </a:stretch>
                  </pic:blipFill>
                  <pic:spPr>
                    <a:xfrm>
                      <a:off x="0" y="0"/>
                      <a:ext cx="5940425" cy="5397500"/>
                    </a:xfrm>
                    <a:prstGeom prst="rect">
                      <a:avLst/>
                    </a:prstGeom>
                  </pic:spPr>
                </pic:pic>
              </a:graphicData>
            </a:graphic>
          </wp:inline>
        </w:drawing>
      </w:r>
    </w:p>
    <w:p w14:paraId="4258539B" w14:textId="33861CC1" w:rsidR="00E32239" w:rsidRPr="00BE2790" w:rsidRDefault="00E32239" w:rsidP="00536552">
      <w:pPr>
        <w:jc w:val="center"/>
        <w:rPr>
          <w:szCs w:val="26"/>
        </w:rPr>
      </w:pPr>
      <w:r w:rsidRPr="00BE2790">
        <w:rPr>
          <w:i/>
          <w:szCs w:val="26"/>
        </w:rPr>
        <w:t>Hình 2.2: Sơ đồ quy trình đặt hàng và thanh toán</w:t>
      </w:r>
    </w:p>
    <w:p w14:paraId="518C2EA2" w14:textId="77777777" w:rsidR="00E32239" w:rsidRPr="00BE2790" w:rsidRDefault="00E32239" w:rsidP="00445363">
      <w:pPr>
        <w:pStyle w:val="Heading4"/>
        <w:rPr>
          <w:szCs w:val="26"/>
        </w:rPr>
      </w:pPr>
      <w:r w:rsidRPr="00BE2790">
        <w:rPr>
          <w:szCs w:val="26"/>
        </w:rPr>
        <w:t>2.1.2.3. Quy trình quản trị hệ thống</w:t>
      </w:r>
    </w:p>
    <w:p w14:paraId="09E5E814" w14:textId="77777777" w:rsidR="00E32239" w:rsidRPr="00BE2790" w:rsidRDefault="00E32239" w:rsidP="00E32239">
      <w:pPr>
        <w:rPr>
          <w:szCs w:val="26"/>
        </w:rPr>
      </w:pPr>
      <w:r w:rsidRPr="00BE2790">
        <w:rPr>
          <w:szCs w:val="26"/>
        </w:rPr>
        <w:t>Quy trình quản trị mô tả các thao tác của quản trị viên trên các phân hệ quản trị: quản lý người dùng, sản phẩm, banner, loại vận chuyển, voucher, đơn hàng và thống kê. Điểm quan trọng là phân quyền: chỉ tài khoản admin mới được truy cập các API quản trị (middleware verifyTokenAdmin).</w:t>
      </w:r>
    </w:p>
    <w:p w14:paraId="5404F7F8" w14:textId="77777777" w:rsidR="00E32239" w:rsidRPr="00BE2790" w:rsidRDefault="00E32239" w:rsidP="00445363">
      <w:pPr>
        <w:pStyle w:val="ListParagraph"/>
        <w:numPr>
          <w:ilvl w:val="0"/>
          <w:numId w:val="67"/>
        </w:numPr>
        <w:rPr>
          <w:szCs w:val="26"/>
        </w:rPr>
      </w:pPr>
      <w:r w:rsidRPr="00BE2790">
        <w:rPr>
          <w:szCs w:val="26"/>
        </w:rPr>
        <w:t>Tác nhân chính: Quản trị viên</w:t>
      </w:r>
    </w:p>
    <w:p w14:paraId="5DA9C17B" w14:textId="77777777" w:rsidR="00E32239" w:rsidRPr="00BE2790" w:rsidRDefault="00E32239" w:rsidP="00445363">
      <w:pPr>
        <w:pStyle w:val="ListParagraph"/>
        <w:numPr>
          <w:ilvl w:val="0"/>
          <w:numId w:val="67"/>
        </w:numPr>
        <w:rPr>
          <w:szCs w:val="26"/>
        </w:rPr>
      </w:pPr>
      <w:r w:rsidRPr="00BE2790">
        <w:rPr>
          <w:szCs w:val="26"/>
        </w:rPr>
        <w:t>Tiền điều kiện: Đăng nhập với tài khoản có vai trò admin</w:t>
      </w:r>
    </w:p>
    <w:p w14:paraId="54706419" w14:textId="6F275B00" w:rsidR="00E32239" w:rsidRPr="00BE2790" w:rsidRDefault="00934181" w:rsidP="00E32239">
      <w:pPr>
        <w:rPr>
          <w:szCs w:val="26"/>
        </w:rPr>
      </w:pPr>
      <w:r w:rsidRPr="00BE2790">
        <w:rPr>
          <w:szCs w:val="26"/>
        </w:rPr>
        <w:t>*</w:t>
      </w:r>
      <w:r w:rsidR="00E32239" w:rsidRPr="00BE2790">
        <w:rPr>
          <w:szCs w:val="26"/>
        </w:rPr>
        <w:t>Luồng xử lý chính:</w:t>
      </w:r>
    </w:p>
    <w:p w14:paraId="76BCF9CE" w14:textId="77777777" w:rsidR="00E32239" w:rsidRPr="00BE2790" w:rsidRDefault="00E32239" w:rsidP="00445363">
      <w:pPr>
        <w:pStyle w:val="ListParagraph"/>
        <w:numPr>
          <w:ilvl w:val="0"/>
          <w:numId w:val="68"/>
        </w:numPr>
        <w:rPr>
          <w:szCs w:val="26"/>
        </w:rPr>
      </w:pPr>
      <w:r w:rsidRPr="00BE2790">
        <w:rPr>
          <w:szCs w:val="26"/>
        </w:rPr>
        <w:t>Quản trị viên đăng nhập hệ thống</w:t>
      </w:r>
    </w:p>
    <w:p w14:paraId="4AC85529" w14:textId="77777777" w:rsidR="00E32239" w:rsidRPr="00BE2790" w:rsidRDefault="00E32239" w:rsidP="00445363">
      <w:pPr>
        <w:pStyle w:val="ListParagraph"/>
        <w:numPr>
          <w:ilvl w:val="0"/>
          <w:numId w:val="68"/>
        </w:numPr>
        <w:rPr>
          <w:szCs w:val="26"/>
        </w:rPr>
      </w:pPr>
      <w:r w:rsidRPr="00BE2790">
        <w:rPr>
          <w:szCs w:val="26"/>
        </w:rPr>
        <w:t>Quản trị viên truy cập trang quản trị và chọn phân hệ quản lý</w:t>
      </w:r>
    </w:p>
    <w:p w14:paraId="0277F385" w14:textId="77777777" w:rsidR="00E32239" w:rsidRPr="00BE2790" w:rsidRDefault="00E32239" w:rsidP="00445363">
      <w:pPr>
        <w:pStyle w:val="ListParagraph"/>
        <w:numPr>
          <w:ilvl w:val="0"/>
          <w:numId w:val="68"/>
        </w:numPr>
        <w:rPr>
          <w:szCs w:val="26"/>
        </w:rPr>
      </w:pPr>
      <w:r w:rsidRPr="00BE2790">
        <w:rPr>
          <w:szCs w:val="26"/>
        </w:rPr>
        <w:t>Tuỳ phân hệ, thực hiện CRUD/tra cứu:</w:t>
      </w:r>
    </w:p>
    <w:p w14:paraId="4EC5DED3" w14:textId="5965ECF9" w:rsidR="00E32239" w:rsidRPr="00BE2790" w:rsidRDefault="00E32239" w:rsidP="00445363">
      <w:pPr>
        <w:pStyle w:val="ListParagraph"/>
        <w:numPr>
          <w:ilvl w:val="0"/>
          <w:numId w:val="68"/>
        </w:numPr>
        <w:rPr>
          <w:szCs w:val="26"/>
        </w:rPr>
      </w:pPr>
      <w:r w:rsidRPr="00BE2790">
        <w:rPr>
          <w:szCs w:val="26"/>
        </w:rPr>
        <w:lastRenderedPageBreak/>
        <w:t>Quản lý người dùng (API: GET /api/get-all-user, DELETE /api/delete-user)</w:t>
      </w:r>
    </w:p>
    <w:p w14:paraId="180236A0" w14:textId="1E043578" w:rsidR="00E32239" w:rsidRPr="00BE2790" w:rsidRDefault="00E32239" w:rsidP="00445363">
      <w:pPr>
        <w:pStyle w:val="ListParagraph"/>
        <w:numPr>
          <w:ilvl w:val="0"/>
          <w:numId w:val="68"/>
        </w:numPr>
        <w:rPr>
          <w:szCs w:val="26"/>
        </w:rPr>
      </w:pPr>
      <w:r w:rsidRPr="00BE2790">
        <w:rPr>
          <w:szCs w:val="26"/>
        </w:rPr>
        <w:t>Quản lý sản phẩm (API: POST /api/create-new-product, PUT /api/update-product)</w:t>
      </w:r>
    </w:p>
    <w:p w14:paraId="27F646CF" w14:textId="6F5BD545" w:rsidR="00E32239" w:rsidRPr="00BE2790" w:rsidRDefault="00E32239" w:rsidP="00445363">
      <w:pPr>
        <w:pStyle w:val="ListParagraph"/>
        <w:numPr>
          <w:ilvl w:val="0"/>
          <w:numId w:val="68"/>
        </w:numPr>
        <w:rPr>
          <w:szCs w:val="26"/>
        </w:rPr>
      </w:pPr>
      <w:r w:rsidRPr="00BE2790">
        <w:rPr>
          <w:szCs w:val="26"/>
        </w:rPr>
        <w:t>Quản lý banner, loại vận chuyển, voucher, blog, nhà cung cấp</w:t>
      </w:r>
    </w:p>
    <w:p w14:paraId="2E072CE5" w14:textId="1E33035D" w:rsidR="00E32239" w:rsidRPr="00BE2790" w:rsidRDefault="00E32239" w:rsidP="00445363">
      <w:pPr>
        <w:pStyle w:val="ListParagraph"/>
        <w:numPr>
          <w:ilvl w:val="0"/>
          <w:numId w:val="68"/>
        </w:numPr>
        <w:rPr>
          <w:szCs w:val="26"/>
        </w:rPr>
      </w:pPr>
      <w:r w:rsidRPr="00BE2790">
        <w:rPr>
          <w:szCs w:val="26"/>
        </w:rPr>
        <w:t>Quản lý đơn hàng (API: PUT /api/update-status-order, PUT /api/update-shipping-info)</w:t>
      </w:r>
    </w:p>
    <w:p w14:paraId="645221C9" w14:textId="6D534296" w:rsidR="00E32239" w:rsidRPr="00BE2790" w:rsidRDefault="00E32239" w:rsidP="00445363">
      <w:pPr>
        <w:pStyle w:val="ListParagraph"/>
        <w:numPr>
          <w:ilvl w:val="0"/>
          <w:numId w:val="68"/>
        </w:numPr>
        <w:rPr>
          <w:szCs w:val="26"/>
        </w:rPr>
      </w:pPr>
      <w:r w:rsidRPr="00BE2790">
        <w:rPr>
          <w:szCs w:val="26"/>
        </w:rPr>
        <w:t>Khi xử lý đơn hàng thanh toán online, nếu phát sinh "hủy đơn/trả hàng", hệ thống kích hoạt luồng refund (API: PUT /api/update-refund-status)</w:t>
      </w:r>
    </w:p>
    <w:p w14:paraId="3DE6F8A2" w14:textId="3EAC59F5" w:rsidR="00E32239" w:rsidRPr="00BE2790" w:rsidRDefault="00934181" w:rsidP="00E32239">
      <w:pPr>
        <w:rPr>
          <w:szCs w:val="26"/>
        </w:rPr>
      </w:pPr>
      <w:r w:rsidRPr="00BE2790">
        <w:rPr>
          <w:szCs w:val="26"/>
        </w:rPr>
        <w:t xml:space="preserve">- </w:t>
      </w:r>
      <w:r w:rsidR="00E32239" w:rsidRPr="00BE2790">
        <w:rPr>
          <w:szCs w:val="26"/>
        </w:rPr>
        <w:t>Nhánh ngoại lệ và điểm kiểm soát:</w:t>
      </w:r>
    </w:p>
    <w:p w14:paraId="60DD25CF" w14:textId="4F6BB1FC" w:rsidR="00E32239" w:rsidRPr="00BE2790" w:rsidRDefault="00E32239" w:rsidP="00934181">
      <w:pPr>
        <w:pStyle w:val="ListParagraph"/>
        <w:numPr>
          <w:ilvl w:val="0"/>
          <w:numId w:val="69"/>
        </w:numPr>
        <w:rPr>
          <w:szCs w:val="26"/>
        </w:rPr>
      </w:pPr>
      <w:r w:rsidRPr="00BE2790">
        <w:rPr>
          <w:szCs w:val="26"/>
        </w:rPr>
        <w:t>Không đủ quyền: middleware chặn nếu user thường gọi API admin</w:t>
      </w:r>
    </w:p>
    <w:p w14:paraId="1F005091" w14:textId="5BB3D524" w:rsidR="00E32239" w:rsidRPr="00BE2790" w:rsidRDefault="00E32239" w:rsidP="00934181">
      <w:pPr>
        <w:pStyle w:val="ListParagraph"/>
        <w:numPr>
          <w:ilvl w:val="0"/>
          <w:numId w:val="69"/>
        </w:numPr>
        <w:rPr>
          <w:szCs w:val="26"/>
        </w:rPr>
      </w:pPr>
      <w:r w:rsidRPr="00BE2790">
        <w:rPr>
          <w:szCs w:val="26"/>
        </w:rPr>
        <w:t>Tính nhất quán trạng thái: thay đổi trạng thái đơn hàng cần tuân thủ quy tắc vòng đời</w:t>
      </w:r>
    </w:p>
    <w:p w14:paraId="09F11009" w14:textId="1D04B5B9" w:rsidR="00934181" w:rsidRPr="00BE2790" w:rsidRDefault="005C00E0" w:rsidP="00934181">
      <w:pPr>
        <w:jc w:val="center"/>
        <w:rPr>
          <w:i/>
          <w:szCs w:val="26"/>
        </w:rPr>
      </w:pPr>
      <w:r w:rsidRPr="00BE2790">
        <w:rPr>
          <w:i/>
          <w:szCs w:val="26"/>
        </w:rPr>
        <w:drawing>
          <wp:anchor distT="0" distB="0" distL="114300" distR="114300" simplePos="0" relativeHeight="251658250" behindDoc="0" locked="0" layoutInCell="1" allowOverlap="1" wp14:anchorId="7C47A356" wp14:editId="6C808656">
            <wp:simplePos x="0" y="0"/>
            <wp:positionH relativeFrom="margin">
              <wp:posOffset>1252986</wp:posOffset>
            </wp:positionH>
            <wp:positionV relativeFrom="margin">
              <wp:posOffset>3344195</wp:posOffset>
            </wp:positionV>
            <wp:extent cx="3200400" cy="4037965"/>
            <wp:effectExtent l="0" t="0" r="0" b="635"/>
            <wp:wrapTopAndBottom/>
            <wp:docPr id="203105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547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0400" cy="4037965"/>
                    </a:xfrm>
                    <a:prstGeom prst="rect">
                      <a:avLst/>
                    </a:prstGeom>
                  </pic:spPr>
                </pic:pic>
              </a:graphicData>
            </a:graphic>
            <wp14:sizeRelH relativeFrom="margin">
              <wp14:pctWidth>0</wp14:pctWidth>
            </wp14:sizeRelH>
            <wp14:sizeRelV relativeFrom="margin">
              <wp14:pctHeight>0</wp14:pctHeight>
            </wp14:sizeRelV>
          </wp:anchor>
        </w:drawing>
      </w:r>
    </w:p>
    <w:p w14:paraId="28242B5E" w14:textId="33011E34" w:rsidR="006F11CD" w:rsidRPr="00BE2790" w:rsidRDefault="00E32239" w:rsidP="00934181">
      <w:pPr>
        <w:jc w:val="center"/>
        <w:rPr>
          <w:szCs w:val="26"/>
        </w:rPr>
      </w:pPr>
      <w:r w:rsidRPr="00BE2790">
        <w:rPr>
          <w:i/>
          <w:szCs w:val="26"/>
        </w:rPr>
        <w:t>Hình 2.3: Sơ đồ quy trình quản trị hệ thống</w:t>
      </w:r>
    </w:p>
    <w:p w14:paraId="3EAA478E" w14:textId="785C51B8" w:rsidR="006F11CD" w:rsidRPr="00BE2790" w:rsidRDefault="002E7DE8" w:rsidP="00B26F9D">
      <w:pPr>
        <w:pStyle w:val="Heading3"/>
        <w:rPr>
          <w:sz w:val="26"/>
          <w:szCs w:val="26"/>
        </w:rPr>
      </w:pPr>
      <w:bookmarkStart w:id="22" w:name="_Toc217218089"/>
      <w:r w:rsidRPr="00BE2790">
        <w:rPr>
          <w:sz w:val="26"/>
          <w:szCs w:val="26"/>
        </w:rPr>
        <w:t>2.1.3</w:t>
      </w:r>
      <w:r w:rsidR="00B26F9D" w:rsidRPr="00BE2790">
        <w:rPr>
          <w:sz w:val="26"/>
          <w:szCs w:val="26"/>
        </w:rPr>
        <w:t xml:space="preserve"> </w:t>
      </w:r>
      <w:r w:rsidR="000E284C" w:rsidRPr="00BE2790">
        <w:rPr>
          <w:sz w:val="26"/>
          <w:szCs w:val="26"/>
        </w:rPr>
        <w:t>Các tác nhân tham gia hệ thống</w:t>
      </w:r>
      <w:bookmarkEnd w:id="22"/>
    </w:p>
    <w:p w14:paraId="3B50ED24" w14:textId="5E5869DD" w:rsidR="009A08DD" w:rsidRPr="00D9751D" w:rsidRDefault="009A08DD" w:rsidP="00D9751D">
      <w:pPr>
        <w:rPr>
          <w:rFonts w:cs="Times New Roman"/>
          <w:szCs w:val="26"/>
        </w:rPr>
      </w:pPr>
      <w:r w:rsidRPr="00D9751D">
        <w:rPr>
          <w:rFonts w:cs="Times New Roman"/>
          <w:szCs w:val="26"/>
        </w:rPr>
        <w:t>Quản trị viên</w:t>
      </w:r>
      <w:r w:rsidR="00CE47A0">
        <w:rPr>
          <w:rFonts w:cs="Times New Roman"/>
          <w:szCs w:val="26"/>
        </w:rPr>
        <w:t xml:space="preserve"> </w:t>
      </w:r>
      <w:r w:rsidRPr="00D9751D">
        <w:rPr>
          <w:rFonts w:cs="Times New Roman"/>
          <w:szCs w:val="26"/>
        </w:rPr>
        <w:t>có quyền cao nhất trong hệ thống, chịu trách nhiệm quản lý và vận hành toàn bộ website bán quần áo. Quản trị viên có quyền quản lý người dùng, phân quyền truy cập, quản lý sản phẩm, kho hàng, đơn hàng, cấu hình hệ thống và theo dõi báo cáo doanh thu.</w:t>
      </w:r>
    </w:p>
    <w:p w14:paraId="16A26617" w14:textId="68024D00" w:rsidR="00EF5F2B" w:rsidRPr="00D9751D" w:rsidRDefault="00F0144A" w:rsidP="00D9751D">
      <w:pPr>
        <w:rPr>
          <w:rFonts w:cs="Times New Roman"/>
          <w:szCs w:val="26"/>
        </w:rPr>
      </w:pPr>
      <w:r w:rsidRPr="00D9751D">
        <w:rPr>
          <w:rFonts w:cs="Times New Roman"/>
          <w:szCs w:val="26"/>
        </w:rPr>
        <w:lastRenderedPageBreak/>
        <w:t>Nhân viên bán hàng là tác nhân nội bộ của hệ thống, có trách nhiệm xử lý các nghiệp vụ liên quan đến đơn hàng và hỗ trợ khách hàng. Nhân viên bán hàng được cấp tài khoản với quyền hạn giới hạn, chỉ được phép truy cập và thao tác trên các chức năng phục vụ quá trình bán hàng, không có quyền quản trị hệ thống hoặc phân quyền người dùng.</w:t>
      </w:r>
    </w:p>
    <w:p w14:paraId="0158B718" w14:textId="53A8D5F4" w:rsidR="00CC0BB1" w:rsidRPr="00D9751D" w:rsidRDefault="00CC0BB1" w:rsidP="00D9751D">
      <w:pPr>
        <w:rPr>
          <w:rFonts w:cs="Times New Roman"/>
          <w:szCs w:val="26"/>
        </w:rPr>
      </w:pPr>
      <w:r w:rsidRPr="00D9751D">
        <w:rPr>
          <w:rFonts w:cs="Times New Roman"/>
          <w:szCs w:val="26"/>
        </w:rPr>
        <w:t>Khách hàng là tác nhân bên ngoài sử dụng website để thực hiện các hoạt động mua sắm như xem danh mục sản phẩm, tìm kiếm và xem chi tiết sản phẩm, thêm sản phẩm vào giỏ hàng, đặt hàng, lựa chọn phương thức thanh toán, theo dõi trạng thái đơn hàng và đánh giá sản phẩm sau khi nhận hàng. Khách hàng có thể đăng nhập để quản lý thông tin cá nhân và lịch sử mua hàng.</w:t>
      </w:r>
    </w:p>
    <w:p w14:paraId="20E6B1DC" w14:textId="493EBFC8" w:rsidR="00D9751D" w:rsidRPr="00D9751D" w:rsidRDefault="00707ACB" w:rsidP="00D9751D">
      <w:pPr>
        <w:rPr>
          <w:rFonts w:cs="Times New Roman"/>
          <w:szCs w:val="26"/>
        </w:rPr>
      </w:pPr>
      <w:r w:rsidRPr="00D9751D">
        <w:rPr>
          <w:rFonts w:cs="Times New Roman"/>
          <w:szCs w:val="26"/>
        </w:rPr>
        <w:t>Cổng thanh toán trực tuyến PayPal, VNPAY là hệ thống bên thứ ba được tích hợp vào website nhằm hỗ trợ khách hàng thực</w:t>
      </w:r>
      <w:r w:rsidR="00D9751D" w:rsidRPr="00D9751D">
        <w:rPr>
          <w:rFonts w:cs="Times New Roman"/>
          <w:szCs w:val="26"/>
        </w:rPr>
        <w:t>.</w:t>
      </w:r>
    </w:p>
    <w:p w14:paraId="2A74A292" w14:textId="280BC5C8" w:rsidR="00D9751D" w:rsidRPr="00D9751D" w:rsidRDefault="00D9751D" w:rsidP="00D9751D">
      <w:pPr>
        <w:rPr>
          <w:rFonts w:cs="Times New Roman"/>
          <w:szCs w:val="26"/>
        </w:rPr>
      </w:pPr>
      <w:r w:rsidRPr="00D9751D">
        <w:rPr>
          <w:rFonts w:cs="Times New Roman"/>
          <w:szCs w:val="26"/>
        </w:rPr>
        <w:t>Giao Hàng Nhanh (GHN) là đơn vị vận chuyển bên thứ ba được tích hợp vào hệ thống nhằm hỗ trợ giao hàng cho các đơn mua sắm trực tuyến.</w:t>
      </w:r>
    </w:p>
    <w:p w14:paraId="3D86670B" w14:textId="77777777" w:rsidR="00D9751D" w:rsidRPr="00BE2790" w:rsidRDefault="005B5612" w:rsidP="00295BC2">
      <w:pPr>
        <w:jc w:val="center"/>
        <w:rPr>
          <w:szCs w:val="26"/>
        </w:rPr>
      </w:pPr>
      <w:r w:rsidRPr="00BE2790">
        <w:rPr>
          <w:szCs w:val="26"/>
        </w:rPr>
        <w:drawing>
          <wp:inline distT="0" distB="0" distL="0" distR="0" wp14:anchorId="678E3AA4" wp14:editId="0C2BC106">
            <wp:extent cx="4876800" cy="3566160"/>
            <wp:effectExtent l="0" t="0" r="0" b="0"/>
            <wp:docPr id="1982151321" name="Picture 1"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51321" name="Picture 1" descr="A black background with white dot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76800" cy="3566160"/>
                    </a:xfrm>
                    <a:prstGeom prst="rect">
                      <a:avLst/>
                    </a:prstGeom>
                    <a:noFill/>
                    <a:ln>
                      <a:noFill/>
                    </a:ln>
                  </pic:spPr>
                </pic:pic>
              </a:graphicData>
            </a:graphic>
          </wp:inline>
        </w:drawing>
      </w:r>
    </w:p>
    <w:p w14:paraId="793C8B3F" w14:textId="73F6F87B" w:rsidR="00ED2192" w:rsidRPr="00334735" w:rsidRDefault="00ED2192" w:rsidP="00CE47A0">
      <w:pPr>
        <w:jc w:val="center"/>
        <w:rPr>
          <w:rFonts w:cs="Times New Roman"/>
          <w:i/>
          <w:iCs/>
          <w:szCs w:val="26"/>
        </w:rPr>
      </w:pPr>
      <w:r w:rsidRPr="00334735">
        <w:rPr>
          <w:rFonts w:cs="Times New Roman"/>
          <w:i/>
          <w:iCs/>
          <w:szCs w:val="26"/>
        </w:rPr>
        <w:t>Hình</w:t>
      </w:r>
      <w:r w:rsidR="00334735" w:rsidRPr="00334735">
        <w:rPr>
          <w:rFonts w:cs="Times New Roman"/>
          <w:i/>
          <w:iCs/>
          <w:szCs w:val="26"/>
        </w:rPr>
        <w:t xml:space="preserve"> 2.4:</w:t>
      </w:r>
      <w:r w:rsidR="00F1178A" w:rsidRPr="00334735">
        <w:rPr>
          <w:rFonts w:cs="Times New Roman"/>
          <w:i/>
          <w:iCs/>
          <w:szCs w:val="26"/>
        </w:rPr>
        <w:t xml:space="preserve"> </w:t>
      </w:r>
      <w:r w:rsidR="0019480E" w:rsidRPr="00334735">
        <w:rPr>
          <w:rFonts w:cs="Times New Roman"/>
          <w:i/>
          <w:iCs/>
          <w:szCs w:val="26"/>
        </w:rPr>
        <w:t xml:space="preserve">Sơ đồ </w:t>
      </w:r>
      <w:r w:rsidR="00CE47A0" w:rsidRPr="00334735">
        <w:rPr>
          <w:rFonts w:cs="Times New Roman"/>
          <w:i/>
          <w:iCs/>
          <w:szCs w:val="26"/>
        </w:rPr>
        <w:t>các tác nhân tham gia hệ thống</w:t>
      </w:r>
    </w:p>
    <w:p w14:paraId="65559ABB" w14:textId="77777777" w:rsidR="00B45342" w:rsidRPr="00BE2790" w:rsidRDefault="00B5081D" w:rsidP="00B45342">
      <w:pPr>
        <w:pStyle w:val="Heading3"/>
        <w:rPr>
          <w:rFonts w:eastAsia="Arial"/>
          <w:sz w:val="26"/>
          <w:szCs w:val="26"/>
        </w:rPr>
      </w:pPr>
      <w:bookmarkStart w:id="23" w:name="_Toc217218090"/>
      <w:r w:rsidRPr="00BE2790">
        <w:rPr>
          <w:sz w:val="26"/>
          <w:szCs w:val="26"/>
        </w:rPr>
        <w:t>2.1.4 Sơ đồ ngữ cảnh</w:t>
      </w:r>
      <w:r w:rsidR="00B45342" w:rsidRPr="00BE2790">
        <w:rPr>
          <w:sz w:val="26"/>
          <w:szCs w:val="26"/>
        </w:rPr>
        <w:t xml:space="preserve"> </w:t>
      </w:r>
      <w:r w:rsidR="00B45342" w:rsidRPr="00BE2790">
        <w:rPr>
          <w:rFonts w:eastAsia="Arial"/>
          <w:sz w:val="26"/>
          <w:szCs w:val="26"/>
        </w:rPr>
        <w:t>(Context diagram)</w:t>
      </w:r>
      <w:bookmarkEnd w:id="23"/>
    </w:p>
    <w:p w14:paraId="0F5BFC07" w14:textId="5B12556A" w:rsidR="007438B6" w:rsidRPr="00B36982" w:rsidRDefault="007438B6" w:rsidP="00B36982">
      <w:pPr>
        <w:rPr>
          <w:rFonts w:cs="Times New Roman"/>
          <w:szCs w:val="26"/>
        </w:rPr>
      </w:pPr>
      <w:r w:rsidRPr="00B36982">
        <w:rPr>
          <w:rFonts w:cs="Times New Roman"/>
          <w:szCs w:val="26"/>
        </w:rPr>
        <w:t>Khách hàng: Gửi các yêu cầu xem sản phẩm, thông tin đặt hàng và thanh toán vào hệ thống. Hệ thống phản hồi lại danh sách sản phẩm, xác nhận đơn hàng và lịch sử mua hàng.</w:t>
      </w:r>
    </w:p>
    <w:p w14:paraId="56E05E73" w14:textId="6963BA44" w:rsidR="007438B6" w:rsidRPr="00B36982" w:rsidRDefault="007438B6" w:rsidP="00B36982">
      <w:pPr>
        <w:rPr>
          <w:rFonts w:cs="Times New Roman"/>
          <w:szCs w:val="26"/>
        </w:rPr>
      </w:pPr>
      <w:r w:rsidRPr="00B36982">
        <w:rPr>
          <w:rFonts w:cs="Times New Roman"/>
          <w:szCs w:val="26"/>
        </w:rPr>
        <w:t>Nhân viên: Cung cấp dữ liệu nhập hàng, nhà cung cấp và cập nhật trạng thái đơn hàng. Hệ thống cung cấp danh sách đơn hàng cần xử lý và các dữ liệu quản lý tương ứng.</w:t>
      </w:r>
    </w:p>
    <w:p w14:paraId="5366B1A7" w14:textId="1B2DA0AF" w:rsidR="007438B6" w:rsidRPr="00B36982" w:rsidRDefault="007438B6" w:rsidP="00B36982">
      <w:pPr>
        <w:rPr>
          <w:rFonts w:cs="Times New Roman"/>
          <w:szCs w:val="26"/>
        </w:rPr>
      </w:pPr>
      <w:r w:rsidRPr="00B36982">
        <w:rPr>
          <w:rFonts w:cs="Times New Roman"/>
          <w:szCs w:val="26"/>
        </w:rPr>
        <w:lastRenderedPageBreak/>
        <w:t>Quản trị viên: Thiết lập hệ thống, quản lý người dùng và các chiến dịch khuyến mãi. Hệ thống kết xuất các báo cáo doanh thu và thống kê để phục vụ việc ra quyết định.</w:t>
      </w:r>
    </w:p>
    <w:p w14:paraId="73C99660" w14:textId="175F460C" w:rsidR="007438B6" w:rsidRPr="00B36982" w:rsidRDefault="00F95D7C" w:rsidP="00B36982">
      <w:pPr>
        <w:rPr>
          <w:rFonts w:cs="Times New Roman"/>
          <w:szCs w:val="26"/>
        </w:rPr>
      </w:pPr>
      <w:r w:rsidRPr="00B36982">
        <w:rPr>
          <w:rFonts w:cs="Times New Roman"/>
          <w:szCs w:val="26"/>
        </w:rPr>
        <w:t>C</w:t>
      </w:r>
      <w:r w:rsidR="007438B6" w:rsidRPr="00B36982">
        <w:rPr>
          <w:rFonts w:cs="Times New Roman"/>
          <w:szCs w:val="26"/>
        </w:rPr>
        <w:t>ác hệ thống liên kết:</w:t>
      </w:r>
    </w:p>
    <w:p w14:paraId="179AE4D4" w14:textId="77777777" w:rsidR="007438B6" w:rsidRPr="00B36982" w:rsidRDefault="007438B6" w:rsidP="00B95C10">
      <w:pPr>
        <w:pStyle w:val="ListParagraph"/>
        <w:numPr>
          <w:ilvl w:val="0"/>
          <w:numId w:val="11"/>
        </w:numPr>
        <w:rPr>
          <w:rFonts w:cs="Times New Roman"/>
          <w:szCs w:val="26"/>
        </w:rPr>
      </w:pPr>
      <w:r w:rsidRPr="00B36982">
        <w:rPr>
          <w:rFonts w:cs="Times New Roman"/>
          <w:szCs w:val="26"/>
        </w:rPr>
        <w:t>Thanh toán: Hệ thống gửi yêu cầu thanh toán và nhận lại kết quả giao dịch từ Cổng thanh toán.</w:t>
      </w:r>
    </w:p>
    <w:p w14:paraId="32BA5E7A" w14:textId="31909ECF" w:rsidR="007438B6" w:rsidRPr="00B36982" w:rsidRDefault="007438B6" w:rsidP="00B95C10">
      <w:pPr>
        <w:pStyle w:val="ListParagraph"/>
        <w:numPr>
          <w:ilvl w:val="0"/>
          <w:numId w:val="11"/>
        </w:numPr>
        <w:rPr>
          <w:rFonts w:cs="Times New Roman"/>
          <w:szCs w:val="26"/>
        </w:rPr>
      </w:pPr>
      <w:r w:rsidRPr="00B36982">
        <w:rPr>
          <w:rFonts w:cs="Times New Roman"/>
          <w:szCs w:val="26"/>
        </w:rPr>
        <w:t xml:space="preserve">Vận chuyển: Hệ thống gửi yêu cầu giao hàng và nhận lại mã vận đơn cùng trạng thái vận chuyển từ đơn vị </w:t>
      </w:r>
      <w:r w:rsidR="00B36982" w:rsidRPr="00B36982">
        <w:rPr>
          <w:rFonts w:cs="Times New Roman"/>
          <w:szCs w:val="26"/>
        </w:rPr>
        <w:t>giao hàng nhanh (</w:t>
      </w:r>
      <w:r w:rsidRPr="00B36982">
        <w:rPr>
          <w:rFonts w:cs="Times New Roman"/>
          <w:szCs w:val="26"/>
        </w:rPr>
        <w:t>GHN</w:t>
      </w:r>
      <w:r w:rsidR="00B36982" w:rsidRPr="00B36982">
        <w:rPr>
          <w:rFonts w:cs="Times New Roman"/>
          <w:szCs w:val="26"/>
        </w:rPr>
        <w:t>)</w:t>
      </w:r>
      <w:r w:rsidRPr="00B36982">
        <w:rPr>
          <w:rFonts w:cs="Times New Roman"/>
          <w:szCs w:val="26"/>
        </w:rPr>
        <w:t>.</w:t>
      </w:r>
    </w:p>
    <w:p w14:paraId="419A32EF" w14:textId="77777777" w:rsidR="00B87DEF" w:rsidRPr="00BE2790" w:rsidRDefault="00B87DEF" w:rsidP="00B87DEF">
      <w:pPr>
        <w:rPr>
          <w:szCs w:val="26"/>
        </w:rPr>
      </w:pPr>
    </w:p>
    <w:p w14:paraId="136F363C" w14:textId="77777777" w:rsidR="00B36982" w:rsidRPr="00BE2790" w:rsidRDefault="00600A03" w:rsidP="00295BC2">
      <w:pPr>
        <w:jc w:val="center"/>
        <w:rPr>
          <w:szCs w:val="26"/>
        </w:rPr>
      </w:pPr>
      <w:r w:rsidRPr="00BE2790">
        <w:rPr>
          <w:szCs w:val="26"/>
        </w:rPr>
        <w:drawing>
          <wp:inline distT="0" distB="0" distL="0" distR="0" wp14:anchorId="42198483" wp14:editId="09468349">
            <wp:extent cx="5943600" cy="2649855"/>
            <wp:effectExtent l="0" t="0" r="0" b="0"/>
            <wp:docPr id="47653076" name="Picture 3"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3076" name="Picture 3" descr="A diagram of a websit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49855"/>
                    </a:xfrm>
                    <a:prstGeom prst="rect">
                      <a:avLst/>
                    </a:prstGeom>
                    <a:noFill/>
                    <a:ln>
                      <a:noFill/>
                    </a:ln>
                  </pic:spPr>
                </pic:pic>
              </a:graphicData>
            </a:graphic>
          </wp:inline>
        </w:drawing>
      </w:r>
    </w:p>
    <w:p w14:paraId="4286D96C" w14:textId="05BA2970" w:rsidR="00875CE8" w:rsidRPr="00334735" w:rsidRDefault="00875CE8" w:rsidP="00875CE8">
      <w:pPr>
        <w:jc w:val="center"/>
        <w:rPr>
          <w:rFonts w:cs="Times New Roman"/>
          <w:i/>
          <w:iCs/>
          <w:szCs w:val="26"/>
        </w:rPr>
      </w:pPr>
      <w:r w:rsidRPr="00334735">
        <w:rPr>
          <w:rFonts w:cs="Times New Roman"/>
          <w:i/>
          <w:iCs/>
          <w:szCs w:val="26"/>
        </w:rPr>
        <w:t>Hình</w:t>
      </w:r>
      <w:r w:rsidR="00334735" w:rsidRPr="00334735">
        <w:rPr>
          <w:rFonts w:cs="Times New Roman"/>
          <w:i/>
          <w:iCs/>
          <w:szCs w:val="26"/>
        </w:rPr>
        <w:t xml:space="preserve"> 2.5:</w:t>
      </w:r>
      <w:r w:rsidRPr="00334735">
        <w:rPr>
          <w:rFonts w:cs="Times New Roman"/>
          <w:i/>
          <w:iCs/>
          <w:szCs w:val="26"/>
        </w:rPr>
        <w:t xml:space="preserve"> Sơ đồ ngữ cảnh hệ thống</w:t>
      </w:r>
    </w:p>
    <w:p w14:paraId="14866D1B" w14:textId="77777777" w:rsidR="00B0388E" w:rsidRDefault="00B0388E" w:rsidP="00875CE8">
      <w:pPr>
        <w:jc w:val="center"/>
        <w:rPr>
          <w:rFonts w:cs="Times New Roman"/>
          <w:szCs w:val="26"/>
        </w:rPr>
      </w:pPr>
    </w:p>
    <w:p w14:paraId="1DF5BE64" w14:textId="77777777" w:rsidR="00B0388E" w:rsidRDefault="00B0388E" w:rsidP="00875CE8">
      <w:pPr>
        <w:jc w:val="center"/>
        <w:rPr>
          <w:rFonts w:cs="Times New Roman"/>
          <w:szCs w:val="26"/>
        </w:rPr>
      </w:pPr>
    </w:p>
    <w:p w14:paraId="44CE589F" w14:textId="77777777" w:rsidR="00B0388E" w:rsidRDefault="00B0388E" w:rsidP="00875CE8">
      <w:pPr>
        <w:jc w:val="center"/>
        <w:rPr>
          <w:rFonts w:cs="Times New Roman"/>
          <w:szCs w:val="26"/>
        </w:rPr>
      </w:pPr>
    </w:p>
    <w:p w14:paraId="6D8A5D57" w14:textId="77777777" w:rsidR="00B0388E" w:rsidRDefault="00B0388E" w:rsidP="00875CE8">
      <w:pPr>
        <w:jc w:val="center"/>
        <w:rPr>
          <w:rFonts w:cs="Times New Roman"/>
          <w:szCs w:val="26"/>
        </w:rPr>
      </w:pPr>
    </w:p>
    <w:p w14:paraId="7605F82F" w14:textId="77777777" w:rsidR="00112D25" w:rsidRDefault="00DC43C5" w:rsidP="00112D25">
      <w:pPr>
        <w:pStyle w:val="Heading3"/>
        <w:rPr>
          <w:sz w:val="26"/>
          <w:szCs w:val="26"/>
        </w:rPr>
      </w:pPr>
      <w:bookmarkStart w:id="24" w:name="_Toc217218091"/>
      <w:r>
        <w:rPr>
          <w:sz w:val="26"/>
          <w:szCs w:val="26"/>
        </w:rPr>
        <w:t xml:space="preserve">2.1.5 </w:t>
      </w:r>
      <w:r w:rsidR="00112D25" w:rsidRPr="00BE2790">
        <w:rPr>
          <w:sz w:val="26"/>
          <w:szCs w:val="26"/>
        </w:rPr>
        <w:t>Use case hệ thống</w:t>
      </w:r>
      <w:bookmarkEnd w:id="24"/>
      <w:r w:rsidR="00112D25" w:rsidRPr="00875CE8">
        <w:rPr>
          <w:sz w:val="26"/>
          <w:szCs w:val="26"/>
        </w:rPr>
        <w:t xml:space="preserve"> </w:t>
      </w:r>
    </w:p>
    <w:p w14:paraId="4189346C" w14:textId="77777777" w:rsidR="00CC4D98" w:rsidRDefault="00CC4D98" w:rsidP="00CC4D98">
      <w:pPr>
        <w:spacing w:line="360" w:lineRule="auto"/>
        <w:rPr>
          <w:rFonts w:eastAsia="Arial" w:cs="Times New Roman"/>
          <w:b/>
          <w:bCs/>
          <w:szCs w:val="26"/>
        </w:rPr>
      </w:pPr>
      <w:r w:rsidRPr="00CC4D98">
        <w:rPr>
          <w:rFonts w:eastAsia="Arial" w:cs="Times New Roman"/>
          <w:b/>
          <w:bCs/>
          <w:szCs w:val="26"/>
        </w:rPr>
        <w:t>Use case summary</w:t>
      </w:r>
    </w:p>
    <w:p w14:paraId="26083694" w14:textId="4DD5022C" w:rsidR="009B2FBB" w:rsidRPr="00B77923" w:rsidRDefault="002D0DFD" w:rsidP="009B2FBB">
      <w:pPr>
        <w:spacing w:line="360" w:lineRule="auto"/>
        <w:rPr>
          <w:rFonts w:eastAsia="Arial" w:cs="Times New Roman"/>
          <w:szCs w:val="26"/>
        </w:rPr>
      </w:pPr>
      <w:r w:rsidRPr="00B77923">
        <w:rPr>
          <w:rFonts w:eastAsia="Arial" w:cs="Times New Roman"/>
          <w:szCs w:val="26"/>
        </w:rPr>
        <w:t xml:space="preserve">Sơ đồ </w:t>
      </w:r>
      <w:r w:rsidR="009B2FBB" w:rsidRPr="00B77923">
        <w:rPr>
          <w:rFonts w:eastAsia="Arial" w:cs="Times New Roman"/>
          <w:szCs w:val="26"/>
        </w:rPr>
        <w:t xml:space="preserve">mô tả các chức năng chính của hệ thống quản lý shop quần áo, với các actor chính là </w:t>
      </w:r>
      <w:r w:rsidR="00B77923" w:rsidRPr="00B77923">
        <w:rPr>
          <w:rFonts w:eastAsia="Arial" w:cs="Times New Roman"/>
          <w:szCs w:val="26"/>
        </w:rPr>
        <w:t>k</w:t>
      </w:r>
      <w:r w:rsidR="009B2FBB" w:rsidRPr="00B77923">
        <w:rPr>
          <w:rFonts w:eastAsia="Arial" w:cs="Times New Roman"/>
          <w:szCs w:val="26"/>
        </w:rPr>
        <w:t xml:space="preserve">hách hàng, </w:t>
      </w:r>
      <w:r w:rsidR="00B77923" w:rsidRPr="00B77923">
        <w:rPr>
          <w:rFonts w:eastAsia="Arial" w:cs="Times New Roman"/>
          <w:szCs w:val="26"/>
        </w:rPr>
        <w:t>n</w:t>
      </w:r>
      <w:r w:rsidR="009B2FBB" w:rsidRPr="00B77923">
        <w:rPr>
          <w:rFonts w:eastAsia="Arial" w:cs="Times New Roman"/>
          <w:szCs w:val="26"/>
        </w:rPr>
        <w:t xml:space="preserve">hân viên bán hàng và </w:t>
      </w:r>
      <w:r w:rsidR="00B77923" w:rsidRPr="00B77923">
        <w:rPr>
          <w:rFonts w:eastAsia="Arial" w:cs="Times New Roman"/>
          <w:szCs w:val="26"/>
        </w:rPr>
        <w:t>q</w:t>
      </w:r>
      <w:r w:rsidR="009B2FBB" w:rsidRPr="00B77923">
        <w:rPr>
          <w:rFonts w:eastAsia="Arial" w:cs="Times New Roman"/>
          <w:szCs w:val="26"/>
        </w:rPr>
        <w:t>uản trị viên.</w:t>
      </w:r>
    </w:p>
    <w:p w14:paraId="6E3FB9E0" w14:textId="056FEE5B" w:rsidR="002D0DFD" w:rsidRPr="00B77923" w:rsidRDefault="009B2FBB" w:rsidP="009B2FBB">
      <w:pPr>
        <w:spacing w:line="360" w:lineRule="auto"/>
        <w:rPr>
          <w:rFonts w:eastAsia="Arial" w:cs="Times New Roman"/>
          <w:szCs w:val="26"/>
        </w:rPr>
      </w:pPr>
      <w:r w:rsidRPr="00B77923">
        <w:rPr>
          <w:rFonts w:eastAsia="Arial" w:cs="Times New Roman"/>
          <w:szCs w:val="26"/>
        </w:rPr>
        <w:t xml:space="preserve">Khách hàng chủ yếu thực hiện </w:t>
      </w:r>
      <w:r w:rsidR="00B77923" w:rsidRPr="00B77923">
        <w:rPr>
          <w:rFonts w:eastAsia="Arial" w:cs="Times New Roman"/>
          <w:szCs w:val="26"/>
        </w:rPr>
        <w:t>q</w:t>
      </w:r>
      <w:r w:rsidRPr="00B77923">
        <w:rPr>
          <w:rFonts w:eastAsia="Arial" w:cs="Times New Roman"/>
          <w:szCs w:val="26"/>
        </w:rPr>
        <w:t xml:space="preserve">uản lý giỏ hàng </w:t>
      </w:r>
      <w:r w:rsidR="002D0DFD" w:rsidRPr="00B77923">
        <w:rPr>
          <w:rFonts w:eastAsia="Arial" w:cs="Times New Roman"/>
          <w:szCs w:val="26"/>
        </w:rPr>
        <w:t xml:space="preserve">như </w:t>
      </w:r>
      <w:r w:rsidRPr="00B77923">
        <w:rPr>
          <w:rFonts w:eastAsia="Arial" w:cs="Times New Roman"/>
          <w:szCs w:val="26"/>
        </w:rPr>
        <w:t>thêm, sửa, xóa sản phẩm trong giỏ.</w:t>
      </w:r>
    </w:p>
    <w:p w14:paraId="5E2CD484" w14:textId="4CC94E3F" w:rsidR="009B2FBB" w:rsidRPr="00B77923" w:rsidRDefault="009B2FBB" w:rsidP="009B2FBB">
      <w:pPr>
        <w:spacing w:line="360" w:lineRule="auto"/>
        <w:rPr>
          <w:rFonts w:eastAsia="Arial" w:cs="Times New Roman"/>
          <w:szCs w:val="26"/>
        </w:rPr>
      </w:pPr>
      <w:r w:rsidRPr="00B77923">
        <w:rPr>
          <w:rFonts w:eastAsia="Arial" w:cs="Times New Roman"/>
          <w:szCs w:val="26"/>
        </w:rPr>
        <w:lastRenderedPageBreak/>
        <w:t xml:space="preserve">Nhân viên bán hàng và </w:t>
      </w:r>
      <w:r w:rsidR="00B77923" w:rsidRPr="00B77923">
        <w:rPr>
          <w:rFonts w:eastAsia="Arial" w:cs="Times New Roman"/>
          <w:szCs w:val="26"/>
        </w:rPr>
        <w:t>q</w:t>
      </w:r>
      <w:r w:rsidRPr="00B77923">
        <w:rPr>
          <w:rFonts w:eastAsia="Arial" w:cs="Times New Roman"/>
          <w:szCs w:val="26"/>
        </w:rPr>
        <w:t xml:space="preserve">uản trị viên có quyền truy cập hầu hết các chức năng quản lý: </w:t>
      </w:r>
      <w:r w:rsidR="00B77923" w:rsidRPr="00B77923">
        <w:rPr>
          <w:rFonts w:eastAsia="Arial" w:cs="Times New Roman"/>
          <w:szCs w:val="26"/>
        </w:rPr>
        <w:t>q</w:t>
      </w:r>
      <w:r w:rsidRPr="00B77923">
        <w:rPr>
          <w:rFonts w:eastAsia="Arial" w:cs="Times New Roman"/>
          <w:szCs w:val="26"/>
        </w:rPr>
        <w:t xml:space="preserve">uản lý thanh toán, </w:t>
      </w:r>
      <w:r w:rsidR="00B77923" w:rsidRPr="00B77923">
        <w:rPr>
          <w:rFonts w:eastAsia="Arial" w:cs="Times New Roman"/>
          <w:szCs w:val="26"/>
        </w:rPr>
        <w:t>k</w:t>
      </w:r>
      <w:r w:rsidRPr="00B77923">
        <w:rPr>
          <w:rFonts w:eastAsia="Arial" w:cs="Times New Roman"/>
          <w:szCs w:val="26"/>
        </w:rPr>
        <w:t xml:space="preserve">iểm soát và truy cập, </w:t>
      </w:r>
      <w:r w:rsidR="00B77923" w:rsidRPr="00B77923">
        <w:rPr>
          <w:rFonts w:eastAsia="Arial" w:cs="Times New Roman"/>
          <w:szCs w:val="26"/>
        </w:rPr>
        <w:t>q</w:t>
      </w:r>
      <w:r w:rsidRPr="00B77923">
        <w:rPr>
          <w:rFonts w:eastAsia="Arial" w:cs="Times New Roman"/>
          <w:szCs w:val="26"/>
        </w:rPr>
        <w:t xml:space="preserve">uản lý sản phẩm, </w:t>
      </w:r>
      <w:r w:rsidR="00B77923" w:rsidRPr="00B77923">
        <w:rPr>
          <w:rFonts w:eastAsia="Arial" w:cs="Times New Roman"/>
          <w:szCs w:val="26"/>
        </w:rPr>
        <w:t>q</w:t>
      </w:r>
      <w:r w:rsidRPr="00B77923">
        <w:rPr>
          <w:rFonts w:eastAsia="Arial" w:cs="Times New Roman"/>
          <w:szCs w:val="26"/>
        </w:rPr>
        <w:t xml:space="preserve">uản lý đơn hàng, </w:t>
      </w:r>
      <w:r w:rsidR="00B77923" w:rsidRPr="00B77923">
        <w:rPr>
          <w:rFonts w:eastAsia="Arial" w:cs="Times New Roman"/>
          <w:szCs w:val="26"/>
        </w:rPr>
        <w:t>q</w:t>
      </w:r>
      <w:r w:rsidRPr="00B77923">
        <w:rPr>
          <w:rFonts w:eastAsia="Arial" w:cs="Times New Roman"/>
          <w:szCs w:val="26"/>
        </w:rPr>
        <w:t xml:space="preserve">uản lý bài đăng, </w:t>
      </w:r>
      <w:r w:rsidR="00B77923">
        <w:rPr>
          <w:rFonts w:eastAsia="Arial" w:cs="Times New Roman"/>
          <w:szCs w:val="26"/>
        </w:rPr>
        <w:t>đ</w:t>
      </w:r>
      <w:r w:rsidRPr="00B77923">
        <w:rPr>
          <w:rFonts w:eastAsia="Arial" w:cs="Times New Roman"/>
          <w:szCs w:val="26"/>
        </w:rPr>
        <w:t>ánh giá.</w:t>
      </w:r>
    </w:p>
    <w:p w14:paraId="6E09BDA2" w14:textId="78E1BA78" w:rsidR="009B2FBB" w:rsidRPr="00B77923" w:rsidRDefault="009B2FBB" w:rsidP="009B2FBB">
      <w:pPr>
        <w:spacing w:line="360" w:lineRule="auto"/>
        <w:rPr>
          <w:rFonts w:eastAsia="Arial" w:cs="Times New Roman"/>
          <w:szCs w:val="26"/>
        </w:rPr>
      </w:pPr>
      <w:r w:rsidRPr="00B77923">
        <w:rPr>
          <w:rFonts w:eastAsia="Arial" w:cs="Times New Roman"/>
          <w:szCs w:val="26"/>
        </w:rPr>
        <w:t>Quản trị viên có quyền cao nhất, có thể truy cập tất cả use case</w:t>
      </w:r>
    </w:p>
    <w:p w14:paraId="0FB5D655" w14:textId="2848D245" w:rsidR="002E019E" w:rsidRDefault="002E019E" w:rsidP="00CC4D98">
      <w:pPr>
        <w:spacing w:line="360" w:lineRule="auto"/>
        <w:rPr>
          <w:rFonts w:eastAsia="Arial" w:cs="Times New Roman"/>
          <w:b/>
          <w:bCs/>
          <w:szCs w:val="26"/>
        </w:rPr>
      </w:pPr>
      <w:r w:rsidRPr="00BE2790">
        <w:rPr>
          <w:szCs w:val="26"/>
        </w:rPr>
        <w:drawing>
          <wp:inline distT="0" distB="0" distL="0" distR="0" wp14:anchorId="78BD0688" wp14:editId="1E1BB513">
            <wp:extent cx="5940425" cy="4268470"/>
            <wp:effectExtent l="0" t="0" r="3175" b="0"/>
            <wp:docPr id="253430073"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30073" name="Picture 8" descr="A diagram of a diagra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4268470"/>
                    </a:xfrm>
                    <a:prstGeom prst="rect">
                      <a:avLst/>
                    </a:prstGeom>
                    <a:noFill/>
                    <a:ln>
                      <a:noFill/>
                    </a:ln>
                  </pic:spPr>
                </pic:pic>
              </a:graphicData>
            </a:graphic>
          </wp:inline>
        </w:drawing>
      </w:r>
    </w:p>
    <w:p w14:paraId="3B30A05C" w14:textId="12C9A563" w:rsidR="00972584" w:rsidRPr="00972584" w:rsidRDefault="00334735" w:rsidP="00972584">
      <w:pPr>
        <w:spacing w:line="360" w:lineRule="auto"/>
        <w:jc w:val="center"/>
        <w:rPr>
          <w:rFonts w:eastAsia="Arial" w:cs="Times New Roman"/>
          <w:i/>
          <w:iCs/>
          <w:szCs w:val="26"/>
        </w:rPr>
      </w:pPr>
      <w:r w:rsidRPr="00972584">
        <w:rPr>
          <w:rFonts w:eastAsia="Arial" w:cs="Times New Roman"/>
          <w:i/>
          <w:iCs/>
          <w:szCs w:val="26"/>
        </w:rPr>
        <w:t>Hình 2.6</w:t>
      </w:r>
      <w:r w:rsidR="00EE178A">
        <w:rPr>
          <w:rFonts w:eastAsia="Arial" w:cs="Times New Roman"/>
          <w:i/>
          <w:iCs/>
          <w:szCs w:val="26"/>
        </w:rPr>
        <w:t>:</w:t>
      </w:r>
      <w:r w:rsidR="00972584" w:rsidRPr="00972584">
        <w:rPr>
          <w:rFonts w:eastAsia="Arial" w:cs="Times New Roman"/>
          <w:i/>
          <w:iCs/>
          <w:szCs w:val="26"/>
        </w:rPr>
        <w:t xml:space="preserve"> Sơ đồ use case summary</w:t>
      </w:r>
    </w:p>
    <w:p w14:paraId="06C2E9D4" w14:textId="77777777" w:rsidR="0049674D" w:rsidRDefault="0049674D" w:rsidP="00B0388E">
      <w:pPr>
        <w:rPr>
          <w:rFonts w:cs="Times New Roman"/>
          <w:szCs w:val="26"/>
        </w:rPr>
      </w:pPr>
    </w:p>
    <w:p w14:paraId="7CA1F13A" w14:textId="77777777" w:rsidR="00C775E6" w:rsidRDefault="00C775E6" w:rsidP="00B0388E">
      <w:pPr>
        <w:rPr>
          <w:rFonts w:cs="Times New Roman"/>
          <w:szCs w:val="26"/>
        </w:rPr>
      </w:pPr>
    </w:p>
    <w:p w14:paraId="615DABAD" w14:textId="77777777" w:rsidR="00C775E6" w:rsidRDefault="00C775E6" w:rsidP="00B0388E">
      <w:pPr>
        <w:rPr>
          <w:rFonts w:cs="Times New Roman"/>
          <w:szCs w:val="26"/>
        </w:rPr>
      </w:pPr>
    </w:p>
    <w:p w14:paraId="6D61E972" w14:textId="77777777" w:rsidR="00C775E6" w:rsidRDefault="00C775E6" w:rsidP="00B0388E">
      <w:pPr>
        <w:rPr>
          <w:rFonts w:cs="Times New Roman"/>
          <w:szCs w:val="26"/>
        </w:rPr>
      </w:pPr>
    </w:p>
    <w:p w14:paraId="6B40B1BC" w14:textId="77777777" w:rsidR="00C775E6" w:rsidRDefault="00C775E6" w:rsidP="00B0388E">
      <w:pPr>
        <w:rPr>
          <w:rFonts w:cs="Times New Roman"/>
          <w:szCs w:val="26"/>
        </w:rPr>
      </w:pPr>
    </w:p>
    <w:p w14:paraId="18B6C7A2" w14:textId="77777777" w:rsidR="00C775E6" w:rsidRDefault="00C775E6" w:rsidP="00B0388E">
      <w:pPr>
        <w:rPr>
          <w:rFonts w:cs="Times New Roman"/>
          <w:szCs w:val="26"/>
        </w:rPr>
      </w:pPr>
    </w:p>
    <w:p w14:paraId="46DD9001" w14:textId="77777777" w:rsidR="00C775E6" w:rsidRDefault="00C775E6" w:rsidP="00B0388E">
      <w:pPr>
        <w:rPr>
          <w:rFonts w:cs="Times New Roman"/>
          <w:szCs w:val="26"/>
        </w:rPr>
      </w:pPr>
    </w:p>
    <w:p w14:paraId="062774A4" w14:textId="77777777" w:rsidR="00C775E6" w:rsidRDefault="00C775E6" w:rsidP="00B0388E">
      <w:pPr>
        <w:rPr>
          <w:rFonts w:cs="Times New Roman"/>
          <w:szCs w:val="26"/>
        </w:rPr>
      </w:pPr>
    </w:p>
    <w:p w14:paraId="026B6222" w14:textId="77777777" w:rsidR="00C775E6" w:rsidRPr="0049674D" w:rsidRDefault="00C775E6" w:rsidP="00B0388E">
      <w:pPr>
        <w:rPr>
          <w:rFonts w:cs="Times New Roman"/>
          <w:szCs w:val="26"/>
        </w:rPr>
      </w:pPr>
    </w:p>
    <w:p w14:paraId="4508355C" w14:textId="3AEBE527" w:rsidR="007C01A2" w:rsidRDefault="00927305" w:rsidP="00B0388E">
      <w:pPr>
        <w:rPr>
          <w:rFonts w:cs="Times New Roman"/>
          <w:b/>
          <w:bCs/>
          <w:szCs w:val="26"/>
        </w:rPr>
      </w:pPr>
      <w:r w:rsidRPr="007C01A2">
        <w:rPr>
          <w:rFonts w:cs="Times New Roman"/>
          <w:b/>
          <w:bCs/>
          <w:szCs w:val="26"/>
        </w:rPr>
        <w:lastRenderedPageBreak/>
        <w:t>UC</w:t>
      </w:r>
      <w:r w:rsidR="000D2E3E" w:rsidRPr="007C01A2">
        <w:rPr>
          <w:rFonts w:cs="Times New Roman"/>
          <w:b/>
          <w:bCs/>
          <w:szCs w:val="26"/>
        </w:rPr>
        <w:t xml:space="preserve">1 Kiểm </w:t>
      </w:r>
      <w:r w:rsidR="007C01A2" w:rsidRPr="007C01A2">
        <w:rPr>
          <w:rFonts w:cs="Times New Roman"/>
          <w:b/>
          <w:bCs/>
          <w:szCs w:val="26"/>
        </w:rPr>
        <w:t>soát và truy cập</w:t>
      </w:r>
    </w:p>
    <w:p w14:paraId="4239D69C" w14:textId="5BF4F630" w:rsidR="00712CF8" w:rsidRPr="00712CF8" w:rsidRDefault="00CA1531" w:rsidP="009A5DC7">
      <w:pPr>
        <w:rPr>
          <w:rFonts w:cs="Times New Roman"/>
          <w:szCs w:val="26"/>
        </w:rPr>
      </w:pPr>
      <w:r>
        <w:rPr>
          <w:rFonts w:cs="Times New Roman"/>
          <w:szCs w:val="26"/>
        </w:rPr>
        <w:t>Use case</w:t>
      </w:r>
      <w:r w:rsidR="00712CF8" w:rsidRPr="00712CF8">
        <w:rPr>
          <w:rFonts w:cs="Times New Roman"/>
          <w:szCs w:val="26"/>
        </w:rPr>
        <w:t xml:space="preserve"> mô tả các chức năng chính liên quan đến việc người dùng </w:t>
      </w:r>
      <w:r w:rsidR="00A61ACB" w:rsidRPr="009A5DC7">
        <w:rPr>
          <w:rFonts w:cs="Times New Roman"/>
          <w:szCs w:val="26"/>
        </w:rPr>
        <w:t xml:space="preserve">là </w:t>
      </w:r>
      <w:r w:rsidR="00712CF8" w:rsidRPr="00712CF8">
        <w:rPr>
          <w:rFonts w:cs="Times New Roman"/>
          <w:szCs w:val="26"/>
        </w:rPr>
        <w:t>khách hàng, nhân viên, quản trị viên</w:t>
      </w:r>
      <w:r w:rsidR="00A61ACB" w:rsidRPr="009A5DC7">
        <w:rPr>
          <w:rFonts w:cs="Times New Roman"/>
          <w:szCs w:val="26"/>
        </w:rPr>
        <w:t xml:space="preserve"> </w:t>
      </w:r>
      <w:r w:rsidR="00712CF8" w:rsidRPr="00712CF8">
        <w:rPr>
          <w:rFonts w:cs="Times New Roman"/>
          <w:szCs w:val="26"/>
        </w:rPr>
        <w:t>truy cập hệ thống.</w:t>
      </w:r>
    </w:p>
    <w:p w14:paraId="320225A5" w14:textId="6C264C40" w:rsidR="00712CF8" w:rsidRPr="00712CF8" w:rsidRDefault="00712CF8" w:rsidP="009A5DC7">
      <w:pPr>
        <w:rPr>
          <w:rFonts w:cs="Times New Roman"/>
          <w:szCs w:val="26"/>
        </w:rPr>
      </w:pPr>
      <w:r w:rsidRPr="00712CF8">
        <w:rPr>
          <w:rFonts w:cs="Times New Roman"/>
          <w:szCs w:val="26"/>
        </w:rPr>
        <w:t>Đăng nhập hệ thống là use case cốt lõi, bao gồm:</w:t>
      </w:r>
      <w:r w:rsidR="00A61ACB" w:rsidRPr="009A5DC7">
        <w:rPr>
          <w:rFonts w:cs="Times New Roman"/>
          <w:szCs w:val="26"/>
        </w:rPr>
        <w:t xml:space="preserve"> </w:t>
      </w:r>
      <w:r w:rsidRPr="00712CF8">
        <w:rPr>
          <w:rFonts w:cs="Times New Roman"/>
          <w:szCs w:val="26"/>
        </w:rPr>
        <w:t xml:space="preserve">Phân quyền truy cập </w:t>
      </w:r>
      <w:r w:rsidR="00927A4B" w:rsidRPr="009A5DC7">
        <w:rPr>
          <w:rFonts w:cs="Times New Roman"/>
          <w:szCs w:val="26"/>
        </w:rPr>
        <w:t xml:space="preserve">,hệ </w:t>
      </w:r>
      <w:r w:rsidRPr="00712CF8">
        <w:rPr>
          <w:rFonts w:cs="Times New Roman"/>
          <w:szCs w:val="26"/>
        </w:rPr>
        <w:t>thống kiểm tra vai trò để cấp quyền phù hợp.</w:t>
      </w:r>
    </w:p>
    <w:p w14:paraId="176B0109" w14:textId="2C90A95F" w:rsidR="00712CF8" w:rsidRPr="00712CF8" w:rsidRDefault="00712CF8" w:rsidP="009A5DC7">
      <w:pPr>
        <w:rPr>
          <w:rFonts w:cs="Times New Roman"/>
          <w:szCs w:val="26"/>
        </w:rPr>
      </w:pPr>
      <w:r w:rsidRPr="00712CF8">
        <w:rPr>
          <w:rFonts w:cs="Times New Roman"/>
          <w:szCs w:val="26"/>
        </w:rPr>
        <w:t>Quên mật khẩu Người dùng có thể khôi phục mật khẩu nếu quên (tùy chọn).</w:t>
      </w:r>
    </w:p>
    <w:p w14:paraId="7F1384CA" w14:textId="69E6E0DE" w:rsidR="00712CF8" w:rsidRPr="00712CF8" w:rsidRDefault="00712CF8" w:rsidP="009A5DC7">
      <w:pPr>
        <w:rPr>
          <w:rFonts w:cs="Times New Roman"/>
          <w:szCs w:val="26"/>
        </w:rPr>
      </w:pPr>
      <w:r w:rsidRPr="00712CF8">
        <w:rPr>
          <w:rFonts w:cs="Times New Roman"/>
          <w:szCs w:val="26"/>
        </w:rPr>
        <w:t>Đăng ký tài khoản bắt buộc Xác thực OTP</w:t>
      </w:r>
      <w:r w:rsidR="00927A4B" w:rsidRPr="009A5DC7">
        <w:rPr>
          <w:rFonts w:cs="Times New Roman"/>
          <w:szCs w:val="26"/>
        </w:rPr>
        <w:t>, g</w:t>
      </w:r>
      <w:r w:rsidRPr="00712CF8">
        <w:rPr>
          <w:rFonts w:cs="Times New Roman"/>
          <w:szCs w:val="26"/>
        </w:rPr>
        <w:t xml:space="preserve">ửi mã OTP </w:t>
      </w:r>
      <w:r w:rsidR="009A5DC7" w:rsidRPr="009A5DC7">
        <w:rPr>
          <w:rFonts w:cs="Times New Roman"/>
          <w:szCs w:val="26"/>
        </w:rPr>
        <w:t xml:space="preserve">qua </w:t>
      </w:r>
      <w:r w:rsidRPr="00712CF8">
        <w:rPr>
          <w:rFonts w:cs="Times New Roman"/>
          <w:szCs w:val="26"/>
        </w:rPr>
        <w:t>số điện thoại để xác nhận tài khoản mới.</w:t>
      </w:r>
    </w:p>
    <w:p w14:paraId="3424AA25" w14:textId="7AC66A79" w:rsidR="006D7AFF" w:rsidRDefault="006D7AFF" w:rsidP="0049674D">
      <w:pPr>
        <w:jc w:val="left"/>
        <w:rPr>
          <w:rFonts w:cs="Times New Roman"/>
          <w:b/>
          <w:bCs/>
          <w:szCs w:val="26"/>
        </w:rPr>
      </w:pPr>
    </w:p>
    <w:p w14:paraId="00B44D80" w14:textId="3B67D011" w:rsidR="006D7AFF" w:rsidRDefault="00A73ADE" w:rsidP="006D7AFF">
      <w:pPr>
        <w:rPr>
          <w:rFonts w:cs="Times New Roman"/>
          <w:b/>
          <w:bCs/>
          <w:szCs w:val="26"/>
        </w:rPr>
      </w:pPr>
      <w:r w:rsidRPr="00BE2790">
        <w:rPr>
          <w:szCs w:val="26"/>
        </w:rPr>
        <w:drawing>
          <wp:inline distT="0" distB="0" distL="0" distR="0" wp14:anchorId="05C0BBDC" wp14:editId="2F57AAEA">
            <wp:extent cx="5940425" cy="3041015"/>
            <wp:effectExtent l="0" t="0" r="3175" b="6985"/>
            <wp:docPr id="902617075"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7075" name="Picture 9" descr="A diagram of a diagra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3041015"/>
                    </a:xfrm>
                    <a:prstGeom prst="rect">
                      <a:avLst/>
                    </a:prstGeom>
                    <a:noFill/>
                    <a:ln>
                      <a:noFill/>
                    </a:ln>
                  </pic:spPr>
                </pic:pic>
              </a:graphicData>
            </a:graphic>
          </wp:inline>
        </w:drawing>
      </w:r>
    </w:p>
    <w:p w14:paraId="55F28542" w14:textId="28D1BF26" w:rsidR="00972584" w:rsidRPr="00EE178A" w:rsidRDefault="00EE178A" w:rsidP="00EE178A">
      <w:pPr>
        <w:jc w:val="center"/>
        <w:rPr>
          <w:rFonts w:cs="Times New Roman"/>
          <w:i/>
          <w:iCs/>
          <w:szCs w:val="26"/>
        </w:rPr>
      </w:pPr>
      <w:r w:rsidRPr="00EE178A">
        <w:rPr>
          <w:rFonts w:cs="Times New Roman"/>
          <w:i/>
          <w:iCs/>
          <w:szCs w:val="26"/>
        </w:rPr>
        <w:t>Hình 2.7: Sơ đồ uc kiểm soát và truy cập</w:t>
      </w:r>
    </w:p>
    <w:p w14:paraId="5E6CBED6" w14:textId="77777777" w:rsidR="00C775E6" w:rsidRPr="00C775E6" w:rsidRDefault="00C775E6" w:rsidP="00EE178A">
      <w:pPr>
        <w:jc w:val="center"/>
        <w:rPr>
          <w:rFonts w:cs="Times New Roman"/>
          <w:szCs w:val="26"/>
        </w:rPr>
      </w:pPr>
    </w:p>
    <w:p w14:paraId="749EF41A" w14:textId="4B8623ED" w:rsidR="00C807AA" w:rsidRDefault="00C807AA" w:rsidP="006D7AFF">
      <w:pPr>
        <w:rPr>
          <w:rFonts w:cs="Times New Roman"/>
          <w:b/>
          <w:bCs/>
          <w:szCs w:val="26"/>
        </w:rPr>
      </w:pPr>
      <w:r>
        <w:rPr>
          <w:rFonts w:cs="Times New Roman"/>
          <w:b/>
          <w:bCs/>
          <w:szCs w:val="26"/>
        </w:rPr>
        <w:t xml:space="preserve">UC2 Quản lý </w:t>
      </w:r>
      <w:r w:rsidR="00040AC5">
        <w:rPr>
          <w:rFonts w:cs="Times New Roman"/>
          <w:b/>
          <w:bCs/>
          <w:szCs w:val="26"/>
        </w:rPr>
        <w:t>sản phẩm</w:t>
      </w:r>
    </w:p>
    <w:p w14:paraId="56629563" w14:textId="2E9F91FD" w:rsidR="00C775E6" w:rsidRPr="00C775E6" w:rsidRDefault="00C775E6" w:rsidP="00C775E6">
      <w:pPr>
        <w:rPr>
          <w:rFonts w:cs="Times New Roman"/>
          <w:szCs w:val="26"/>
        </w:rPr>
      </w:pPr>
      <w:r w:rsidRPr="00C775E6">
        <w:rPr>
          <w:rFonts w:cs="Times New Roman"/>
          <w:szCs w:val="26"/>
        </w:rPr>
        <w:t>Quản trị viên: Quản lý toàn bộ sản phẩm, nhập hàng bao gồm nhà cung cấp, danh mục và nhãn hàng.</w:t>
      </w:r>
    </w:p>
    <w:p w14:paraId="1F09CB7C" w14:textId="77777777" w:rsidR="00C775E6" w:rsidRPr="00C775E6" w:rsidRDefault="00C775E6" w:rsidP="00C775E6">
      <w:pPr>
        <w:rPr>
          <w:rFonts w:cs="Times New Roman"/>
          <w:szCs w:val="26"/>
        </w:rPr>
      </w:pPr>
      <w:r w:rsidRPr="00C775E6">
        <w:rPr>
          <w:rFonts w:cs="Times New Roman"/>
          <w:szCs w:val="26"/>
        </w:rPr>
        <w:t>Khách hàng: Tìm kiếm, lọc và xem chi tiết sản phẩm.</w:t>
      </w:r>
    </w:p>
    <w:p w14:paraId="55D029B0" w14:textId="1BA21CBC" w:rsidR="00C775E6" w:rsidRPr="00C775E6" w:rsidRDefault="00C775E6" w:rsidP="00C775E6">
      <w:pPr>
        <w:rPr>
          <w:rFonts w:cs="Times New Roman"/>
          <w:szCs w:val="26"/>
        </w:rPr>
      </w:pPr>
      <w:r w:rsidRPr="00C775E6">
        <w:rPr>
          <w:rFonts w:cs="Times New Roman"/>
          <w:szCs w:val="26"/>
        </w:rPr>
        <w:t>Nhân viên bán hàng: Quản lý sản phẩm thêm, sửa, xóa, cập nhật và quản lý nhập hàng.</w:t>
      </w:r>
    </w:p>
    <w:p w14:paraId="106CCB62" w14:textId="77777777" w:rsidR="009A5DC7" w:rsidRDefault="009A5DC7" w:rsidP="006D7AFF">
      <w:pPr>
        <w:rPr>
          <w:rFonts w:cs="Times New Roman"/>
          <w:b/>
          <w:bCs/>
          <w:szCs w:val="26"/>
        </w:rPr>
      </w:pPr>
    </w:p>
    <w:p w14:paraId="0F3F4487" w14:textId="6793C44C" w:rsidR="00DA4CB2" w:rsidRDefault="003130F8" w:rsidP="006D7AFF">
      <w:pPr>
        <w:rPr>
          <w:rFonts w:cs="Times New Roman"/>
          <w:b/>
          <w:bCs/>
          <w:szCs w:val="26"/>
        </w:rPr>
      </w:pPr>
      <w:r w:rsidRPr="00BE2790">
        <w:rPr>
          <w:noProof/>
          <w:szCs w:val="26"/>
        </w:rPr>
        <w:lastRenderedPageBreak/>
        <w:drawing>
          <wp:inline distT="0" distB="0" distL="0" distR="0" wp14:anchorId="5B61C58D" wp14:editId="25E20FAF">
            <wp:extent cx="5844540" cy="3741420"/>
            <wp:effectExtent l="0" t="0" r="3810" b="0"/>
            <wp:docPr id="1797213636" name="Picture 16" descr="A diagram with text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3636" name="Picture 16" descr="A diagram with text and circl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44540" cy="3741420"/>
                    </a:xfrm>
                    <a:prstGeom prst="rect">
                      <a:avLst/>
                    </a:prstGeom>
                    <a:noFill/>
                    <a:ln>
                      <a:noFill/>
                    </a:ln>
                  </pic:spPr>
                </pic:pic>
              </a:graphicData>
            </a:graphic>
          </wp:inline>
        </w:drawing>
      </w:r>
    </w:p>
    <w:p w14:paraId="2703EBE1" w14:textId="7BAF10DB" w:rsidR="00E772AF" w:rsidRPr="00144D3A" w:rsidRDefault="00EE178A" w:rsidP="00144D3A">
      <w:pPr>
        <w:jc w:val="center"/>
        <w:rPr>
          <w:rFonts w:cs="Times New Roman"/>
          <w:i/>
          <w:iCs/>
          <w:szCs w:val="26"/>
        </w:rPr>
      </w:pPr>
      <w:r w:rsidRPr="00EE178A">
        <w:rPr>
          <w:rFonts w:cs="Times New Roman"/>
          <w:i/>
          <w:iCs/>
          <w:szCs w:val="26"/>
        </w:rPr>
        <w:t>Hình 2.7: Sơ đồ uc quản lý sản phẩm</w:t>
      </w:r>
    </w:p>
    <w:p w14:paraId="584930EE" w14:textId="7C1651F8" w:rsidR="00633EF3" w:rsidRDefault="00DA4CB2" w:rsidP="006D7AFF">
      <w:pPr>
        <w:rPr>
          <w:rFonts w:cs="Times New Roman"/>
          <w:b/>
          <w:bCs/>
          <w:szCs w:val="26"/>
        </w:rPr>
      </w:pPr>
      <w:r>
        <w:rPr>
          <w:rFonts w:cs="Times New Roman"/>
          <w:b/>
          <w:bCs/>
          <w:szCs w:val="26"/>
        </w:rPr>
        <w:t xml:space="preserve">UC3 Quản lý </w:t>
      </w:r>
      <w:r w:rsidR="007459D0">
        <w:rPr>
          <w:rFonts w:cs="Times New Roman"/>
          <w:b/>
          <w:bCs/>
          <w:szCs w:val="26"/>
        </w:rPr>
        <w:t>giỏ hàng</w:t>
      </w:r>
    </w:p>
    <w:p w14:paraId="6DA6A9E0" w14:textId="186BE170" w:rsidR="0019062D" w:rsidRPr="00144D3A" w:rsidRDefault="00144D3A" w:rsidP="006D7AFF">
      <w:pPr>
        <w:rPr>
          <w:rFonts w:cs="Times New Roman"/>
          <w:szCs w:val="26"/>
        </w:rPr>
      </w:pPr>
      <w:r w:rsidRPr="00144D3A">
        <w:rPr>
          <w:rFonts w:cs="Times New Roman"/>
          <w:szCs w:val="26"/>
        </w:rPr>
        <w:t>Sơ đồ use case dành cho khách hàng, với các chức năng chính: Thêm sản phẩm vào giỏ hàng bắt buộc kiểm tra số lượng, cập nhật số lượng sản phẩm trong giỏ hàng, xóa sản phẩm khỏi giỏ hàng, và xem giỏ hàng để kiểm tra danh sách sản phẩm, số lượng và tổng tiền.</w:t>
      </w:r>
    </w:p>
    <w:p w14:paraId="1AEC0347" w14:textId="18A5DE44" w:rsidR="0019062D" w:rsidRDefault="0018546A" w:rsidP="006D7AFF">
      <w:pPr>
        <w:rPr>
          <w:rFonts w:cs="Times New Roman"/>
          <w:b/>
          <w:bCs/>
          <w:szCs w:val="26"/>
        </w:rPr>
      </w:pPr>
      <w:r w:rsidRPr="00BE2790">
        <w:rPr>
          <w:noProof/>
          <w:szCs w:val="26"/>
        </w:rPr>
        <w:drawing>
          <wp:inline distT="0" distB="0" distL="0" distR="0" wp14:anchorId="0DA51F44" wp14:editId="1E11A48A">
            <wp:extent cx="5835650" cy="2964180"/>
            <wp:effectExtent l="0" t="0" r="0" b="7620"/>
            <wp:docPr id="793038519"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38519" name="Picture 11" descr="A diagram of a diagra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35650" cy="2964180"/>
                    </a:xfrm>
                    <a:prstGeom prst="rect">
                      <a:avLst/>
                    </a:prstGeom>
                    <a:noFill/>
                    <a:ln>
                      <a:noFill/>
                    </a:ln>
                  </pic:spPr>
                </pic:pic>
              </a:graphicData>
            </a:graphic>
          </wp:inline>
        </w:drawing>
      </w:r>
    </w:p>
    <w:p w14:paraId="513EF1EF" w14:textId="29AB67A3" w:rsidR="00F62E5E" w:rsidRPr="00EE178A" w:rsidRDefault="00EE178A" w:rsidP="00EE178A">
      <w:pPr>
        <w:jc w:val="center"/>
        <w:rPr>
          <w:rFonts w:cs="Times New Roman"/>
          <w:i/>
          <w:iCs/>
          <w:szCs w:val="26"/>
        </w:rPr>
      </w:pPr>
      <w:r w:rsidRPr="00EE178A">
        <w:rPr>
          <w:rFonts w:cs="Times New Roman"/>
          <w:i/>
          <w:iCs/>
          <w:szCs w:val="26"/>
        </w:rPr>
        <w:t>Hình 2.8: Sơ đồ uc quản lý giỏ hàng</w:t>
      </w:r>
    </w:p>
    <w:p w14:paraId="6C6ABA15" w14:textId="77777777" w:rsidR="00F62E5E" w:rsidRDefault="00F62E5E" w:rsidP="006D7AFF">
      <w:pPr>
        <w:rPr>
          <w:rFonts w:cs="Times New Roman"/>
          <w:b/>
          <w:bCs/>
          <w:szCs w:val="26"/>
        </w:rPr>
      </w:pPr>
    </w:p>
    <w:p w14:paraId="13DBC9A2" w14:textId="48046A31" w:rsidR="00CF79D5" w:rsidRDefault="0019062D" w:rsidP="006D7AFF">
      <w:pPr>
        <w:rPr>
          <w:rFonts w:cs="Times New Roman"/>
          <w:b/>
          <w:bCs/>
          <w:szCs w:val="26"/>
        </w:rPr>
      </w:pPr>
      <w:r>
        <w:rPr>
          <w:rFonts w:cs="Times New Roman"/>
          <w:b/>
          <w:szCs w:val="26"/>
        </w:rPr>
        <w:lastRenderedPageBreak/>
        <w:t>UC</w:t>
      </w:r>
      <w:r w:rsidR="00992087">
        <w:rPr>
          <w:rFonts w:cs="Times New Roman"/>
          <w:b/>
          <w:szCs w:val="26"/>
        </w:rPr>
        <w:t>4</w:t>
      </w:r>
      <w:r w:rsidR="00CF79D5">
        <w:rPr>
          <w:rFonts w:cs="Times New Roman"/>
          <w:b/>
          <w:bCs/>
          <w:szCs w:val="26"/>
        </w:rPr>
        <w:t xml:space="preserve"> Quản lý đơn hàng</w:t>
      </w:r>
    </w:p>
    <w:p w14:paraId="3BD467EA" w14:textId="2C69CF3E" w:rsidR="00F62E5E" w:rsidRPr="00E8168E" w:rsidRDefault="00D3554B" w:rsidP="006D7AFF">
      <w:pPr>
        <w:rPr>
          <w:rFonts w:cs="Times New Roman"/>
          <w:szCs w:val="26"/>
        </w:rPr>
      </w:pPr>
      <w:r w:rsidRPr="00D3554B">
        <w:rPr>
          <w:rFonts w:cs="Times New Roman"/>
          <w:szCs w:val="26"/>
        </w:rPr>
        <w:t>Sơ đồ mô tả use case dành cho khách hàng và nhân viên</w:t>
      </w:r>
      <w:r w:rsidR="00230D36" w:rsidRPr="00DC0A6E">
        <w:rPr>
          <w:rFonts w:cs="Times New Roman"/>
          <w:szCs w:val="26"/>
        </w:rPr>
        <w:t xml:space="preserve"> bán hàng, </w:t>
      </w:r>
      <w:r w:rsidRPr="00D3554B">
        <w:rPr>
          <w:rFonts w:cs="Times New Roman"/>
          <w:szCs w:val="26"/>
        </w:rPr>
        <w:t>quản trị viên. Khách hàng xem chi tiết đơn hàng</w:t>
      </w:r>
      <w:r w:rsidR="00230D36" w:rsidRPr="00DC0A6E">
        <w:rPr>
          <w:rFonts w:cs="Times New Roman"/>
          <w:szCs w:val="26"/>
        </w:rPr>
        <w:t>, h</w:t>
      </w:r>
      <w:r w:rsidRPr="00D3554B">
        <w:rPr>
          <w:rFonts w:cs="Times New Roman"/>
          <w:szCs w:val="26"/>
        </w:rPr>
        <w:t>ủy đơn nếu còn trong thời gian cho phép. Nhân viên</w:t>
      </w:r>
      <w:r w:rsidR="00230D36" w:rsidRPr="00DC0A6E">
        <w:rPr>
          <w:rFonts w:cs="Times New Roman"/>
          <w:szCs w:val="26"/>
        </w:rPr>
        <w:t xml:space="preserve"> và </w:t>
      </w:r>
      <w:r w:rsidRPr="00D3554B">
        <w:rPr>
          <w:rFonts w:cs="Times New Roman"/>
          <w:szCs w:val="26"/>
        </w:rPr>
        <w:t xml:space="preserve">quản trị viên thực hiện </w:t>
      </w:r>
      <w:r w:rsidR="00230D36" w:rsidRPr="00DC0A6E">
        <w:rPr>
          <w:rFonts w:cs="Times New Roman"/>
          <w:szCs w:val="26"/>
        </w:rPr>
        <w:t>q</w:t>
      </w:r>
      <w:r w:rsidRPr="00D3554B">
        <w:rPr>
          <w:rFonts w:cs="Times New Roman"/>
          <w:szCs w:val="26"/>
        </w:rPr>
        <w:t xml:space="preserve">uản lý đơn hàng bao gồm: Xem danh sách đơn hàng, </w:t>
      </w:r>
      <w:r w:rsidR="00230D36" w:rsidRPr="00DC0A6E">
        <w:rPr>
          <w:rFonts w:cs="Times New Roman"/>
          <w:szCs w:val="26"/>
        </w:rPr>
        <w:t>c</w:t>
      </w:r>
      <w:r w:rsidRPr="00D3554B">
        <w:rPr>
          <w:rFonts w:cs="Times New Roman"/>
          <w:szCs w:val="26"/>
        </w:rPr>
        <w:t>ập nhật trạng thái đơn hàng.</w:t>
      </w:r>
    </w:p>
    <w:p w14:paraId="3A74BF44" w14:textId="2E4C921F" w:rsidR="00F62E5E" w:rsidRDefault="0018546A" w:rsidP="006D7AFF">
      <w:pPr>
        <w:rPr>
          <w:rFonts w:cs="Times New Roman"/>
          <w:b/>
          <w:bCs/>
          <w:szCs w:val="26"/>
        </w:rPr>
      </w:pPr>
      <w:r w:rsidRPr="00BE2790">
        <w:rPr>
          <w:szCs w:val="26"/>
        </w:rPr>
        <w:drawing>
          <wp:inline distT="0" distB="0" distL="0" distR="0" wp14:anchorId="4414A934" wp14:editId="0C5427E3">
            <wp:extent cx="5200650" cy="3575050"/>
            <wp:effectExtent l="0" t="0" r="0" b="6350"/>
            <wp:docPr id="2122166525" name="Picture 12"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66525" name="Picture 12" descr="A diagram with text and word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00650" cy="3575050"/>
                    </a:xfrm>
                    <a:prstGeom prst="rect">
                      <a:avLst/>
                    </a:prstGeom>
                    <a:noFill/>
                    <a:ln>
                      <a:noFill/>
                    </a:ln>
                  </pic:spPr>
                </pic:pic>
              </a:graphicData>
            </a:graphic>
          </wp:inline>
        </w:drawing>
      </w:r>
    </w:p>
    <w:p w14:paraId="1C61C7F6" w14:textId="167E3436" w:rsidR="00EE178A" w:rsidRPr="00EE178A" w:rsidRDefault="00EE178A" w:rsidP="00EE178A">
      <w:pPr>
        <w:jc w:val="center"/>
        <w:rPr>
          <w:rFonts w:cs="Times New Roman"/>
          <w:i/>
          <w:iCs/>
          <w:szCs w:val="26"/>
        </w:rPr>
      </w:pPr>
      <w:r w:rsidRPr="00EE178A">
        <w:rPr>
          <w:rFonts w:cs="Times New Roman"/>
          <w:i/>
          <w:iCs/>
          <w:szCs w:val="26"/>
        </w:rPr>
        <w:t>Hình 2.9 Sơ đồ uc quản lý đơn hàng</w:t>
      </w:r>
    </w:p>
    <w:p w14:paraId="30958A43" w14:textId="06238995" w:rsidR="00342C3F" w:rsidRDefault="00F62E5E" w:rsidP="006D7AFF">
      <w:pPr>
        <w:rPr>
          <w:rFonts w:cs="Times New Roman"/>
          <w:b/>
          <w:bCs/>
          <w:szCs w:val="26"/>
        </w:rPr>
      </w:pPr>
      <w:r>
        <w:rPr>
          <w:rFonts w:cs="Times New Roman"/>
          <w:b/>
          <w:szCs w:val="26"/>
        </w:rPr>
        <w:t>UC</w:t>
      </w:r>
      <w:r w:rsidR="00992087">
        <w:rPr>
          <w:rFonts w:cs="Times New Roman"/>
          <w:b/>
          <w:szCs w:val="26"/>
        </w:rPr>
        <w:t>5</w:t>
      </w:r>
      <w:r w:rsidR="002F32F4">
        <w:rPr>
          <w:rFonts w:cs="Times New Roman"/>
          <w:b/>
          <w:bCs/>
          <w:szCs w:val="26"/>
        </w:rPr>
        <w:t xml:space="preserve"> Quản lý thanh toán</w:t>
      </w:r>
    </w:p>
    <w:p w14:paraId="2C61534C" w14:textId="39AE1530" w:rsidR="0023180E" w:rsidRPr="00E8168E" w:rsidRDefault="0023180E" w:rsidP="006D7AFF">
      <w:pPr>
        <w:rPr>
          <w:rFonts w:cs="Times New Roman"/>
          <w:szCs w:val="26"/>
        </w:rPr>
      </w:pPr>
      <w:r w:rsidRPr="0023180E">
        <w:rPr>
          <w:rFonts w:cs="Times New Roman"/>
          <w:szCs w:val="26"/>
        </w:rPr>
        <w:t>Sơ đồ mô tả use case dành cho khách hàng</w:t>
      </w:r>
      <w:r w:rsidRPr="00A07951">
        <w:rPr>
          <w:rFonts w:cs="Times New Roman"/>
          <w:szCs w:val="26"/>
        </w:rPr>
        <w:t xml:space="preserve"> và quản trị viên, nhân viên bán hàng</w:t>
      </w:r>
      <w:r w:rsidRPr="0023180E">
        <w:rPr>
          <w:rFonts w:cs="Times New Roman"/>
          <w:szCs w:val="26"/>
        </w:rPr>
        <w:t>.</w:t>
      </w:r>
      <w:r w:rsidRPr="00A07951">
        <w:rPr>
          <w:rFonts w:cs="Times New Roman"/>
          <w:szCs w:val="26"/>
        </w:rPr>
        <w:t xml:space="preserve">  </w:t>
      </w:r>
      <w:r w:rsidRPr="0023180E">
        <w:rPr>
          <w:rFonts w:cs="Times New Roman"/>
          <w:szCs w:val="26"/>
        </w:rPr>
        <w:t xml:space="preserve">Khách hàng chọn phương thức thanh toán </w:t>
      </w:r>
      <w:r w:rsidR="00A07951" w:rsidRPr="00A07951">
        <w:rPr>
          <w:rFonts w:cs="Times New Roman"/>
          <w:szCs w:val="26"/>
        </w:rPr>
        <w:t>để t</w:t>
      </w:r>
      <w:r w:rsidRPr="0023180E">
        <w:rPr>
          <w:rFonts w:cs="Times New Roman"/>
          <w:szCs w:val="26"/>
        </w:rPr>
        <w:t xml:space="preserve">hực hiện thanh toán, xác nhận thông tin sản phẩm </w:t>
      </w:r>
    </w:p>
    <w:p w14:paraId="74FEF066" w14:textId="3DAEDF23" w:rsidR="00361DEC" w:rsidRDefault="00A37015" w:rsidP="006D7AFF">
      <w:pPr>
        <w:rPr>
          <w:rFonts w:cs="Times New Roman"/>
          <w:b/>
          <w:bCs/>
          <w:szCs w:val="26"/>
        </w:rPr>
      </w:pPr>
      <w:r w:rsidRPr="00BE2790">
        <w:rPr>
          <w:noProof/>
          <w:szCs w:val="26"/>
        </w:rPr>
        <w:drawing>
          <wp:inline distT="0" distB="0" distL="0" distR="0" wp14:anchorId="0E16A9D1" wp14:editId="28E2C0F8">
            <wp:extent cx="5940425" cy="2308860"/>
            <wp:effectExtent l="0" t="0" r="3175" b="0"/>
            <wp:docPr id="345554394" name="Picture 1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54394" name="Picture 13" descr="A black text on a white background&#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2308860"/>
                    </a:xfrm>
                    <a:prstGeom prst="rect">
                      <a:avLst/>
                    </a:prstGeom>
                    <a:noFill/>
                    <a:ln>
                      <a:noFill/>
                    </a:ln>
                  </pic:spPr>
                </pic:pic>
              </a:graphicData>
            </a:graphic>
          </wp:inline>
        </w:drawing>
      </w:r>
    </w:p>
    <w:p w14:paraId="24063D6F" w14:textId="084F8ABE" w:rsidR="00EE178A" w:rsidRPr="00EE178A" w:rsidRDefault="00EE178A" w:rsidP="00EE178A">
      <w:pPr>
        <w:jc w:val="center"/>
        <w:rPr>
          <w:rFonts w:cs="Times New Roman"/>
          <w:i/>
          <w:iCs/>
          <w:szCs w:val="26"/>
        </w:rPr>
      </w:pPr>
      <w:r w:rsidRPr="00EE178A">
        <w:rPr>
          <w:rFonts w:cs="Times New Roman"/>
          <w:i/>
          <w:iCs/>
          <w:szCs w:val="26"/>
        </w:rPr>
        <w:t>Hình 2.10: Sơ đồ uc quản lý thanh toán</w:t>
      </w:r>
    </w:p>
    <w:p w14:paraId="0CD6D647" w14:textId="77777777" w:rsidR="00361DEC" w:rsidRDefault="0092215C" w:rsidP="006D7AFF">
      <w:pPr>
        <w:rPr>
          <w:rFonts w:cs="Times New Roman"/>
          <w:b/>
          <w:bCs/>
          <w:szCs w:val="26"/>
        </w:rPr>
      </w:pPr>
      <w:r>
        <w:rPr>
          <w:rFonts w:cs="Times New Roman"/>
          <w:b/>
          <w:bCs/>
          <w:szCs w:val="26"/>
        </w:rPr>
        <w:lastRenderedPageBreak/>
        <w:t>UC6 Đánh giá</w:t>
      </w:r>
    </w:p>
    <w:p w14:paraId="34280359" w14:textId="28E7192B" w:rsidR="00CD2DA6" w:rsidRPr="00CD2DA6" w:rsidRDefault="00CD2DA6" w:rsidP="00E8168E">
      <w:pPr>
        <w:rPr>
          <w:rFonts w:cs="Times New Roman"/>
          <w:szCs w:val="26"/>
        </w:rPr>
      </w:pPr>
      <w:r w:rsidRPr="00A57ADF">
        <w:rPr>
          <w:rFonts w:cs="Times New Roman"/>
          <w:szCs w:val="26"/>
        </w:rPr>
        <w:t>U</w:t>
      </w:r>
      <w:r w:rsidRPr="00CD2DA6">
        <w:rPr>
          <w:rFonts w:cs="Times New Roman"/>
          <w:szCs w:val="26"/>
        </w:rPr>
        <w:t>se case dành cho khách hàng, nhân viên bán hàng và quản trị viên.</w:t>
      </w:r>
    </w:p>
    <w:p w14:paraId="7E154957" w14:textId="1292B7B3" w:rsidR="00CD2DA6" w:rsidRPr="00CD2DA6" w:rsidRDefault="00CD2DA6" w:rsidP="00E8168E">
      <w:pPr>
        <w:rPr>
          <w:rFonts w:cs="Times New Roman"/>
          <w:szCs w:val="26"/>
        </w:rPr>
      </w:pPr>
      <w:r w:rsidRPr="00CD2DA6">
        <w:rPr>
          <w:rFonts w:cs="Times New Roman"/>
          <w:szCs w:val="26"/>
        </w:rPr>
        <w:t xml:space="preserve">Khách hàng có thể </w:t>
      </w:r>
      <w:r w:rsidRPr="00A57ADF">
        <w:rPr>
          <w:rFonts w:cs="Times New Roman"/>
          <w:szCs w:val="26"/>
        </w:rPr>
        <w:t>b</w:t>
      </w:r>
      <w:r w:rsidRPr="00CD2DA6">
        <w:rPr>
          <w:rFonts w:cs="Times New Roman"/>
          <w:szCs w:val="26"/>
        </w:rPr>
        <w:t xml:space="preserve">ình luận bài đăng, </w:t>
      </w:r>
      <w:r w:rsidRPr="00A57ADF">
        <w:rPr>
          <w:rFonts w:cs="Times New Roman"/>
          <w:szCs w:val="26"/>
        </w:rPr>
        <w:t>t</w:t>
      </w:r>
      <w:r w:rsidRPr="00CD2DA6">
        <w:rPr>
          <w:rFonts w:cs="Times New Roman"/>
          <w:szCs w:val="26"/>
        </w:rPr>
        <w:t xml:space="preserve">ạo đánh giá, </w:t>
      </w:r>
      <w:r w:rsidRPr="00A57ADF">
        <w:rPr>
          <w:rFonts w:cs="Times New Roman"/>
          <w:szCs w:val="26"/>
        </w:rPr>
        <w:t>s</w:t>
      </w:r>
      <w:r w:rsidRPr="00CD2DA6">
        <w:rPr>
          <w:rFonts w:cs="Times New Roman"/>
          <w:szCs w:val="26"/>
        </w:rPr>
        <w:t>ửa/xóa đánh giá của chính mình</w:t>
      </w:r>
      <w:r w:rsidRPr="00A57ADF">
        <w:rPr>
          <w:rFonts w:cs="Times New Roman"/>
          <w:szCs w:val="26"/>
        </w:rPr>
        <w:t>.</w:t>
      </w:r>
    </w:p>
    <w:p w14:paraId="7DE2E952" w14:textId="62284478" w:rsidR="00CD2DA6" w:rsidRPr="00CD2DA6" w:rsidRDefault="00CD2DA6" w:rsidP="00E8168E">
      <w:pPr>
        <w:rPr>
          <w:rFonts w:cs="Times New Roman"/>
          <w:szCs w:val="26"/>
        </w:rPr>
      </w:pPr>
      <w:r w:rsidRPr="00CD2DA6">
        <w:rPr>
          <w:rFonts w:cs="Times New Roman"/>
          <w:szCs w:val="26"/>
        </w:rPr>
        <w:t xml:space="preserve">Nhân viên </w:t>
      </w:r>
      <w:r w:rsidR="00A57ADF" w:rsidRPr="00CD2DA6">
        <w:rPr>
          <w:rFonts w:cs="Times New Roman"/>
          <w:szCs w:val="26"/>
        </w:rPr>
        <w:t xml:space="preserve">bán hàng </w:t>
      </w:r>
      <w:r w:rsidR="00A57ADF" w:rsidRPr="00A57ADF">
        <w:rPr>
          <w:rFonts w:cs="Times New Roman"/>
          <w:szCs w:val="26"/>
        </w:rPr>
        <w:t>và quản trị viên</w:t>
      </w:r>
      <w:r w:rsidRPr="00CD2DA6">
        <w:rPr>
          <w:rFonts w:cs="Times New Roman"/>
          <w:szCs w:val="26"/>
        </w:rPr>
        <w:t xml:space="preserve"> thực hiện </w:t>
      </w:r>
      <w:r w:rsidR="00A57ADF" w:rsidRPr="00A57ADF">
        <w:rPr>
          <w:rFonts w:cs="Times New Roman"/>
          <w:szCs w:val="26"/>
        </w:rPr>
        <w:t>p</w:t>
      </w:r>
      <w:r w:rsidRPr="00CD2DA6">
        <w:rPr>
          <w:rFonts w:cs="Times New Roman"/>
          <w:szCs w:val="26"/>
        </w:rPr>
        <w:t>hản hồi đánh giá</w:t>
      </w:r>
      <w:r w:rsidR="00A57ADF" w:rsidRPr="00A57ADF">
        <w:rPr>
          <w:rFonts w:cs="Times New Roman"/>
          <w:szCs w:val="26"/>
        </w:rPr>
        <w:t xml:space="preserve">, ẩn, </w:t>
      </w:r>
      <w:r w:rsidRPr="00CD2DA6">
        <w:rPr>
          <w:rFonts w:cs="Times New Roman"/>
          <w:szCs w:val="26"/>
        </w:rPr>
        <w:t xml:space="preserve">xóa bình luận vi phạm </w:t>
      </w:r>
      <w:r w:rsidR="00A57ADF" w:rsidRPr="00A57ADF">
        <w:rPr>
          <w:rFonts w:cs="Times New Roman"/>
          <w:szCs w:val="26"/>
        </w:rPr>
        <w:t>của khách hàng</w:t>
      </w:r>
      <w:r w:rsidRPr="00CD2DA6">
        <w:rPr>
          <w:rFonts w:cs="Times New Roman"/>
          <w:szCs w:val="26"/>
        </w:rPr>
        <w:t>.</w:t>
      </w:r>
    </w:p>
    <w:p w14:paraId="19788F0D" w14:textId="77777777" w:rsidR="00A07951" w:rsidRDefault="00A07951" w:rsidP="006D7AFF">
      <w:pPr>
        <w:rPr>
          <w:rFonts w:cs="Times New Roman"/>
          <w:b/>
          <w:bCs/>
          <w:szCs w:val="26"/>
        </w:rPr>
      </w:pPr>
    </w:p>
    <w:p w14:paraId="7E39965B" w14:textId="5FF22798" w:rsidR="0092215C" w:rsidRDefault="007C7F93" w:rsidP="006D7AFF">
      <w:pPr>
        <w:rPr>
          <w:rFonts w:cs="Times New Roman"/>
          <w:b/>
          <w:bCs/>
          <w:szCs w:val="26"/>
        </w:rPr>
      </w:pPr>
      <w:r w:rsidRPr="00BE2790">
        <w:rPr>
          <w:szCs w:val="26"/>
        </w:rPr>
        <w:drawing>
          <wp:inline distT="0" distB="0" distL="0" distR="0" wp14:anchorId="7CB938F9" wp14:editId="19BE2C48">
            <wp:extent cx="5384800" cy="4216400"/>
            <wp:effectExtent l="0" t="0" r="6350" b="0"/>
            <wp:docPr id="687390736" name="Picture 14" descr="A diagram with text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90736" name="Picture 14" descr="A diagram with text and circl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84800" cy="4216400"/>
                    </a:xfrm>
                    <a:prstGeom prst="rect">
                      <a:avLst/>
                    </a:prstGeom>
                    <a:noFill/>
                    <a:ln>
                      <a:noFill/>
                    </a:ln>
                  </pic:spPr>
                </pic:pic>
              </a:graphicData>
            </a:graphic>
          </wp:inline>
        </w:drawing>
      </w:r>
    </w:p>
    <w:p w14:paraId="5D589C36" w14:textId="254C8B59" w:rsidR="007C7F93" w:rsidRPr="00EE178A" w:rsidRDefault="00EE178A" w:rsidP="00EE178A">
      <w:pPr>
        <w:jc w:val="center"/>
        <w:rPr>
          <w:rFonts w:cs="Times New Roman"/>
          <w:i/>
          <w:iCs/>
          <w:szCs w:val="26"/>
        </w:rPr>
      </w:pPr>
      <w:r w:rsidRPr="00EE178A">
        <w:rPr>
          <w:rFonts w:cs="Times New Roman"/>
          <w:i/>
          <w:iCs/>
          <w:szCs w:val="26"/>
        </w:rPr>
        <w:t>Hình 2.11: Sơ đồ uc đánh giá</w:t>
      </w:r>
    </w:p>
    <w:p w14:paraId="3B3F72D8" w14:textId="77777777" w:rsidR="00E8168E" w:rsidRDefault="00E8168E" w:rsidP="006D7AFF">
      <w:pPr>
        <w:rPr>
          <w:rFonts w:cs="Times New Roman"/>
          <w:b/>
          <w:bCs/>
          <w:szCs w:val="26"/>
        </w:rPr>
      </w:pPr>
    </w:p>
    <w:p w14:paraId="1CB92C63" w14:textId="77777777" w:rsidR="00E8168E" w:rsidRDefault="00E8168E" w:rsidP="006D7AFF">
      <w:pPr>
        <w:rPr>
          <w:rFonts w:cs="Times New Roman"/>
          <w:b/>
          <w:bCs/>
          <w:szCs w:val="26"/>
        </w:rPr>
      </w:pPr>
    </w:p>
    <w:p w14:paraId="2581619E" w14:textId="77777777" w:rsidR="00E8168E" w:rsidRDefault="00E8168E" w:rsidP="006D7AFF">
      <w:pPr>
        <w:rPr>
          <w:rFonts w:cs="Times New Roman"/>
          <w:b/>
          <w:bCs/>
          <w:szCs w:val="26"/>
        </w:rPr>
      </w:pPr>
    </w:p>
    <w:p w14:paraId="33FFAA3D" w14:textId="77777777" w:rsidR="00E8168E" w:rsidRDefault="00E8168E" w:rsidP="006D7AFF">
      <w:pPr>
        <w:rPr>
          <w:rFonts w:cs="Times New Roman"/>
          <w:b/>
          <w:bCs/>
          <w:szCs w:val="26"/>
        </w:rPr>
      </w:pPr>
    </w:p>
    <w:p w14:paraId="1D05B3D1" w14:textId="77777777" w:rsidR="00E8168E" w:rsidRDefault="00E8168E" w:rsidP="006D7AFF">
      <w:pPr>
        <w:rPr>
          <w:rFonts w:cs="Times New Roman"/>
          <w:b/>
          <w:bCs/>
          <w:szCs w:val="26"/>
        </w:rPr>
      </w:pPr>
    </w:p>
    <w:p w14:paraId="107E05D0" w14:textId="77777777" w:rsidR="00E8168E" w:rsidRDefault="00E8168E" w:rsidP="006D7AFF">
      <w:pPr>
        <w:rPr>
          <w:rFonts w:cs="Times New Roman"/>
          <w:b/>
          <w:bCs/>
          <w:szCs w:val="26"/>
        </w:rPr>
      </w:pPr>
    </w:p>
    <w:p w14:paraId="388115DA" w14:textId="77777777" w:rsidR="00E8168E" w:rsidRDefault="00E8168E" w:rsidP="006D7AFF">
      <w:pPr>
        <w:rPr>
          <w:rFonts w:cs="Times New Roman"/>
          <w:b/>
          <w:bCs/>
          <w:szCs w:val="26"/>
        </w:rPr>
      </w:pPr>
    </w:p>
    <w:p w14:paraId="2988C8CC" w14:textId="4DB1C937" w:rsidR="007C7F93" w:rsidRDefault="007C7F93" w:rsidP="006D7AFF">
      <w:pPr>
        <w:rPr>
          <w:rFonts w:cs="Times New Roman"/>
          <w:b/>
          <w:bCs/>
          <w:szCs w:val="26"/>
        </w:rPr>
      </w:pPr>
      <w:r>
        <w:rPr>
          <w:rFonts w:cs="Times New Roman"/>
          <w:b/>
          <w:bCs/>
          <w:szCs w:val="26"/>
        </w:rPr>
        <w:lastRenderedPageBreak/>
        <w:t>UC7</w:t>
      </w:r>
      <w:r w:rsidR="00D82A1D">
        <w:rPr>
          <w:rFonts w:cs="Times New Roman"/>
          <w:b/>
          <w:bCs/>
          <w:szCs w:val="26"/>
        </w:rPr>
        <w:t xml:space="preserve"> Quản lý bài đăng</w:t>
      </w:r>
    </w:p>
    <w:p w14:paraId="6A4DFE83" w14:textId="5B412A05" w:rsidR="00F77E03" w:rsidRPr="00F77E03" w:rsidRDefault="00F77E03" w:rsidP="00F77E03">
      <w:pPr>
        <w:rPr>
          <w:rFonts w:cs="Times New Roman"/>
          <w:szCs w:val="26"/>
        </w:rPr>
      </w:pPr>
      <w:r w:rsidRPr="00F77E03">
        <w:rPr>
          <w:rFonts w:cs="Times New Roman"/>
          <w:szCs w:val="26"/>
        </w:rPr>
        <w:t>Sơ đồ mô tả use case "Quản lý bài đăng" dành cho quản trị viên và khách hàng.</w:t>
      </w:r>
      <w:r w:rsidRPr="009842BC">
        <w:rPr>
          <w:rFonts w:cs="Times New Roman"/>
          <w:szCs w:val="26"/>
        </w:rPr>
        <w:t xml:space="preserve"> </w:t>
      </w:r>
      <w:r w:rsidRPr="00F77E03">
        <w:rPr>
          <w:rFonts w:cs="Times New Roman"/>
          <w:szCs w:val="26"/>
        </w:rPr>
        <w:t xml:space="preserve">Quản trị viên thực hiện </w:t>
      </w:r>
      <w:r w:rsidRPr="009842BC">
        <w:rPr>
          <w:rFonts w:cs="Times New Roman"/>
          <w:szCs w:val="26"/>
        </w:rPr>
        <w:t>q</w:t>
      </w:r>
      <w:r w:rsidRPr="00F77E03">
        <w:rPr>
          <w:rFonts w:cs="Times New Roman"/>
          <w:szCs w:val="26"/>
        </w:rPr>
        <w:t xml:space="preserve">uản lý chủ đề bao gồm xóa, ẩn bài viết, </w:t>
      </w:r>
      <w:r w:rsidRPr="009842BC">
        <w:rPr>
          <w:rFonts w:cs="Times New Roman"/>
          <w:szCs w:val="26"/>
        </w:rPr>
        <w:t>q</w:t>
      </w:r>
      <w:r w:rsidRPr="00F77E03">
        <w:rPr>
          <w:rFonts w:cs="Times New Roman"/>
          <w:szCs w:val="26"/>
        </w:rPr>
        <w:t>uản lý bài đăng.</w:t>
      </w:r>
    </w:p>
    <w:p w14:paraId="1094BFEE" w14:textId="15CC0732" w:rsidR="00E8168E" w:rsidRPr="009842BC" w:rsidRDefault="00F77E03" w:rsidP="006D7AFF">
      <w:pPr>
        <w:rPr>
          <w:rFonts w:cs="Times New Roman"/>
          <w:szCs w:val="26"/>
        </w:rPr>
      </w:pPr>
      <w:r w:rsidRPr="00F77E03">
        <w:rPr>
          <w:rFonts w:cs="Times New Roman"/>
          <w:szCs w:val="26"/>
        </w:rPr>
        <w:t>Khách hàng xem danh sách tin tức, xem chi tiết bài đăng, và tìm kiếm bài viết.</w:t>
      </w:r>
    </w:p>
    <w:p w14:paraId="736C8E16" w14:textId="77777777" w:rsidR="003A1A7F" w:rsidRDefault="0071108A" w:rsidP="006D7AFF">
      <w:pPr>
        <w:rPr>
          <w:rFonts w:cs="Times New Roman"/>
          <w:b/>
          <w:bCs/>
          <w:szCs w:val="26"/>
        </w:rPr>
      </w:pPr>
      <w:r w:rsidRPr="00BE2790">
        <w:rPr>
          <w:szCs w:val="26"/>
        </w:rPr>
        <w:drawing>
          <wp:inline distT="0" distB="0" distL="0" distR="0" wp14:anchorId="79DE5095" wp14:editId="382B021C">
            <wp:extent cx="4845050" cy="4032250"/>
            <wp:effectExtent l="0" t="0" r="0" b="6350"/>
            <wp:docPr id="1736586009" name="Picture 15" descr="A person looking at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86009" name="Picture 15" descr="A person looking at a diagram&#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45050" cy="4032250"/>
                    </a:xfrm>
                    <a:prstGeom prst="rect">
                      <a:avLst/>
                    </a:prstGeom>
                    <a:noFill/>
                    <a:ln>
                      <a:noFill/>
                    </a:ln>
                  </pic:spPr>
                </pic:pic>
              </a:graphicData>
            </a:graphic>
          </wp:inline>
        </w:drawing>
      </w:r>
    </w:p>
    <w:p w14:paraId="0FB028A4" w14:textId="38482082" w:rsidR="003A1A7F" w:rsidRPr="009842BC" w:rsidRDefault="00EE178A" w:rsidP="009842BC">
      <w:pPr>
        <w:jc w:val="center"/>
        <w:rPr>
          <w:rFonts w:cs="Times New Roman"/>
          <w:i/>
          <w:iCs/>
          <w:szCs w:val="26"/>
        </w:rPr>
      </w:pPr>
      <w:r w:rsidRPr="00EE178A">
        <w:rPr>
          <w:rFonts w:cs="Times New Roman"/>
          <w:i/>
          <w:iCs/>
          <w:szCs w:val="26"/>
        </w:rPr>
        <w:t>Hình 2.12: Sơ đồ uc quản lý bài đăng</w:t>
      </w:r>
    </w:p>
    <w:p w14:paraId="2C10A0D3" w14:textId="77777777" w:rsidR="007775E1" w:rsidRPr="00BE2790" w:rsidRDefault="003A1A7F" w:rsidP="005E36DA">
      <w:pPr>
        <w:pStyle w:val="Heading3"/>
        <w:rPr>
          <w:sz w:val="26"/>
          <w:szCs w:val="26"/>
        </w:rPr>
      </w:pPr>
      <w:bookmarkStart w:id="25" w:name="_Toc217218092"/>
      <w:r w:rsidRPr="00BE2790">
        <w:rPr>
          <w:sz w:val="26"/>
          <w:szCs w:val="26"/>
        </w:rPr>
        <w:t>2.1.6 Use</w:t>
      </w:r>
      <w:r w:rsidR="006C2762" w:rsidRPr="00BE2790">
        <w:rPr>
          <w:sz w:val="26"/>
          <w:szCs w:val="26"/>
        </w:rPr>
        <w:t xml:space="preserve">r </w:t>
      </w:r>
      <w:r w:rsidR="007775E1" w:rsidRPr="00BE2790">
        <w:rPr>
          <w:sz w:val="26"/>
          <w:szCs w:val="26"/>
        </w:rPr>
        <w:t>story</w:t>
      </w:r>
      <w:bookmarkEnd w:id="25"/>
    </w:p>
    <w:p w14:paraId="23084DCA" w14:textId="20C2961B" w:rsidR="003026EF" w:rsidRDefault="003026EF" w:rsidP="006D7AFF">
      <w:pPr>
        <w:rPr>
          <w:rFonts w:cs="Times New Roman"/>
          <w:b/>
          <w:bCs/>
          <w:szCs w:val="26"/>
        </w:rPr>
      </w:pPr>
      <w:r>
        <w:rPr>
          <w:rFonts w:cs="Times New Roman"/>
          <w:b/>
          <w:bCs/>
          <w:szCs w:val="26"/>
        </w:rPr>
        <w:t>US Kiểm soát và truy cập</w:t>
      </w:r>
    </w:p>
    <w:p w14:paraId="2FF477E2" w14:textId="77777777" w:rsidR="00BE3C0C" w:rsidRPr="00BE3C0C" w:rsidRDefault="00BE3C0C" w:rsidP="00BE3C0C">
      <w:pPr>
        <w:rPr>
          <w:rFonts w:cs="Times New Roman"/>
          <w:szCs w:val="26"/>
        </w:rPr>
      </w:pPr>
      <w:r w:rsidRPr="00BE3C0C">
        <w:rPr>
          <w:rFonts w:cs="Times New Roman"/>
          <w:szCs w:val="26"/>
        </w:rPr>
        <w:t>Là một khách hàng, tôi muốn đăng ký tài khoản mới và thực hiện xác thực OTP để tạo một danh tính chính chủ, an toàn trước khi bắt đầu mua sắm trên hệ thống.</w:t>
      </w:r>
    </w:p>
    <w:p w14:paraId="50A7D6F4" w14:textId="116AA736" w:rsidR="00BE3C0C" w:rsidRPr="00BE3C0C" w:rsidRDefault="00BE3C0C" w:rsidP="00BE3C0C">
      <w:pPr>
        <w:rPr>
          <w:rFonts w:cs="Times New Roman"/>
          <w:szCs w:val="26"/>
        </w:rPr>
      </w:pPr>
      <w:r w:rsidRPr="00BE3C0C">
        <w:rPr>
          <w:rFonts w:cs="Times New Roman"/>
          <w:szCs w:val="26"/>
        </w:rPr>
        <w:t>Là một</w:t>
      </w:r>
      <w:r>
        <w:rPr>
          <w:rFonts w:cs="Times New Roman"/>
          <w:szCs w:val="26"/>
        </w:rPr>
        <w:t xml:space="preserve"> </w:t>
      </w:r>
      <w:r w:rsidRPr="00BE3C0C">
        <w:rPr>
          <w:rFonts w:cs="Times New Roman"/>
          <w:szCs w:val="26"/>
        </w:rPr>
        <w:t>quản trị viên, nhân viên bán hàng</w:t>
      </w:r>
      <w:r>
        <w:rPr>
          <w:rFonts w:cs="Times New Roman"/>
          <w:szCs w:val="26"/>
        </w:rPr>
        <w:t xml:space="preserve">, </w:t>
      </w:r>
      <w:r w:rsidRPr="00BE3C0C">
        <w:rPr>
          <w:rFonts w:cs="Times New Roman"/>
          <w:szCs w:val="26"/>
        </w:rPr>
        <w:t>khách hàng, tôi muốn đăng nhập vào tài khoản để được hệ thống xác thực danh tính và tự động phân quyền truy cập vào đúng giao diện chức năng dành cho vai trò của tôi.</w:t>
      </w:r>
    </w:p>
    <w:p w14:paraId="51EE2286" w14:textId="77777777" w:rsidR="00BE3C0C" w:rsidRDefault="00BE3C0C" w:rsidP="00BE3C0C">
      <w:pPr>
        <w:rPr>
          <w:rFonts w:cs="Times New Roman"/>
          <w:szCs w:val="26"/>
        </w:rPr>
      </w:pPr>
      <w:r w:rsidRPr="00BE3C0C">
        <w:rPr>
          <w:rFonts w:cs="Times New Roman"/>
          <w:szCs w:val="26"/>
        </w:rPr>
        <w:t>Là một người dùng hệ thống, tôi muốn sử dụng chức năng quên mật khẩu để có thể tự thiết lập lại mật khẩu mới và khôi phục quyền truy cập khi tôi lỡ quên thông tin đăng nhập.</w:t>
      </w:r>
    </w:p>
    <w:p w14:paraId="0CA2930E" w14:textId="77777777" w:rsidR="00BE3C0C" w:rsidRDefault="00BE3C0C" w:rsidP="00BE3C0C">
      <w:pPr>
        <w:rPr>
          <w:rFonts w:cs="Times New Roman"/>
          <w:szCs w:val="26"/>
        </w:rPr>
      </w:pPr>
    </w:p>
    <w:p w14:paraId="427AFB87" w14:textId="77777777" w:rsidR="00BE3C0C" w:rsidRDefault="00BE3C0C" w:rsidP="00BE3C0C">
      <w:pPr>
        <w:rPr>
          <w:rFonts w:cs="Times New Roman"/>
          <w:szCs w:val="26"/>
        </w:rPr>
      </w:pPr>
    </w:p>
    <w:p w14:paraId="1F1508CA" w14:textId="1A3792FB" w:rsidR="00BE3C0C" w:rsidRDefault="00B013C5" w:rsidP="00BE3C0C">
      <w:pPr>
        <w:rPr>
          <w:rFonts w:cs="Times New Roman"/>
          <w:b/>
          <w:bCs/>
          <w:szCs w:val="26"/>
        </w:rPr>
      </w:pPr>
      <w:r w:rsidRPr="00B013C5">
        <w:rPr>
          <w:rFonts w:cs="Times New Roman"/>
          <w:b/>
          <w:bCs/>
          <w:szCs w:val="26"/>
        </w:rPr>
        <w:lastRenderedPageBreak/>
        <w:t>US Quản lý sản phẩm</w:t>
      </w:r>
    </w:p>
    <w:p w14:paraId="73946D73" w14:textId="77777777" w:rsidR="00D40E46" w:rsidRPr="00D40E46" w:rsidRDefault="00D40E46" w:rsidP="00D40E46">
      <w:pPr>
        <w:rPr>
          <w:rFonts w:cs="Times New Roman"/>
          <w:szCs w:val="26"/>
        </w:rPr>
      </w:pPr>
      <w:r w:rsidRPr="00D40E46">
        <w:rPr>
          <w:rFonts w:cs="Times New Roman"/>
          <w:szCs w:val="26"/>
        </w:rPr>
        <w:t>Là một khách hàng, tôi muốn tìm kiếm và lọc danh sách sản phẩm theo tên, mức giá hoặc các tiêu chí khác để nhanh chóng tìm thấy món hàng phù hợp với nhu cầu của mình.</w:t>
      </w:r>
    </w:p>
    <w:p w14:paraId="2037C8D8" w14:textId="77777777" w:rsidR="00D40E46" w:rsidRPr="00D40E46" w:rsidRDefault="00D40E46" w:rsidP="00D40E46">
      <w:pPr>
        <w:rPr>
          <w:rFonts w:cs="Times New Roman"/>
          <w:szCs w:val="26"/>
        </w:rPr>
      </w:pPr>
      <w:r w:rsidRPr="00D40E46">
        <w:rPr>
          <w:rFonts w:cs="Times New Roman"/>
          <w:szCs w:val="26"/>
        </w:rPr>
        <w:t>Là một khách hàng, tôi muốn xem thông tin chi tiết của sản phẩm bao gồm hình ảnh, thông số và mô tả để nắm rõ đặc điểm sản phẩm trước khi đưa ra quyết định mua.</w:t>
      </w:r>
    </w:p>
    <w:p w14:paraId="1720C7E2" w14:textId="25E5DF38" w:rsidR="00D40E46" w:rsidRPr="00D40E46" w:rsidRDefault="00D40E46" w:rsidP="00D40E46">
      <w:pPr>
        <w:rPr>
          <w:rFonts w:cs="Times New Roman"/>
          <w:szCs w:val="26"/>
        </w:rPr>
      </w:pPr>
      <w:r w:rsidRPr="00D40E46">
        <w:rPr>
          <w:rFonts w:cs="Times New Roman"/>
          <w:szCs w:val="26"/>
        </w:rPr>
        <w:t xml:space="preserve">Là một nhân viên bán hàng, tôi muốn quản lý thông tin sản phẩm </w:t>
      </w:r>
      <w:r>
        <w:rPr>
          <w:rFonts w:cs="Times New Roman"/>
          <w:szCs w:val="26"/>
        </w:rPr>
        <w:t xml:space="preserve">như </w:t>
      </w:r>
      <w:r w:rsidRPr="00D40E46">
        <w:rPr>
          <w:rFonts w:cs="Times New Roman"/>
          <w:szCs w:val="26"/>
        </w:rPr>
        <w:t>thêm, sửa, xóa để đảm bảo dữ liệu về giá cả, hình ảnh và số lượng tồn kho luôn chính xác trên hệ thống.</w:t>
      </w:r>
    </w:p>
    <w:p w14:paraId="5FA0F288" w14:textId="77777777" w:rsidR="00D40E46" w:rsidRPr="00D40E46" w:rsidRDefault="00D40E46" w:rsidP="00D40E46">
      <w:pPr>
        <w:rPr>
          <w:rFonts w:cs="Times New Roman"/>
          <w:szCs w:val="26"/>
        </w:rPr>
      </w:pPr>
      <w:r w:rsidRPr="00D40E46">
        <w:rPr>
          <w:rFonts w:cs="Times New Roman"/>
          <w:szCs w:val="26"/>
        </w:rPr>
        <w:t>Là một nhân viên bán hàng, tôi muốn quản lý quy trình nhập hàng và thông tin nhà cung cấp để theo dõi nguồn gốc hàng hóa và bổ sung kho kịp thời khi hàng sắp hết.</w:t>
      </w:r>
    </w:p>
    <w:p w14:paraId="3C85258C" w14:textId="77777777" w:rsidR="00D40E46" w:rsidRPr="00D40E46" w:rsidRDefault="00D40E46" w:rsidP="00D40E46">
      <w:pPr>
        <w:rPr>
          <w:rFonts w:cs="Times New Roman"/>
          <w:szCs w:val="26"/>
        </w:rPr>
      </w:pPr>
      <w:r w:rsidRPr="00D40E46">
        <w:rPr>
          <w:rFonts w:cs="Times New Roman"/>
          <w:szCs w:val="26"/>
        </w:rPr>
        <w:t>Là một quản trị viên, tôi muốn quản lý danh mục sản phẩm để tổ chức các mặt hàng trên website một cách khoa học, giúp người dùng dễ dàng điều hướng và tra cứu.</w:t>
      </w:r>
    </w:p>
    <w:p w14:paraId="01791763" w14:textId="1468A983" w:rsidR="00B013C5" w:rsidRDefault="00D40E46" w:rsidP="00BE3C0C">
      <w:pPr>
        <w:rPr>
          <w:rFonts w:cs="Times New Roman"/>
          <w:szCs w:val="26"/>
        </w:rPr>
      </w:pPr>
      <w:r w:rsidRPr="00D40E46">
        <w:rPr>
          <w:rFonts w:cs="Times New Roman"/>
          <w:szCs w:val="26"/>
        </w:rPr>
        <w:t>Là một quản trị viên, tôi muốn quản lý danh sách nhãn hàng để phân loại sản phẩm theo thương hiệu rõ ràng, hỗ trợ việc quản lý và tìm kiếm hiệu quả hơn.</w:t>
      </w:r>
    </w:p>
    <w:p w14:paraId="7B4AB6A0" w14:textId="66C904EF" w:rsidR="00B65C7E" w:rsidRDefault="00B65C7E" w:rsidP="00BE3C0C">
      <w:pPr>
        <w:rPr>
          <w:rFonts w:cs="Times New Roman"/>
          <w:b/>
          <w:bCs/>
          <w:szCs w:val="26"/>
        </w:rPr>
      </w:pPr>
      <w:r w:rsidRPr="00B65C7E">
        <w:rPr>
          <w:rFonts w:cs="Times New Roman"/>
          <w:b/>
          <w:bCs/>
          <w:szCs w:val="26"/>
        </w:rPr>
        <w:t>US Quản lý giỏ hàng</w:t>
      </w:r>
    </w:p>
    <w:p w14:paraId="13F0C1FE" w14:textId="77777777" w:rsidR="00356EB8" w:rsidRPr="00356EB8" w:rsidRDefault="00356EB8" w:rsidP="00356EB8">
      <w:pPr>
        <w:rPr>
          <w:rFonts w:cs="Times New Roman"/>
          <w:szCs w:val="26"/>
        </w:rPr>
      </w:pPr>
      <w:r w:rsidRPr="00356EB8">
        <w:rPr>
          <w:rFonts w:cs="Times New Roman"/>
          <w:szCs w:val="26"/>
        </w:rPr>
        <w:t>Là một khách hàng, tôi muốn thêm sản phẩm vào giỏ hàng và được hệ thống tự động kiểm tra tồn kho để đảm bảo món hàng tôi chọn thực sự còn hàng và sẵn sàng để mua.</w:t>
      </w:r>
    </w:p>
    <w:p w14:paraId="164EF8A7" w14:textId="77777777" w:rsidR="00356EB8" w:rsidRPr="00356EB8" w:rsidRDefault="00356EB8" w:rsidP="00356EB8">
      <w:pPr>
        <w:rPr>
          <w:rFonts w:cs="Times New Roman"/>
          <w:szCs w:val="26"/>
        </w:rPr>
      </w:pPr>
      <w:r w:rsidRPr="00356EB8">
        <w:rPr>
          <w:rFonts w:cs="Times New Roman"/>
          <w:szCs w:val="26"/>
        </w:rPr>
        <w:t>Là một khách hàng, tôi muốn xem chi tiết giỏ hàng hiện tại để rà soát lại danh sách các sản phẩm đã chọn, đơn giá và tổng tiền trước khi quyết định tiến hành thanh toán.</w:t>
      </w:r>
    </w:p>
    <w:p w14:paraId="6EA5EE2A" w14:textId="77777777" w:rsidR="00356EB8" w:rsidRPr="00356EB8" w:rsidRDefault="00356EB8" w:rsidP="00356EB8">
      <w:pPr>
        <w:rPr>
          <w:rFonts w:cs="Times New Roman"/>
          <w:szCs w:val="26"/>
        </w:rPr>
      </w:pPr>
      <w:r w:rsidRPr="00356EB8">
        <w:rPr>
          <w:rFonts w:cs="Times New Roman"/>
          <w:szCs w:val="26"/>
        </w:rPr>
        <w:t>Là một khách hàng, tôi muốn cập nhật số lượng sản phẩm trong giỏ hàng (tăng hoặc giảm) để điều chỉnh đơn hàng theo nhu cầu, đồng thời hệ thống cần kiểm tra lại tồn kho nếu tôi muốn tăng số lượng mua.</w:t>
      </w:r>
    </w:p>
    <w:p w14:paraId="2062775E" w14:textId="2D5EF018" w:rsidR="00356EB8" w:rsidRDefault="00356EB8" w:rsidP="00356EB8">
      <w:pPr>
        <w:rPr>
          <w:rFonts w:cs="Times New Roman"/>
          <w:szCs w:val="26"/>
        </w:rPr>
      </w:pPr>
      <w:r w:rsidRPr="00356EB8">
        <w:rPr>
          <w:rFonts w:cs="Times New Roman"/>
          <w:szCs w:val="26"/>
        </w:rPr>
        <w:t>Là một khách hàng, tôi muốn xóa sản phẩm khỏi giỏ hàng nếu tôi đổi ý, giúp tôi loại bỏ những món hàng không còn nhu cầu mua ra khỏi danh sách thanh toán.</w:t>
      </w:r>
    </w:p>
    <w:p w14:paraId="565BDA3C" w14:textId="75F386B8" w:rsidR="00356EB8" w:rsidRPr="00356EB8" w:rsidRDefault="00356EB8" w:rsidP="00356EB8">
      <w:pPr>
        <w:rPr>
          <w:rFonts w:cs="Times New Roman"/>
          <w:b/>
          <w:bCs/>
          <w:szCs w:val="26"/>
        </w:rPr>
      </w:pPr>
      <w:r w:rsidRPr="006A2F3F">
        <w:rPr>
          <w:rFonts w:cs="Times New Roman"/>
          <w:b/>
          <w:bCs/>
          <w:szCs w:val="26"/>
        </w:rPr>
        <w:t>US</w:t>
      </w:r>
      <w:r w:rsidR="006A2F3F" w:rsidRPr="006A2F3F">
        <w:rPr>
          <w:rFonts w:cs="Times New Roman"/>
          <w:b/>
          <w:bCs/>
          <w:szCs w:val="26"/>
        </w:rPr>
        <w:t xml:space="preserve"> Quản lý đơn hàng</w:t>
      </w:r>
    </w:p>
    <w:p w14:paraId="26634F09" w14:textId="77777777" w:rsidR="006A2F3F" w:rsidRPr="006A2F3F" w:rsidRDefault="006A2F3F" w:rsidP="006A2F3F">
      <w:pPr>
        <w:rPr>
          <w:rFonts w:cs="Times New Roman"/>
          <w:szCs w:val="26"/>
        </w:rPr>
      </w:pPr>
      <w:r w:rsidRPr="006A2F3F">
        <w:rPr>
          <w:rFonts w:cs="Times New Roman"/>
          <w:szCs w:val="26"/>
        </w:rPr>
        <w:t>Là một khách hàng, tôi muốn xem chi tiết đơn hàng để kiểm tra lại thông tin các sản phẩm đã đặt, địa chỉ nhận hàng, tổng tiền và theo dõi tiến độ xử lý hiện tại của đơn hàng.</w:t>
      </w:r>
    </w:p>
    <w:p w14:paraId="4ADBE4C2" w14:textId="5AD63CEF" w:rsidR="006A2F3F" w:rsidRPr="006A2F3F" w:rsidRDefault="006A2F3F" w:rsidP="006A2F3F">
      <w:pPr>
        <w:rPr>
          <w:rFonts w:cs="Times New Roman"/>
          <w:szCs w:val="26"/>
        </w:rPr>
      </w:pPr>
      <w:r w:rsidRPr="006A2F3F">
        <w:rPr>
          <w:rFonts w:cs="Times New Roman"/>
          <w:szCs w:val="26"/>
        </w:rPr>
        <w:t>Là một khách hàng, tôi muốn thực hiện hủy đơn hàng ngay trong giao diện xem chi tiết nếu đơn hàng chưa được chuyển đi để kịp thời dừng việc mua sắm khi tôi thay đổi ý định hoặc đặt nhầm.</w:t>
      </w:r>
    </w:p>
    <w:p w14:paraId="70E3D42B" w14:textId="77777777" w:rsidR="006A2F3F" w:rsidRPr="006A2F3F" w:rsidRDefault="006A2F3F" w:rsidP="006A2F3F">
      <w:pPr>
        <w:rPr>
          <w:rFonts w:cs="Times New Roman"/>
          <w:szCs w:val="26"/>
        </w:rPr>
      </w:pPr>
      <w:r w:rsidRPr="006A2F3F">
        <w:rPr>
          <w:rFonts w:cs="Times New Roman"/>
          <w:szCs w:val="26"/>
        </w:rPr>
        <w:lastRenderedPageBreak/>
        <w:t>Là một nhân viên bán hàng hoặc quản trị viên, tôi muốn truy cập vào chức năng quản lý đơn hàng để có quyền kiểm soát toàn diện quy trình bán hàng từ lúc khách đặt đến khi giao thành công.</w:t>
      </w:r>
    </w:p>
    <w:p w14:paraId="6F4F72D3" w14:textId="77777777" w:rsidR="006A2F3F" w:rsidRPr="006A2F3F" w:rsidRDefault="006A2F3F" w:rsidP="006A2F3F">
      <w:pPr>
        <w:rPr>
          <w:rFonts w:cs="Times New Roman"/>
          <w:szCs w:val="26"/>
        </w:rPr>
      </w:pPr>
      <w:r w:rsidRPr="006A2F3F">
        <w:rPr>
          <w:rFonts w:cs="Times New Roman"/>
          <w:szCs w:val="26"/>
        </w:rPr>
        <w:t>Là một nhân viên bán hàng hoặc quản trị viên, tôi muốn xem danh sách đơn hàng để nắm bắt tổng quan tình hình kinh doanh và nhanh chóng lọc ra các đơn hàng mới cần xử lý.</w:t>
      </w:r>
    </w:p>
    <w:p w14:paraId="51C058EA" w14:textId="39862778" w:rsidR="00B65C7E" w:rsidRPr="00A63202" w:rsidRDefault="006A2F3F" w:rsidP="00BE3C0C">
      <w:pPr>
        <w:rPr>
          <w:rFonts w:cs="Times New Roman"/>
          <w:szCs w:val="26"/>
        </w:rPr>
      </w:pPr>
      <w:r w:rsidRPr="006A2F3F">
        <w:rPr>
          <w:rFonts w:cs="Times New Roman"/>
          <w:szCs w:val="26"/>
        </w:rPr>
        <w:t>Là một nhân viên bán hàng hoặc quản trị viên, tôi muốn cập nhật trạng thái đơn hàng như</w:t>
      </w:r>
      <w:r>
        <w:rPr>
          <w:rFonts w:cs="Times New Roman"/>
          <w:szCs w:val="26"/>
        </w:rPr>
        <w:t xml:space="preserve"> đ</w:t>
      </w:r>
      <w:r w:rsidRPr="006A2F3F">
        <w:rPr>
          <w:rFonts w:cs="Times New Roman"/>
          <w:szCs w:val="26"/>
        </w:rPr>
        <w:t xml:space="preserve">ã xác nhận, </w:t>
      </w:r>
      <w:r>
        <w:rPr>
          <w:rFonts w:cs="Times New Roman"/>
          <w:szCs w:val="26"/>
        </w:rPr>
        <w:t>đ</w:t>
      </w:r>
      <w:r w:rsidRPr="006A2F3F">
        <w:rPr>
          <w:rFonts w:cs="Times New Roman"/>
          <w:szCs w:val="26"/>
        </w:rPr>
        <w:t xml:space="preserve">ang giao, </w:t>
      </w:r>
      <w:r>
        <w:rPr>
          <w:rFonts w:cs="Times New Roman"/>
          <w:szCs w:val="26"/>
        </w:rPr>
        <w:t>đ</w:t>
      </w:r>
      <w:r w:rsidRPr="006A2F3F">
        <w:rPr>
          <w:rFonts w:cs="Times New Roman"/>
          <w:szCs w:val="26"/>
        </w:rPr>
        <w:t xml:space="preserve">ã giao, </w:t>
      </w:r>
      <w:r>
        <w:rPr>
          <w:rFonts w:cs="Times New Roman"/>
          <w:szCs w:val="26"/>
        </w:rPr>
        <w:t>đ</w:t>
      </w:r>
      <w:r w:rsidRPr="006A2F3F">
        <w:rPr>
          <w:rFonts w:cs="Times New Roman"/>
          <w:szCs w:val="26"/>
        </w:rPr>
        <w:t>ã hủy để quy trình vận hành được thông suốt và khách hàng có thể cập nhật được tình trạng gói hàng của mình.</w:t>
      </w:r>
    </w:p>
    <w:p w14:paraId="4F2E4DDB" w14:textId="22DF0FC3" w:rsidR="00CE777A" w:rsidRDefault="00CE777A" w:rsidP="00BE3C0C">
      <w:pPr>
        <w:rPr>
          <w:rFonts w:cs="Times New Roman"/>
          <w:b/>
          <w:bCs/>
          <w:szCs w:val="26"/>
        </w:rPr>
      </w:pPr>
      <w:r>
        <w:rPr>
          <w:rFonts w:cs="Times New Roman"/>
          <w:b/>
          <w:bCs/>
          <w:szCs w:val="26"/>
        </w:rPr>
        <w:t>US</w:t>
      </w:r>
      <w:r w:rsidR="00E45CB4">
        <w:rPr>
          <w:rFonts w:cs="Times New Roman"/>
          <w:b/>
          <w:bCs/>
          <w:szCs w:val="26"/>
        </w:rPr>
        <w:t xml:space="preserve"> Quản lý thanh toán</w:t>
      </w:r>
    </w:p>
    <w:p w14:paraId="60A9F2A6" w14:textId="03C18229" w:rsidR="00E45CB4" w:rsidRPr="00E45CB4" w:rsidRDefault="00E45CB4" w:rsidP="00E45CB4">
      <w:pPr>
        <w:rPr>
          <w:rFonts w:cs="Times New Roman"/>
          <w:szCs w:val="26"/>
        </w:rPr>
      </w:pPr>
      <w:r w:rsidRPr="00E45CB4">
        <w:rPr>
          <w:rFonts w:cs="Times New Roman"/>
          <w:szCs w:val="26"/>
        </w:rPr>
        <w:t>Là một khách hàng, tôi muốn chọn phương thức thanh toán phù hợp để thuận tiện nhất cho quá trình chi trả đơn hàng của mình.</w:t>
      </w:r>
    </w:p>
    <w:p w14:paraId="72CEB29A" w14:textId="77777777" w:rsidR="00E45CB4" w:rsidRPr="00E45CB4" w:rsidRDefault="00E45CB4" w:rsidP="00E45CB4">
      <w:pPr>
        <w:rPr>
          <w:rFonts w:cs="Times New Roman"/>
          <w:szCs w:val="26"/>
        </w:rPr>
      </w:pPr>
      <w:r w:rsidRPr="00E45CB4">
        <w:rPr>
          <w:rFonts w:cs="Times New Roman"/>
          <w:szCs w:val="26"/>
        </w:rPr>
        <w:t>Là một khách hàng, tôi muốn hệ thống hiển thị xác nhận lại thông tin sản phẩm và tổng số tiền một lần cuối trước khi thực hiện thanh toán, để đảm bảo tôi đang trả tiền chính xác cho đúng món hàng mình đã chọn.</w:t>
      </w:r>
    </w:p>
    <w:p w14:paraId="064678D5" w14:textId="14280C9D" w:rsidR="00B50AEF" w:rsidRDefault="00E45CB4" w:rsidP="00E45CB4">
      <w:pPr>
        <w:rPr>
          <w:rFonts w:cs="Times New Roman"/>
          <w:szCs w:val="26"/>
        </w:rPr>
      </w:pPr>
      <w:r w:rsidRPr="00E45CB4">
        <w:rPr>
          <w:rFonts w:cs="Times New Roman"/>
          <w:szCs w:val="26"/>
        </w:rPr>
        <w:t>Là một quản trị viên hoặc nhân viên bán hàng, tôi muốn xem danh sách giao dịch để theo dõi lịch sử thanh toán, kiểm tra trạng thái các khoản tiền đã nhận và đối soát doanh thu của hệ thống.</w:t>
      </w:r>
    </w:p>
    <w:p w14:paraId="1319FFE2" w14:textId="6AF5C07E" w:rsidR="00B50AEF" w:rsidRDefault="00B50AEF" w:rsidP="00E45CB4">
      <w:pPr>
        <w:rPr>
          <w:rFonts w:cs="Times New Roman"/>
          <w:b/>
          <w:bCs/>
          <w:szCs w:val="26"/>
        </w:rPr>
      </w:pPr>
      <w:r w:rsidRPr="002E2F0C">
        <w:rPr>
          <w:rFonts w:cs="Times New Roman"/>
          <w:b/>
          <w:bCs/>
          <w:szCs w:val="26"/>
        </w:rPr>
        <w:t>US</w:t>
      </w:r>
      <w:r w:rsidR="002E2F0C" w:rsidRPr="002E2F0C">
        <w:rPr>
          <w:rFonts w:cs="Times New Roman"/>
          <w:b/>
          <w:bCs/>
          <w:szCs w:val="26"/>
        </w:rPr>
        <w:t xml:space="preserve"> Đánh giá</w:t>
      </w:r>
    </w:p>
    <w:p w14:paraId="4697C3DC" w14:textId="77777777" w:rsidR="002E2F0C" w:rsidRPr="002E2F0C" w:rsidRDefault="002E2F0C" w:rsidP="002E2F0C">
      <w:pPr>
        <w:rPr>
          <w:rFonts w:cs="Times New Roman"/>
          <w:szCs w:val="26"/>
        </w:rPr>
      </w:pPr>
      <w:r w:rsidRPr="002E2F0C">
        <w:rPr>
          <w:rFonts w:cs="Times New Roman"/>
          <w:szCs w:val="26"/>
        </w:rPr>
        <w:t>Là một khách hàng, tôi muốn bình luận vào các bài đăng tin tức để thảo luận, đặt câu hỏi hoặc chia sẻ quan điểm cá nhân về nội dung bài viết.</w:t>
      </w:r>
    </w:p>
    <w:p w14:paraId="474197FA" w14:textId="77777777" w:rsidR="002E2F0C" w:rsidRPr="002E2F0C" w:rsidRDefault="002E2F0C" w:rsidP="002E2F0C">
      <w:pPr>
        <w:rPr>
          <w:rFonts w:cs="Times New Roman"/>
          <w:szCs w:val="26"/>
        </w:rPr>
      </w:pPr>
      <w:r w:rsidRPr="002E2F0C">
        <w:rPr>
          <w:rFonts w:cs="Times New Roman"/>
          <w:szCs w:val="26"/>
        </w:rPr>
        <w:t>Là một khách hàng, tôi muốn tạo đánh giá cho sản phẩm sau khi hệ thống đã kiểm tra và xác nhận tôi đã mua hàng, để đảm bảo tính xác thực và chia sẻ trải nghiệm sử dụng thực tế với cộng đồng.</w:t>
      </w:r>
    </w:p>
    <w:p w14:paraId="3A702F7B" w14:textId="77777777" w:rsidR="002E2F0C" w:rsidRPr="002E2F0C" w:rsidRDefault="002E2F0C" w:rsidP="002E2F0C">
      <w:pPr>
        <w:rPr>
          <w:rFonts w:cs="Times New Roman"/>
          <w:szCs w:val="26"/>
        </w:rPr>
      </w:pPr>
      <w:r w:rsidRPr="002E2F0C">
        <w:rPr>
          <w:rFonts w:cs="Times New Roman"/>
          <w:szCs w:val="26"/>
        </w:rPr>
        <w:t>Là một khách hàng, tôi muốn sửa hoặc xóa đánh giá đã tạo để cập nhật lại nội dung nếu quan điểm của tôi về sản phẩm thay đổi sau một thời gian sử dụng.</w:t>
      </w:r>
    </w:p>
    <w:p w14:paraId="7CDA5D78" w14:textId="77777777" w:rsidR="002E2F0C" w:rsidRPr="002E2F0C" w:rsidRDefault="002E2F0C" w:rsidP="002E2F0C">
      <w:pPr>
        <w:rPr>
          <w:rFonts w:cs="Times New Roman"/>
          <w:szCs w:val="26"/>
        </w:rPr>
      </w:pPr>
      <w:r w:rsidRPr="002E2F0C">
        <w:rPr>
          <w:rFonts w:cs="Times New Roman"/>
          <w:szCs w:val="26"/>
        </w:rPr>
        <w:t>Là một nhân viên bán hàng hoặc quản trị viên, tôi muốn phản hồi lại các đánh giá của khách hàng để cảm ơn sự ủng hộ hoặc giải quyết các khiếu nại, thắc mắc về sản phẩm.</w:t>
      </w:r>
    </w:p>
    <w:p w14:paraId="6040B1FD" w14:textId="77777777" w:rsidR="002E2F0C" w:rsidRDefault="002E2F0C" w:rsidP="002E2F0C">
      <w:pPr>
        <w:rPr>
          <w:rFonts w:cs="Times New Roman"/>
          <w:szCs w:val="26"/>
        </w:rPr>
      </w:pPr>
      <w:r w:rsidRPr="002E2F0C">
        <w:rPr>
          <w:rFonts w:cs="Times New Roman"/>
          <w:szCs w:val="26"/>
        </w:rPr>
        <w:t>Là một nhân viên bán hàng hoặc quản trị viên, tôi muốn ẩn hoặc xóa các bình luận vi phạm tiêu chuẩn cộng đồng để duy trì môi trường văn minh trên website.</w:t>
      </w:r>
    </w:p>
    <w:p w14:paraId="2D6BBAD5" w14:textId="77777777" w:rsidR="003A5597" w:rsidRDefault="003A5597" w:rsidP="002E2F0C">
      <w:pPr>
        <w:rPr>
          <w:rFonts w:cs="Times New Roman"/>
          <w:szCs w:val="26"/>
        </w:rPr>
      </w:pPr>
    </w:p>
    <w:p w14:paraId="1472D411" w14:textId="77777777" w:rsidR="003A5597" w:rsidRDefault="003A5597" w:rsidP="002E2F0C">
      <w:pPr>
        <w:rPr>
          <w:rFonts w:cs="Times New Roman"/>
          <w:szCs w:val="26"/>
        </w:rPr>
      </w:pPr>
    </w:p>
    <w:p w14:paraId="3EB9DCE2" w14:textId="1561C348" w:rsidR="002E2F0C" w:rsidRPr="002E2F0C" w:rsidRDefault="00F87F53" w:rsidP="002E2F0C">
      <w:pPr>
        <w:rPr>
          <w:rFonts w:cs="Times New Roman"/>
          <w:b/>
          <w:bCs/>
          <w:szCs w:val="26"/>
        </w:rPr>
      </w:pPr>
      <w:r w:rsidRPr="00F87F53">
        <w:rPr>
          <w:rFonts w:cs="Times New Roman"/>
          <w:b/>
          <w:bCs/>
          <w:szCs w:val="26"/>
        </w:rPr>
        <w:lastRenderedPageBreak/>
        <w:t>US Quản lý bài đăng</w:t>
      </w:r>
    </w:p>
    <w:p w14:paraId="0B0F8FBF" w14:textId="77777777" w:rsidR="00661B52" w:rsidRPr="00661B52" w:rsidRDefault="00661B52" w:rsidP="00661B52">
      <w:pPr>
        <w:rPr>
          <w:rFonts w:cs="Times New Roman"/>
          <w:szCs w:val="26"/>
        </w:rPr>
      </w:pPr>
      <w:r w:rsidRPr="00661B52">
        <w:rPr>
          <w:rFonts w:cs="Times New Roman"/>
          <w:szCs w:val="26"/>
        </w:rPr>
        <w:t>Là một khách hàng, tôi muốn xem danh sách tin tức và tìm kiếm bài viết theo tiêu đề hoặc từ khóa để nhanh chóng cập nhật các sự kiện, thông báo và thông tin mới nhất trên hệ thống.</w:t>
      </w:r>
    </w:p>
    <w:p w14:paraId="6F0A48DB" w14:textId="77777777" w:rsidR="00661B52" w:rsidRPr="00661B52" w:rsidRDefault="00661B52" w:rsidP="00661B52">
      <w:pPr>
        <w:rPr>
          <w:rFonts w:cs="Times New Roman"/>
          <w:szCs w:val="26"/>
        </w:rPr>
      </w:pPr>
      <w:r w:rsidRPr="00661B52">
        <w:rPr>
          <w:rFonts w:cs="Times New Roman"/>
          <w:szCs w:val="26"/>
        </w:rPr>
        <w:t>Là một khách hàng, tôi muốn xem chi tiết bài đăng để đọc toàn bộ nội dung, xem hình ảnh minh họa và nắm bắt đầy đủ thông tin mà bài viết truyền tải.</w:t>
      </w:r>
    </w:p>
    <w:p w14:paraId="7899FBC8" w14:textId="1D2CAAFF" w:rsidR="00661B52" w:rsidRPr="00661B52" w:rsidRDefault="00661B52" w:rsidP="00661B52">
      <w:pPr>
        <w:rPr>
          <w:rFonts w:cs="Times New Roman"/>
          <w:szCs w:val="26"/>
        </w:rPr>
      </w:pPr>
      <w:r w:rsidRPr="00661B52">
        <w:rPr>
          <w:rFonts w:cs="Times New Roman"/>
          <w:szCs w:val="26"/>
        </w:rPr>
        <w:t>Là một quản trị viên, tôi muốn thực hiện các thao tác quản lý bài đăng như thêm mới, chỉnh sửa hoặc xóa, ẩn bài viết để kiểm soát nội dung hiển thị, đảm bảo thông tin trên website luôn chính xác và tươi mới.</w:t>
      </w:r>
    </w:p>
    <w:p w14:paraId="0820FFB9" w14:textId="2D592DA5" w:rsidR="00BE3C0C" w:rsidRPr="00BE3C0C" w:rsidRDefault="00661B52" w:rsidP="006D7AFF">
      <w:pPr>
        <w:rPr>
          <w:rFonts w:cs="Times New Roman"/>
          <w:szCs w:val="26"/>
        </w:rPr>
      </w:pPr>
      <w:r w:rsidRPr="00661B52">
        <w:rPr>
          <w:rFonts w:cs="Times New Roman"/>
          <w:szCs w:val="26"/>
        </w:rPr>
        <w:t>Là một quản trị viên, tôi muốn quản lý chủ đề, danh mục bài viết để phân loại và tổ chức tin tức một cách khoa học, giúp người dùng dễ dàng tra cứu thông tin theo nhóm chủ đề</w:t>
      </w:r>
      <w:r>
        <w:rPr>
          <w:rFonts w:cs="Times New Roman"/>
          <w:szCs w:val="26"/>
        </w:rPr>
        <w:t>.</w:t>
      </w:r>
    </w:p>
    <w:p w14:paraId="614F5150" w14:textId="77777777" w:rsidR="005E36DA" w:rsidRPr="00BE2790" w:rsidRDefault="007775E1" w:rsidP="005E36DA">
      <w:pPr>
        <w:pStyle w:val="Heading3"/>
        <w:rPr>
          <w:rFonts w:cs="Times New Roman"/>
          <w:sz w:val="26"/>
          <w:szCs w:val="26"/>
        </w:rPr>
      </w:pPr>
      <w:bookmarkStart w:id="26" w:name="_Toc217218093"/>
      <w:r w:rsidRPr="00BE2790">
        <w:rPr>
          <w:rFonts w:cs="Times New Roman"/>
          <w:sz w:val="26"/>
          <w:szCs w:val="26"/>
        </w:rPr>
        <w:t xml:space="preserve">2.1.7 </w:t>
      </w:r>
      <w:r w:rsidR="005E36DA" w:rsidRPr="00BE2790">
        <w:rPr>
          <w:sz w:val="26"/>
          <w:szCs w:val="26"/>
        </w:rPr>
        <w:t>Domain driven design</w:t>
      </w:r>
      <w:bookmarkEnd w:id="26"/>
      <w:r w:rsidR="005E36DA" w:rsidRPr="00BE2790">
        <w:rPr>
          <w:rFonts w:cs="Times New Roman"/>
          <w:sz w:val="26"/>
          <w:szCs w:val="26"/>
        </w:rPr>
        <w:t xml:space="preserve"> </w:t>
      </w:r>
    </w:p>
    <w:p w14:paraId="0B1B477E" w14:textId="38350366" w:rsidR="00D04FDA" w:rsidRPr="00D04FDA" w:rsidRDefault="00D04FDA" w:rsidP="00D04FDA">
      <w:r w:rsidRPr="00D04FDA">
        <w:t>Sơ đồ mô hình khái niệm này mô tả cấu trúc dữ liệu chính của hệ thống shop quần áo.</w:t>
      </w:r>
    </w:p>
    <w:p w14:paraId="30927109" w14:textId="6771936C" w:rsidR="00D04FDA" w:rsidRPr="00D04FDA" w:rsidRDefault="00D04FDA" w:rsidP="00D04FDA">
      <w:r w:rsidRPr="00D04FDA">
        <w:t xml:space="preserve">Lớp trung tâm là </w:t>
      </w:r>
      <w:r w:rsidR="00455EC1">
        <w:t>n</w:t>
      </w:r>
      <w:r w:rsidRPr="00D04FDA">
        <w:t xml:space="preserve">gười dùng bao gồm </w:t>
      </w:r>
      <w:r w:rsidR="00455EC1">
        <w:t>k</w:t>
      </w:r>
      <w:r w:rsidRPr="00D04FDA">
        <w:t xml:space="preserve">hách hàng, </w:t>
      </w:r>
      <w:r w:rsidR="00455EC1">
        <w:t>n</w:t>
      </w:r>
      <w:r w:rsidRPr="00D04FDA">
        <w:t xml:space="preserve">hân viên bán hàng, </w:t>
      </w:r>
      <w:r w:rsidR="00455EC1">
        <w:t>q</w:t>
      </w:r>
      <w:r w:rsidRPr="00D04FDA">
        <w:t xml:space="preserve">uản trị viên với </w:t>
      </w:r>
      <w:r w:rsidR="00455EC1">
        <w:t>p</w:t>
      </w:r>
      <w:r w:rsidRPr="00D04FDA">
        <w:t>hân quyền truy cập.</w:t>
      </w:r>
    </w:p>
    <w:p w14:paraId="7D072BF3" w14:textId="258DF763" w:rsidR="00D04FDA" w:rsidRPr="00D04FDA" w:rsidRDefault="00D04FDA" w:rsidP="00D04FDA">
      <w:r w:rsidRPr="00D04FDA">
        <w:t xml:space="preserve">Sản phẩm liên kết với Nhãn hàng và Danh mục sản phẩm, được quản lý bởi </w:t>
      </w:r>
      <w:r w:rsidR="00455EC1">
        <w:t>n</w:t>
      </w:r>
      <w:r w:rsidRPr="00D04FDA">
        <w:t>hân viên bán hàng</w:t>
      </w:r>
      <w:r w:rsidR="00455EC1">
        <w:t>, q</w:t>
      </w:r>
      <w:r w:rsidRPr="00D04FDA">
        <w:t>uản trị viên (CRU D).</w:t>
      </w:r>
    </w:p>
    <w:p w14:paraId="172E06A3" w14:textId="2CD43229" w:rsidR="00D04FDA" w:rsidRPr="00D04FDA" w:rsidRDefault="00D04FDA" w:rsidP="00D04FDA">
      <w:r w:rsidRPr="00D04FDA">
        <w:t xml:space="preserve">Giỏ hàng thuộc về </w:t>
      </w:r>
      <w:r w:rsidR="00455EC1">
        <w:t>k</w:t>
      </w:r>
      <w:r w:rsidRPr="00D04FDA">
        <w:t xml:space="preserve">hách hàng và chứa nhiều </w:t>
      </w:r>
      <w:r w:rsidR="00455EC1">
        <w:t>s</w:t>
      </w:r>
      <w:r w:rsidRPr="00D04FDA">
        <w:t>ản phẩm.</w:t>
      </w:r>
    </w:p>
    <w:p w14:paraId="5BC14A58" w14:textId="7A321D06" w:rsidR="00D04FDA" w:rsidRPr="00D04FDA" w:rsidRDefault="00D04FDA" w:rsidP="00D04FDA">
      <w:r w:rsidRPr="00D04FDA">
        <w:t xml:space="preserve">Đơn hàng liên kết với </w:t>
      </w:r>
      <w:r w:rsidR="00455EC1">
        <w:t>k</w:t>
      </w:r>
      <w:r w:rsidRPr="00D04FDA">
        <w:t xml:space="preserve">hách hàng, </w:t>
      </w:r>
      <w:r w:rsidR="00455EC1">
        <w:t>c</w:t>
      </w:r>
      <w:r w:rsidRPr="00D04FDA">
        <w:t xml:space="preserve">hi tiết đơn hàng chứa Sản phẩm, </w:t>
      </w:r>
      <w:r w:rsidR="00455EC1">
        <w:t>t</w:t>
      </w:r>
      <w:r w:rsidRPr="00D04FDA">
        <w:t xml:space="preserve">hanh toán, </w:t>
      </w:r>
      <w:r w:rsidR="00455EC1">
        <w:t>t</w:t>
      </w:r>
      <w:r w:rsidRPr="00D04FDA">
        <w:t xml:space="preserve">rạng thái đơn hàng, và được cập nhật bởi </w:t>
      </w:r>
      <w:r w:rsidR="00455EC1">
        <w:t>n</w:t>
      </w:r>
      <w:r w:rsidRPr="00D04FDA">
        <w:t>hân viên bán hàng</w:t>
      </w:r>
      <w:r w:rsidR="00455EC1">
        <w:t>, q</w:t>
      </w:r>
      <w:r w:rsidRPr="00D04FDA">
        <w:t>uản trị viên.</w:t>
      </w:r>
    </w:p>
    <w:p w14:paraId="214DF57A" w14:textId="7D212544" w:rsidR="00D04FDA" w:rsidRPr="00D04FDA" w:rsidRDefault="00D04FDA" w:rsidP="00D04FDA">
      <w:r w:rsidRPr="00D04FDA">
        <w:t xml:space="preserve">Thanh toán thuộc về </w:t>
      </w:r>
      <w:r w:rsidR="00455EC1">
        <w:t>đ</w:t>
      </w:r>
      <w:r w:rsidRPr="00D04FDA">
        <w:t>ơn hàng, hỗ trợ nhiều phương thức và trạng thái.</w:t>
      </w:r>
    </w:p>
    <w:p w14:paraId="46CF0530" w14:textId="10F15100" w:rsidR="00D04FDA" w:rsidRPr="00D04FDA" w:rsidRDefault="00D04FDA" w:rsidP="00D04FDA">
      <w:r w:rsidRPr="00D04FDA">
        <w:t xml:space="preserve">Đánh giá liên kết với </w:t>
      </w:r>
      <w:r w:rsidR="00455EC1">
        <w:t>k</w:t>
      </w:r>
      <w:r w:rsidRPr="00D04FDA">
        <w:t xml:space="preserve">hách hàng và </w:t>
      </w:r>
      <w:r w:rsidR="00455EC1">
        <w:t>s</w:t>
      </w:r>
      <w:r w:rsidRPr="00D04FDA">
        <w:t xml:space="preserve">ản phẩm, được phản hồi bởi </w:t>
      </w:r>
      <w:r w:rsidR="00455EC1">
        <w:t>n</w:t>
      </w:r>
      <w:r w:rsidRPr="00D04FDA">
        <w:t>hân viên bán hàng</w:t>
      </w:r>
      <w:r w:rsidR="00455EC1">
        <w:t>, q</w:t>
      </w:r>
      <w:r w:rsidRPr="00D04FDA">
        <w:t>uản trị viên.</w:t>
      </w:r>
    </w:p>
    <w:p w14:paraId="0F06E14D" w14:textId="3E386D4E" w:rsidR="00D04FDA" w:rsidRPr="00D04FDA" w:rsidRDefault="00D04FDA" w:rsidP="00D04FDA">
      <w:r w:rsidRPr="00D04FDA">
        <w:t xml:space="preserve">Bài đăng liên kết với </w:t>
      </w:r>
      <w:r w:rsidR="00455EC1">
        <w:t>k</w:t>
      </w:r>
      <w:r w:rsidRPr="00D04FDA">
        <w:t>hách hàng xem và</w:t>
      </w:r>
      <w:r w:rsidR="00DD436B">
        <w:t xml:space="preserve"> q</w:t>
      </w:r>
      <w:r w:rsidRPr="00D04FDA">
        <w:t xml:space="preserve">uản trị viên tạo, có </w:t>
      </w:r>
      <w:r w:rsidR="00DD436B">
        <w:t>c</w:t>
      </w:r>
      <w:r w:rsidRPr="00D04FDA">
        <w:t>hủ đề bài đăng.</w:t>
      </w:r>
    </w:p>
    <w:p w14:paraId="15FDF8CE" w14:textId="77777777" w:rsidR="00D04FDA" w:rsidRPr="00D04FDA" w:rsidRDefault="00D04FDA" w:rsidP="00D04FDA">
      <w:r w:rsidRPr="00D04FDA">
        <w:t>Sơ đồ thể hiện rõ ràng các lớp dữ liệu chính và mối quan hệ giữa chúng, tập trung vào sản phẩm, giỏ hàng, đơn hàng, thanh toán, đánh giá và nội dung bài đăng.</w:t>
      </w:r>
    </w:p>
    <w:p w14:paraId="1772FE1E" w14:textId="77777777" w:rsidR="00D04FDA" w:rsidRPr="00D04FDA" w:rsidRDefault="00D04FDA" w:rsidP="00D04FDA"/>
    <w:p w14:paraId="509152EF" w14:textId="77777777" w:rsidR="00CA1822" w:rsidRDefault="00CA1822" w:rsidP="00CA1822">
      <w:pPr>
        <w:rPr>
          <w:szCs w:val="26"/>
        </w:rPr>
      </w:pPr>
      <w:r w:rsidRPr="00BE2790">
        <w:rPr>
          <w:szCs w:val="26"/>
        </w:rPr>
        <w:lastRenderedPageBreak/>
        <w:drawing>
          <wp:inline distT="0" distB="0" distL="0" distR="0" wp14:anchorId="38626876" wp14:editId="72278D29">
            <wp:extent cx="5940425" cy="3323590"/>
            <wp:effectExtent l="0" t="0" r="3175" b="0"/>
            <wp:docPr id="802857374" name="Picture 18"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7374" name="Picture 18" descr="A diagram of a computer network&#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3323590"/>
                    </a:xfrm>
                    <a:prstGeom prst="rect">
                      <a:avLst/>
                    </a:prstGeom>
                    <a:noFill/>
                    <a:ln>
                      <a:noFill/>
                    </a:ln>
                  </pic:spPr>
                </pic:pic>
              </a:graphicData>
            </a:graphic>
          </wp:inline>
        </w:drawing>
      </w:r>
      <w:r w:rsidRPr="00BE2790">
        <w:rPr>
          <w:szCs w:val="26"/>
        </w:rPr>
        <w:t xml:space="preserve"> </w:t>
      </w:r>
    </w:p>
    <w:p w14:paraId="0FB6BCB6" w14:textId="35C2F80E" w:rsidR="00EE178A" w:rsidRPr="0065047B" w:rsidRDefault="0065047B" w:rsidP="0065047B">
      <w:pPr>
        <w:jc w:val="center"/>
        <w:rPr>
          <w:i/>
          <w:iCs/>
          <w:szCs w:val="26"/>
        </w:rPr>
      </w:pPr>
      <w:r w:rsidRPr="0065047B">
        <w:rPr>
          <w:i/>
          <w:iCs/>
          <w:szCs w:val="26"/>
        </w:rPr>
        <w:t>Hình 2.13: Sơ đồ mô hình khái niệm</w:t>
      </w:r>
    </w:p>
    <w:p w14:paraId="1F4D14D9" w14:textId="77777777" w:rsidR="0092516A" w:rsidRPr="00BE2790" w:rsidRDefault="003D38B1" w:rsidP="0092516A">
      <w:pPr>
        <w:pStyle w:val="Heading3"/>
        <w:rPr>
          <w:sz w:val="26"/>
          <w:szCs w:val="26"/>
        </w:rPr>
      </w:pPr>
      <w:bookmarkStart w:id="27" w:name="_Toc217218094"/>
      <w:r w:rsidRPr="00BE2790">
        <w:rPr>
          <w:sz w:val="26"/>
          <w:szCs w:val="26"/>
        </w:rPr>
        <w:t>2.1.8</w:t>
      </w:r>
      <w:r w:rsidR="001F6235" w:rsidRPr="00BE2790">
        <w:rPr>
          <w:sz w:val="26"/>
          <w:szCs w:val="26"/>
        </w:rPr>
        <w:t xml:space="preserve"> Data </w:t>
      </w:r>
      <w:r w:rsidR="0092516A" w:rsidRPr="00BE2790">
        <w:rPr>
          <w:sz w:val="26"/>
          <w:szCs w:val="26"/>
        </w:rPr>
        <w:t>model</w:t>
      </w:r>
      <w:bookmarkEnd w:id="27"/>
    </w:p>
    <w:p w14:paraId="17B08C36" w14:textId="77777777" w:rsidR="005E7B33" w:rsidRPr="005E7B33" w:rsidRDefault="005E7B33" w:rsidP="005E7B33">
      <w:r w:rsidRPr="005E7B33">
        <w:t>Đối với nhóm dữ liệu Người dùng và Hệ thống, thực thể User đóng vai trò trung tâm lưu trữ thông tin của toàn bộ các vai trò từ Quản trị viên, Khách hàng đến Nhân viên, kết hợp chặt chẽ cùng AddressUser để quản lý sổ địa chỉ giao hàng. Đặc biệt, bảng Allcode hoạt động như một từ điển dữ liệu dùng chung, giúp chuẩn hóa các tham số cấu hình quan trọng như trạng thái đơn hàng, quyền hạn và phân loại sản phẩm cho toàn bộ hệ thống.</w:t>
      </w:r>
    </w:p>
    <w:p w14:paraId="6AFFB387" w14:textId="77777777" w:rsidR="005E7B33" w:rsidRPr="005E7B33" w:rsidRDefault="005E7B33" w:rsidP="005E7B33">
      <w:r w:rsidRPr="005E7B33">
        <w:t>Tại nhóm Danh mục sản phẩm, dữ liệu được tổ chức phân tầng với thực thể Product quản lý thông tin chung, trong khi ProductDetail chịu trách nhiệm lưu trữ chi tiết các biến thể về kích thước, màu sắc và giá bán (gốc và khuyến mãi). Hệ thống hình ảnh minh họa được quản lý qua ProductImage, song song với quy trình quản lý nguồn hàng từ Supplier và kiểm soát lịch sử nhập kho thông qua thực thể Receipt.</w:t>
      </w:r>
    </w:p>
    <w:p w14:paraId="6E973FEC" w14:textId="10BD5511" w:rsidR="005E7B33" w:rsidRPr="005E7B33" w:rsidRDefault="005E7B33" w:rsidP="005E7B33">
      <w:r w:rsidRPr="005E7B33">
        <w:t>Về quy trình Đơn hàng và Bán hàng, thực thể Order lưu trữ thông tin giao dịch tổng quát như người mua, trạng thái xử lý và voucher áp dụng, liên kết với TypeShip để xác định phương thức vận chuyển. Dữ liệu chi tiết về mặt hàng, số lượng và giá bán tại thời điểm mua được ghi nhận cụ thể trong OrderDetail, đồng thời hệ thống duy trì ShopCart để phục vụ tính năng lưu trữ giỏ hàng tạm thời cho người mua.</w:t>
      </w:r>
    </w:p>
    <w:p w14:paraId="42A187D9" w14:textId="7BFF761A" w:rsidR="002F04DE" w:rsidRDefault="005E7B33" w:rsidP="005E7B33">
      <w:r w:rsidRPr="005E7B33">
        <w:t xml:space="preserve">Để phục vụ Marketing và Tương tác, các chương trình ưu đãi được vận hành qua cặp thực thể Voucher và TypeVoucher, kết hợp với Banner và Blog để quản lý nội dung quảng cáo trang chủ và cẩm nang tin tức. Sự tương tác của người dùng được ghi nhận qua thực thể </w:t>
      </w:r>
      <w:r w:rsidRPr="005E7B33">
        <w:lastRenderedPageBreak/>
        <w:t>Comment cho các đánh giá sản phẩm, cùng với hệ thống Message và RoomMessage hỗ trợ luồng chat trực tuyến thời gian thực giữa khách hàng và nhân viên.</w:t>
      </w:r>
    </w:p>
    <w:p w14:paraId="023EAFB6" w14:textId="39E7858D" w:rsidR="002F04DE" w:rsidRPr="005E7B33" w:rsidRDefault="002F04DE" w:rsidP="005E7B33">
      <w:r w:rsidRPr="0079502F">
        <w:rPr>
          <w:rFonts w:ascii="Arial" w:eastAsia="Arial" w:hAnsi="Arial" w:cs="Arial"/>
          <w:b/>
          <w:bCs/>
          <w:szCs w:val="26"/>
        </w:rPr>
        <w:t>Mô hình thực thể kết hợp mức khái niệm</w:t>
      </w:r>
    </w:p>
    <w:p w14:paraId="4B13573B" w14:textId="77777777" w:rsidR="005E7B33" w:rsidRPr="005E7B33" w:rsidRDefault="005E7B33" w:rsidP="005E7B33"/>
    <w:p w14:paraId="2CEA3B71" w14:textId="2DCB33AD" w:rsidR="00717F5F" w:rsidRDefault="002C4CD3" w:rsidP="00717F5F">
      <w:pPr>
        <w:rPr>
          <w:szCs w:val="26"/>
        </w:rPr>
      </w:pPr>
      <w:r>
        <w:rPr>
          <w:noProof/>
        </w:rPr>
        <w:drawing>
          <wp:inline distT="0" distB="0" distL="0" distR="0" wp14:anchorId="1184E693" wp14:editId="33C2798B">
            <wp:extent cx="5940425" cy="5845175"/>
            <wp:effectExtent l="0" t="0" r="3175" b="3175"/>
            <wp:docPr id="1718696226" name="Picture 28"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96226" name="Picture 28" descr="A black background with white dot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5845175"/>
                    </a:xfrm>
                    <a:prstGeom prst="rect">
                      <a:avLst/>
                    </a:prstGeom>
                    <a:noFill/>
                    <a:ln>
                      <a:noFill/>
                    </a:ln>
                  </pic:spPr>
                </pic:pic>
              </a:graphicData>
            </a:graphic>
          </wp:inline>
        </w:drawing>
      </w:r>
    </w:p>
    <w:p w14:paraId="54279541" w14:textId="50FA46EA" w:rsidR="0065047B" w:rsidRDefault="0065047B" w:rsidP="00FB1E07">
      <w:pPr>
        <w:jc w:val="center"/>
        <w:rPr>
          <w:rFonts w:ascii="Arial" w:eastAsia="Arial" w:hAnsi="Arial" w:cs="Arial"/>
          <w:i/>
          <w:iCs/>
          <w:szCs w:val="26"/>
        </w:rPr>
      </w:pPr>
      <w:r w:rsidRPr="00FB1E07">
        <w:rPr>
          <w:i/>
          <w:iCs/>
          <w:szCs w:val="26"/>
        </w:rPr>
        <w:t>Hình 2.14:</w:t>
      </w:r>
      <w:r w:rsidR="00FB1E07" w:rsidRPr="00FB1E07">
        <w:rPr>
          <w:i/>
          <w:iCs/>
          <w:szCs w:val="26"/>
        </w:rPr>
        <w:t xml:space="preserve"> Sơ đồ </w:t>
      </w:r>
      <w:r w:rsidR="00FB1E07" w:rsidRPr="00FB1E07">
        <w:rPr>
          <w:rFonts w:ascii="Arial" w:eastAsia="Arial" w:hAnsi="Arial" w:cs="Arial"/>
          <w:i/>
          <w:iCs/>
          <w:szCs w:val="26"/>
        </w:rPr>
        <w:t>mô hình thực thể kết hợp mức khái niệm</w:t>
      </w:r>
    </w:p>
    <w:p w14:paraId="07D79504" w14:textId="77777777" w:rsidR="00D03C60" w:rsidRDefault="00D03C60" w:rsidP="00FB1E07">
      <w:pPr>
        <w:jc w:val="center"/>
        <w:rPr>
          <w:rFonts w:ascii="Arial" w:eastAsia="Arial" w:hAnsi="Arial" w:cs="Arial"/>
          <w:i/>
          <w:iCs/>
          <w:szCs w:val="26"/>
        </w:rPr>
      </w:pPr>
    </w:p>
    <w:p w14:paraId="648359CB" w14:textId="77777777" w:rsidR="00D03C60" w:rsidRDefault="00D03C60" w:rsidP="00FB1E07">
      <w:pPr>
        <w:jc w:val="center"/>
        <w:rPr>
          <w:rFonts w:ascii="Arial" w:eastAsia="Arial" w:hAnsi="Arial" w:cs="Arial"/>
          <w:szCs w:val="26"/>
        </w:rPr>
      </w:pPr>
    </w:p>
    <w:p w14:paraId="34C09232" w14:textId="77777777" w:rsidR="00D03C60" w:rsidRDefault="00D03C60" w:rsidP="00FB1E07">
      <w:pPr>
        <w:jc w:val="center"/>
        <w:rPr>
          <w:rFonts w:ascii="Arial" w:eastAsia="Arial" w:hAnsi="Arial" w:cs="Arial"/>
          <w:szCs w:val="26"/>
        </w:rPr>
      </w:pPr>
    </w:p>
    <w:p w14:paraId="1B6E1624" w14:textId="77777777" w:rsidR="00D03C60" w:rsidRDefault="00D03C60" w:rsidP="00FB1E07">
      <w:pPr>
        <w:jc w:val="center"/>
        <w:rPr>
          <w:rFonts w:ascii="Arial" w:eastAsia="Arial" w:hAnsi="Arial" w:cs="Arial"/>
          <w:szCs w:val="26"/>
        </w:rPr>
      </w:pPr>
    </w:p>
    <w:p w14:paraId="1D6948EE" w14:textId="6B1F8D5A" w:rsidR="00D03C60" w:rsidRPr="00D03C60" w:rsidRDefault="00D03C60" w:rsidP="00D03C60">
      <w:pPr>
        <w:rPr>
          <w:szCs w:val="26"/>
        </w:rPr>
      </w:pPr>
      <w:r w:rsidRPr="0079502F">
        <w:rPr>
          <w:rFonts w:ascii="Arial" w:eastAsia="Arial" w:hAnsi="Arial" w:cs="Arial"/>
          <w:b/>
          <w:bCs/>
          <w:szCs w:val="26"/>
        </w:rPr>
        <w:lastRenderedPageBreak/>
        <w:t>Mô hình thực thể kết hợp mức logic</w:t>
      </w:r>
    </w:p>
    <w:p w14:paraId="6558CAA7" w14:textId="471B6888" w:rsidR="000516CE" w:rsidRDefault="007D717B" w:rsidP="00E34E4A">
      <w:pPr>
        <w:rPr>
          <w:szCs w:val="26"/>
        </w:rPr>
      </w:pPr>
      <w:r w:rsidRPr="00BE2790">
        <w:rPr>
          <w:szCs w:val="26"/>
        </w:rPr>
        <w:drawing>
          <wp:inline distT="0" distB="0" distL="0" distR="0" wp14:anchorId="584432C2" wp14:editId="72028FF1">
            <wp:extent cx="5940425" cy="3299460"/>
            <wp:effectExtent l="0" t="0" r="3175" b="0"/>
            <wp:docPr id="1604513420" name="Picture 25"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13420" name="Picture 25" descr="A computer screen shot of a computer network&#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3299460"/>
                    </a:xfrm>
                    <a:prstGeom prst="rect">
                      <a:avLst/>
                    </a:prstGeom>
                    <a:noFill/>
                    <a:ln>
                      <a:noFill/>
                    </a:ln>
                  </pic:spPr>
                </pic:pic>
              </a:graphicData>
            </a:graphic>
          </wp:inline>
        </w:drawing>
      </w:r>
    </w:p>
    <w:p w14:paraId="30268479" w14:textId="06EEFEEB" w:rsidR="00FB1E07" w:rsidRPr="009E1FC5" w:rsidRDefault="00FB1E07" w:rsidP="009E1FC5">
      <w:pPr>
        <w:jc w:val="center"/>
        <w:rPr>
          <w:rFonts w:cs="Times New Roman"/>
          <w:i/>
          <w:iCs/>
          <w:szCs w:val="26"/>
        </w:rPr>
      </w:pPr>
      <w:r w:rsidRPr="009E1FC5">
        <w:rPr>
          <w:rFonts w:cs="Times New Roman"/>
          <w:i/>
          <w:iCs/>
          <w:szCs w:val="26"/>
        </w:rPr>
        <w:t xml:space="preserve">Hình 2.15 </w:t>
      </w:r>
      <w:r w:rsidR="009E1FC5" w:rsidRPr="009E1FC5">
        <w:rPr>
          <w:rFonts w:cs="Times New Roman"/>
          <w:i/>
          <w:iCs/>
          <w:szCs w:val="26"/>
        </w:rPr>
        <w:t xml:space="preserve">Sơ đồ </w:t>
      </w:r>
      <w:r w:rsidR="009E1FC5" w:rsidRPr="009E1FC5">
        <w:rPr>
          <w:rFonts w:eastAsia="Arial" w:cs="Times New Roman"/>
          <w:i/>
          <w:iCs/>
          <w:szCs w:val="26"/>
        </w:rPr>
        <w:t>mô hình thực thể kết hợp mức logic</w:t>
      </w:r>
    </w:p>
    <w:p w14:paraId="479D9197" w14:textId="59FE2D1D" w:rsidR="00040EF7" w:rsidRPr="00BE2790" w:rsidRDefault="000516CE" w:rsidP="00606E27">
      <w:pPr>
        <w:pStyle w:val="Heading3"/>
        <w:rPr>
          <w:sz w:val="26"/>
          <w:szCs w:val="26"/>
        </w:rPr>
      </w:pPr>
      <w:bookmarkStart w:id="28" w:name="_Toc217218095"/>
      <w:r w:rsidRPr="00BE2790">
        <w:rPr>
          <w:sz w:val="26"/>
          <w:szCs w:val="26"/>
        </w:rPr>
        <w:t xml:space="preserve">2.1.9 </w:t>
      </w:r>
      <w:r w:rsidR="00307DC4" w:rsidRPr="00BE2790">
        <w:rPr>
          <w:sz w:val="26"/>
          <w:szCs w:val="26"/>
        </w:rPr>
        <w:t>W</w:t>
      </w:r>
      <w:r w:rsidR="00E11CCF" w:rsidRPr="00BE2790">
        <w:rPr>
          <w:sz w:val="26"/>
          <w:szCs w:val="26"/>
        </w:rPr>
        <w:t>ire</w:t>
      </w:r>
      <w:r w:rsidR="005F3CB0" w:rsidRPr="00BE2790">
        <w:rPr>
          <w:sz w:val="26"/>
          <w:szCs w:val="26"/>
        </w:rPr>
        <w:t>flow</w:t>
      </w:r>
      <w:bookmarkEnd w:id="28"/>
    </w:p>
    <w:p w14:paraId="39479575" w14:textId="4958851F" w:rsidR="00CE00E7" w:rsidRPr="00CE00E7" w:rsidRDefault="00CE00E7" w:rsidP="00CE00E7">
      <w:pPr>
        <w:rPr>
          <w:szCs w:val="26"/>
        </w:rPr>
      </w:pPr>
      <w:r w:rsidRPr="00CE00E7">
        <w:rPr>
          <w:szCs w:val="26"/>
        </w:rPr>
        <w:t xml:space="preserve">Khách hàng truy cập trang chính </w:t>
      </w:r>
      <w:r w:rsidRPr="00BE2790">
        <w:rPr>
          <w:szCs w:val="26"/>
        </w:rPr>
        <w:t>của website bán quần áo</w:t>
      </w:r>
      <w:r w:rsidRPr="00CE00E7">
        <w:rPr>
          <w:szCs w:val="26"/>
        </w:rPr>
        <w:t xml:space="preserve"> để xem các danh mục sản phẩm, sản phẩm nổi bật và có thể tìm kiếm hoặc lọc theo nhãn hàng, danh mục mong muốn. Khi bấm vào sản phẩm, hệ thống hiển thị trang chi tiết với hình ảnh đa góc, tên sản phẩm, giá bán, mô tả, kích cỡ</w:t>
      </w:r>
      <w:r w:rsidRPr="00BE2790">
        <w:rPr>
          <w:szCs w:val="26"/>
        </w:rPr>
        <w:t xml:space="preserve">, </w:t>
      </w:r>
      <w:r w:rsidRPr="00CE00E7">
        <w:rPr>
          <w:szCs w:val="26"/>
        </w:rPr>
        <w:t>màu sắc có sẵn, đánh giá từ khách hàng.</w:t>
      </w:r>
    </w:p>
    <w:p w14:paraId="0A3D702A" w14:textId="2E07B479" w:rsidR="00CE00E7" w:rsidRPr="00CE00E7" w:rsidRDefault="00CE00E7" w:rsidP="00CE00E7">
      <w:pPr>
        <w:rPr>
          <w:szCs w:val="26"/>
        </w:rPr>
      </w:pPr>
      <w:r w:rsidRPr="00CE00E7">
        <w:rPr>
          <w:szCs w:val="26"/>
        </w:rPr>
        <w:t>Nếu muốn mua, khách hàng chọn “Thêm vào giỏ” hoặc “Mua ngay”. Nếu chưa đăng nhập, hệ thống có thể yêu cầu đăng nhập</w:t>
      </w:r>
      <w:r w:rsidRPr="00BE2790">
        <w:rPr>
          <w:szCs w:val="26"/>
        </w:rPr>
        <w:t xml:space="preserve"> hoặc </w:t>
      </w:r>
      <w:r w:rsidRPr="00CE00E7">
        <w:rPr>
          <w:szCs w:val="26"/>
        </w:rPr>
        <w:t>đăng ký để tiếp tục. Sau khi đăng nhập, khách hàng có thể thêm sản phẩm vào giỏ hàng và kiểm tra lại danh sách, chỉnh sửa số lượng hoặc xóa sản phẩm nếu cần.</w:t>
      </w:r>
    </w:p>
    <w:p w14:paraId="7204B9BF" w14:textId="18B89D4C" w:rsidR="00CE00E7" w:rsidRPr="00CE00E7" w:rsidRDefault="00CE00E7" w:rsidP="00CE00E7">
      <w:pPr>
        <w:rPr>
          <w:szCs w:val="26"/>
        </w:rPr>
      </w:pPr>
      <w:r w:rsidRPr="00CE00E7">
        <w:rPr>
          <w:szCs w:val="26"/>
        </w:rPr>
        <w:t>Khách hàng vào giỏ hàng để xem tổng quan các sản phẩm đã chọn, áp dụng mã giảm giá, xem phí vận chuyển dự kiến, rồi bấm “Thanh toán” để chuyển sang bước tiếp theo. Ở trang thanh toán, khách hàng nhập thông tin giao hàng</w:t>
      </w:r>
      <w:r w:rsidRPr="00BE2790">
        <w:rPr>
          <w:szCs w:val="26"/>
        </w:rPr>
        <w:t xml:space="preserve">, </w:t>
      </w:r>
      <w:r w:rsidRPr="00CE00E7">
        <w:rPr>
          <w:szCs w:val="26"/>
        </w:rPr>
        <w:t>chọn phương thức thanh, sau đó tiến hành đặt hàng.</w:t>
      </w:r>
    </w:p>
    <w:p w14:paraId="3A56C0F5" w14:textId="4FD49F47" w:rsidR="00CE00E7" w:rsidRPr="00CE00E7" w:rsidRDefault="00CE00E7" w:rsidP="00CE00E7">
      <w:pPr>
        <w:rPr>
          <w:szCs w:val="26"/>
        </w:rPr>
      </w:pPr>
      <w:r w:rsidRPr="00CE00E7">
        <w:rPr>
          <w:szCs w:val="26"/>
        </w:rPr>
        <w:t xml:space="preserve">Hệ thống hiển thị xác nhận đơn hàng thành công. Khách hàng có thể theo dõi trạng thái đơn hàng trong mục “Đơn hàng” của tài khoản cá nhân. </w:t>
      </w:r>
    </w:p>
    <w:p w14:paraId="62BE5A75" w14:textId="77777777" w:rsidR="00606E27" w:rsidRPr="00BE2790" w:rsidRDefault="00606E27" w:rsidP="00606E27">
      <w:pPr>
        <w:rPr>
          <w:szCs w:val="26"/>
        </w:rPr>
      </w:pPr>
    </w:p>
    <w:p w14:paraId="6970BA8C" w14:textId="4580B3C1" w:rsidR="00615A25" w:rsidRPr="00BE2790" w:rsidRDefault="00606E27" w:rsidP="00461CE3">
      <w:pPr>
        <w:rPr>
          <w:szCs w:val="26"/>
        </w:rPr>
      </w:pPr>
      <w:r w:rsidRPr="00BE2790">
        <w:rPr>
          <w:szCs w:val="26"/>
        </w:rPr>
        <w:lastRenderedPageBreak/>
        <w:drawing>
          <wp:inline distT="0" distB="0" distL="0" distR="0" wp14:anchorId="5B6401CD" wp14:editId="60AD5A77">
            <wp:extent cx="5940425" cy="6279515"/>
            <wp:effectExtent l="0" t="0" r="3175" b="6985"/>
            <wp:docPr id="70424178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41785" name="Picture 19"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0425" cy="6279515"/>
                    </a:xfrm>
                    <a:prstGeom prst="rect">
                      <a:avLst/>
                    </a:prstGeom>
                    <a:noFill/>
                    <a:ln>
                      <a:noFill/>
                    </a:ln>
                  </pic:spPr>
                </pic:pic>
              </a:graphicData>
            </a:graphic>
          </wp:inline>
        </w:drawing>
      </w:r>
    </w:p>
    <w:p w14:paraId="39F3B233" w14:textId="077D04ED" w:rsidR="0074792B" w:rsidRPr="009E1FC5" w:rsidRDefault="0074792B" w:rsidP="00DC2A2B">
      <w:pPr>
        <w:jc w:val="center"/>
        <w:rPr>
          <w:i/>
          <w:iCs/>
          <w:szCs w:val="26"/>
        </w:rPr>
      </w:pPr>
      <w:r w:rsidRPr="009E1FC5">
        <w:rPr>
          <w:i/>
          <w:iCs/>
          <w:szCs w:val="26"/>
        </w:rPr>
        <w:t>Hình</w:t>
      </w:r>
      <w:r w:rsidR="009E1FC5" w:rsidRPr="009E1FC5">
        <w:rPr>
          <w:i/>
          <w:iCs/>
          <w:szCs w:val="26"/>
        </w:rPr>
        <w:t xml:space="preserve"> 2.16:</w:t>
      </w:r>
      <w:r w:rsidRPr="009E1FC5">
        <w:rPr>
          <w:i/>
          <w:iCs/>
          <w:szCs w:val="26"/>
        </w:rPr>
        <w:t xml:space="preserve"> </w:t>
      </w:r>
      <w:r w:rsidR="00433596" w:rsidRPr="009E1FC5">
        <w:rPr>
          <w:i/>
          <w:iCs/>
          <w:szCs w:val="26"/>
        </w:rPr>
        <w:t xml:space="preserve">Sơ đồ </w:t>
      </w:r>
      <w:r w:rsidR="004D134B" w:rsidRPr="009E1FC5">
        <w:rPr>
          <w:i/>
          <w:iCs/>
          <w:szCs w:val="26"/>
        </w:rPr>
        <w:t>wire</w:t>
      </w:r>
      <w:r w:rsidR="00DC2A2B" w:rsidRPr="009E1FC5">
        <w:rPr>
          <w:i/>
          <w:iCs/>
          <w:szCs w:val="26"/>
        </w:rPr>
        <w:t>flow</w:t>
      </w:r>
    </w:p>
    <w:p w14:paraId="74E692FB" w14:textId="77777777" w:rsidR="009F0248" w:rsidRPr="00BE2790" w:rsidRDefault="009F0248" w:rsidP="00461CE3">
      <w:pPr>
        <w:rPr>
          <w:szCs w:val="26"/>
        </w:rPr>
      </w:pPr>
    </w:p>
    <w:p w14:paraId="30E7B098" w14:textId="77777777" w:rsidR="009F0248" w:rsidRPr="00BE2790" w:rsidRDefault="009F0248" w:rsidP="00461CE3">
      <w:pPr>
        <w:rPr>
          <w:szCs w:val="26"/>
        </w:rPr>
      </w:pPr>
    </w:p>
    <w:p w14:paraId="3A1EBB0A" w14:textId="77777777" w:rsidR="00CE00E7" w:rsidRPr="00BE2790" w:rsidRDefault="00CE00E7" w:rsidP="00461CE3">
      <w:pPr>
        <w:rPr>
          <w:szCs w:val="26"/>
        </w:rPr>
      </w:pPr>
    </w:p>
    <w:p w14:paraId="64D57CFE" w14:textId="77777777" w:rsidR="00CE00E7" w:rsidRPr="00BE2790" w:rsidRDefault="00CE00E7" w:rsidP="00461CE3">
      <w:pPr>
        <w:rPr>
          <w:szCs w:val="26"/>
        </w:rPr>
      </w:pPr>
    </w:p>
    <w:p w14:paraId="5B8159A6" w14:textId="77777777" w:rsidR="00CE00E7" w:rsidRPr="00BE2790" w:rsidRDefault="00CE00E7" w:rsidP="00461CE3">
      <w:pPr>
        <w:rPr>
          <w:szCs w:val="26"/>
        </w:rPr>
      </w:pPr>
    </w:p>
    <w:p w14:paraId="0363C243" w14:textId="77777777" w:rsidR="009F0248" w:rsidRPr="00BE2790" w:rsidRDefault="009F0248" w:rsidP="00461CE3">
      <w:pPr>
        <w:rPr>
          <w:szCs w:val="26"/>
        </w:rPr>
      </w:pPr>
    </w:p>
    <w:p w14:paraId="5100309A" w14:textId="2601D470" w:rsidR="00461CE3" w:rsidRPr="00BE2790" w:rsidRDefault="009F0248" w:rsidP="009F0248">
      <w:pPr>
        <w:pStyle w:val="Heading3"/>
        <w:rPr>
          <w:sz w:val="26"/>
          <w:szCs w:val="26"/>
        </w:rPr>
      </w:pPr>
      <w:bookmarkStart w:id="29" w:name="_Toc217218096"/>
      <w:r w:rsidRPr="00BE2790">
        <w:rPr>
          <w:sz w:val="26"/>
          <w:szCs w:val="26"/>
        </w:rPr>
        <w:lastRenderedPageBreak/>
        <w:t>2.1.10 Giao diện</w:t>
      </w:r>
      <w:bookmarkEnd w:id="29"/>
    </w:p>
    <w:p w14:paraId="360CEFED" w14:textId="1B2C7FCF" w:rsidR="009F0248" w:rsidRPr="00BE2790" w:rsidRDefault="009E7F11" w:rsidP="009F0248">
      <w:pPr>
        <w:rPr>
          <w:b/>
          <w:szCs w:val="26"/>
        </w:rPr>
      </w:pPr>
      <w:r w:rsidRPr="00BE2790">
        <w:rPr>
          <w:b/>
          <w:szCs w:val="26"/>
        </w:rPr>
        <w:t>Giao diện trang khách hàng</w:t>
      </w:r>
      <w:r w:rsidR="00040A84" w:rsidRPr="00BE2790">
        <w:rPr>
          <w:b/>
          <w:szCs w:val="26"/>
        </w:rPr>
        <w:t>:</w:t>
      </w:r>
    </w:p>
    <w:p w14:paraId="6CA2F89F" w14:textId="007616B2" w:rsidR="00040A84" w:rsidRPr="00BE2790" w:rsidRDefault="00EE29D5" w:rsidP="009F0248">
      <w:pPr>
        <w:rPr>
          <w:szCs w:val="26"/>
        </w:rPr>
      </w:pPr>
      <w:r w:rsidRPr="00BE2790">
        <w:rPr>
          <w:szCs w:val="26"/>
        </w:rPr>
        <w:t>Trang chủ khi khách hàng</w:t>
      </w:r>
      <w:r w:rsidR="0046174B" w:rsidRPr="00BE2790">
        <w:rPr>
          <w:szCs w:val="26"/>
        </w:rPr>
        <w:t xml:space="preserve"> truy cập vào </w:t>
      </w:r>
      <w:r w:rsidR="0052074F" w:rsidRPr="00BE2790">
        <w:rPr>
          <w:szCs w:val="26"/>
        </w:rPr>
        <w:t>website</w:t>
      </w:r>
    </w:p>
    <w:p w14:paraId="6F62F35E" w14:textId="12D42498" w:rsidR="00C16C86" w:rsidRPr="00BE2790" w:rsidRDefault="00DB706F" w:rsidP="009F0248">
      <w:pPr>
        <w:rPr>
          <w:szCs w:val="26"/>
        </w:rPr>
      </w:pPr>
      <w:r w:rsidRPr="00BE2790">
        <w:rPr>
          <w:szCs w:val="26"/>
        </w:rPr>
        <w:drawing>
          <wp:inline distT="0" distB="0" distL="0" distR="0" wp14:anchorId="6F8C8840" wp14:editId="64B8F227">
            <wp:extent cx="5940425" cy="2825750"/>
            <wp:effectExtent l="0" t="0" r="3175" b="0"/>
            <wp:docPr id="48435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59762" name=""/>
                    <pic:cNvPicPr/>
                  </pic:nvPicPr>
                  <pic:blipFill>
                    <a:blip r:embed="rId32"/>
                    <a:stretch>
                      <a:fillRect/>
                    </a:stretch>
                  </pic:blipFill>
                  <pic:spPr>
                    <a:xfrm>
                      <a:off x="0" y="0"/>
                      <a:ext cx="5940425" cy="2825750"/>
                    </a:xfrm>
                    <a:prstGeom prst="rect">
                      <a:avLst/>
                    </a:prstGeom>
                  </pic:spPr>
                </pic:pic>
              </a:graphicData>
            </a:graphic>
          </wp:inline>
        </w:drawing>
      </w:r>
    </w:p>
    <w:p w14:paraId="694B5A8C" w14:textId="633A890C" w:rsidR="00DB706F" w:rsidRPr="009E1FC5" w:rsidRDefault="00DB706F" w:rsidP="00DB706F">
      <w:pPr>
        <w:jc w:val="center"/>
        <w:rPr>
          <w:i/>
          <w:iCs/>
          <w:szCs w:val="26"/>
        </w:rPr>
      </w:pPr>
      <w:r w:rsidRPr="009E1FC5">
        <w:rPr>
          <w:i/>
          <w:iCs/>
          <w:szCs w:val="26"/>
        </w:rPr>
        <w:t>Hình</w:t>
      </w:r>
      <w:r w:rsidR="009E1FC5" w:rsidRPr="009E1FC5">
        <w:rPr>
          <w:i/>
          <w:iCs/>
          <w:szCs w:val="26"/>
        </w:rPr>
        <w:t xml:space="preserve"> 2.17:</w:t>
      </w:r>
      <w:r w:rsidRPr="009E1FC5">
        <w:rPr>
          <w:i/>
          <w:iCs/>
          <w:szCs w:val="26"/>
        </w:rPr>
        <w:t xml:space="preserve"> Trang chủ</w:t>
      </w:r>
    </w:p>
    <w:p w14:paraId="33FFE84E" w14:textId="77777777" w:rsidR="00DB706F" w:rsidRPr="00BE2790" w:rsidRDefault="00DB706F" w:rsidP="00DB706F">
      <w:pPr>
        <w:rPr>
          <w:szCs w:val="26"/>
        </w:rPr>
      </w:pPr>
    </w:p>
    <w:p w14:paraId="36361CEC" w14:textId="150295AD" w:rsidR="00397BAF" w:rsidRPr="00BE2790" w:rsidRDefault="00397BAF" w:rsidP="00DB706F">
      <w:pPr>
        <w:rPr>
          <w:szCs w:val="26"/>
        </w:rPr>
      </w:pPr>
      <w:r w:rsidRPr="00BE2790">
        <w:rPr>
          <w:szCs w:val="26"/>
        </w:rPr>
        <w:t>Trang đăng nhập khi khách hàng cần đăng nhập để m</w:t>
      </w:r>
      <w:r w:rsidR="00C24A3C" w:rsidRPr="00BE2790">
        <w:rPr>
          <w:szCs w:val="26"/>
        </w:rPr>
        <w:t>ua hàng</w:t>
      </w:r>
      <w:r w:rsidR="00571988" w:rsidRPr="00BE2790">
        <w:rPr>
          <w:szCs w:val="26"/>
        </w:rPr>
        <w:t xml:space="preserve"> hoặc thêm sản phẩm vào giỏ hàng</w:t>
      </w:r>
      <w:r w:rsidR="00126D6E" w:rsidRPr="00BE2790">
        <w:rPr>
          <w:szCs w:val="26"/>
        </w:rPr>
        <w:t>, có thể đăng nhập qua facebook hoặc tài khoản google</w:t>
      </w:r>
    </w:p>
    <w:p w14:paraId="48E03CAF" w14:textId="480428A7" w:rsidR="00126D6E" w:rsidRPr="00BE2790" w:rsidRDefault="00126D6E" w:rsidP="00DB706F">
      <w:pPr>
        <w:rPr>
          <w:szCs w:val="26"/>
        </w:rPr>
      </w:pPr>
      <w:r w:rsidRPr="00BE2790">
        <w:rPr>
          <w:szCs w:val="26"/>
        </w:rPr>
        <w:drawing>
          <wp:inline distT="0" distB="0" distL="0" distR="0" wp14:anchorId="629858D9" wp14:editId="78B514C1">
            <wp:extent cx="5940425" cy="2802890"/>
            <wp:effectExtent l="0" t="0" r="3175" b="0"/>
            <wp:docPr id="1329720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20423" name="Picture 1" descr="A screenshot of a computer&#10;&#10;AI-generated content may be incorrect."/>
                    <pic:cNvPicPr/>
                  </pic:nvPicPr>
                  <pic:blipFill>
                    <a:blip r:embed="rId33"/>
                    <a:stretch>
                      <a:fillRect/>
                    </a:stretch>
                  </pic:blipFill>
                  <pic:spPr>
                    <a:xfrm>
                      <a:off x="0" y="0"/>
                      <a:ext cx="5940425" cy="2802890"/>
                    </a:xfrm>
                    <a:prstGeom prst="rect">
                      <a:avLst/>
                    </a:prstGeom>
                  </pic:spPr>
                </pic:pic>
              </a:graphicData>
            </a:graphic>
          </wp:inline>
        </w:drawing>
      </w:r>
    </w:p>
    <w:p w14:paraId="0CD1C6F5" w14:textId="0821C56E" w:rsidR="00571988" w:rsidRPr="009E1FC5" w:rsidRDefault="00126D6E" w:rsidP="00126D6E">
      <w:pPr>
        <w:jc w:val="center"/>
        <w:rPr>
          <w:i/>
          <w:iCs/>
          <w:szCs w:val="26"/>
        </w:rPr>
      </w:pPr>
      <w:r w:rsidRPr="009E1FC5">
        <w:rPr>
          <w:i/>
          <w:iCs/>
          <w:szCs w:val="26"/>
        </w:rPr>
        <w:t>Hình</w:t>
      </w:r>
      <w:r w:rsidR="009E1FC5" w:rsidRPr="009E1FC5">
        <w:rPr>
          <w:i/>
          <w:iCs/>
          <w:szCs w:val="26"/>
        </w:rPr>
        <w:t xml:space="preserve"> 2.18:</w:t>
      </w:r>
      <w:r w:rsidRPr="009E1FC5">
        <w:rPr>
          <w:i/>
          <w:iCs/>
          <w:szCs w:val="26"/>
        </w:rPr>
        <w:t xml:space="preserve"> Trang đăng nhập</w:t>
      </w:r>
    </w:p>
    <w:p w14:paraId="5FCD6AB9" w14:textId="77777777" w:rsidR="00126D6E" w:rsidRPr="00BE2790" w:rsidRDefault="00126D6E" w:rsidP="00126D6E">
      <w:pPr>
        <w:jc w:val="center"/>
        <w:rPr>
          <w:szCs w:val="26"/>
        </w:rPr>
      </w:pPr>
    </w:p>
    <w:p w14:paraId="01CF5CB8" w14:textId="77777777" w:rsidR="007F3E15" w:rsidRPr="00BE2790" w:rsidRDefault="007F3E15" w:rsidP="00126D6E">
      <w:pPr>
        <w:jc w:val="center"/>
        <w:rPr>
          <w:szCs w:val="26"/>
        </w:rPr>
      </w:pPr>
    </w:p>
    <w:p w14:paraId="082901FC" w14:textId="44E5D811" w:rsidR="007F3E15" w:rsidRPr="00BE2790" w:rsidRDefault="008C7B99" w:rsidP="008C7B99">
      <w:pPr>
        <w:jc w:val="left"/>
        <w:rPr>
          <w:szCs w:val="26"/>
        </w:rPr>
      </w:pPr>
      <w:r w:rsidRPr="00BE2790">
        <w:rPr>
          <w:szCs w:val="26"/>
        </w:rPr>
        <w:lastRenderedPageBreak/>
        <w:t xml:space="preserve">Trang cửa hàng </w:t>
      </w:r>
      <w:r w:rsidR="00D36BB2" w:rsidRPr="00BE2790">
        <w:rPr>
          <w:szCs w:val="26"/>
        </w:rPr>
        <w:t xml:space="preserve">là trang mà khách hàng có thể lọc, tìm kiếm </w:t>
      </w:r>
      <w:r w:rsidR="00AA309A" w:rsidRPr="00BE2790">
        <w:rPr>
          <w:szCs w:val="26"/>
        </w:rPr>
        <w:t>, chọn danh mục để xem sản phẩm</w:t>
      </w:r>
      <w:r w:rsidR="00A760FB" w:rsidRPr="00BE2790">
        <w:rPr>
          <w:szCs w:val="26"/>
        </w:rPr>
        <w:t xml:space="preserve"> cần tìm</w:t>
      </w:r>
    </w:p>
    <w:p w14:paraId="28C97BDC" w14:textId="76FC3B9E" w:rsidR="00A760FB" w:rsidRPr="00BE2790" w:rsidRDefault="00BF1554" w:rsidP="008C7B99">
      <w:pPr>
        <w:jc w:val="left"/>
        <w:rPr>
          <w:szCs w:val="26"/>
        </w:rPr>
      </w:pPr>
      <w:r w:rsidRPr="00BE2790">
        <w:rPr>
          <w:szCs w:val="26"/>
        </w:rPr>
        <w:drawing>
          <wp:inline distT="0" distB="0" distL="0" distR="0" wp14:anchorId="45880DB1" wp14:editId="748D8531">
            <wp:extent cx="5940425" cy="2853055"/>
            <wp:effectExtent l="0" t="0" r="3175" b="4445"/>
            <wp:docPr id="809818391" name="Picture 1" descr="A screenshot of a clothing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18391" name="Picture 1" descr="A screenshot of a clothing store&#10;&#10;AI-generated content may be incorrect."/>
                    <pic:cNvPicPr/>
                  </pic:nvPicPr>
                  <pic:blipFill>
                    <a:blip r:embed="rId34"/>
                    <a:stretch>
                      <a:fillRect/>
                    </a:stretch>
                  </pic:blipFill>
                  <pic:spPr>
                    <a:xfrm>
                      <a:off x="0" y="0"/>
                      <a:ext cx="5940425" cy="2853055"/>
                    </a:xfrm>
                    <a:prstGeom prst="rect">
                      <a:avLst/>
                    </a:prstGeom>
                  </pic:spPr>
                </pic:pic>
              </a:graphicData>
            </a:graphic>
          </wp:inline>
        </w:drawing>
      </w:r>
    </w:p>
    <w:p w14:paraId="5D2DB7E5" w14:textId="1F7B083C" w:rsidR="005348D7" w:rsidRPr="009E1FC5" w:rsidRDefault="005348D7" w:rsidP="00A00CED">
      <w:pPr>
        <w:jc w:val="center"/>
        <w:rPr>
          <w:i/>
          <w:iCs/>
          <w:szCs w:val="26"/>
        </w:rPr>
      </w:pPr>
      <w:r w:rsidRPr="009E1FC5">
        <w:rPr>
          <w:i/>
          <w:iCs/>
          <w:szCs w:val="26"/>
        </w:rPr>
        <w:t>Hình</w:t>
      </w:r>
      <w:r w:rsidR="009E1FC5" w:rsidRPr="009E1FC5">
        <w:rPr>
          <w:i/>
          <w:iCs/>
          <w:szCs w:val="26"/>
        </w:rPr>
        <w:t xml:space="preserve"> 2.19:</w:t>
      </w:r>
      <w:r w:rsidRPr="009E1FC5">
        <w:rPr>
          <w:i/>
          <w:iCs/>
          <w:szCs w:val="26"/>
        </w:rPr>
        <w:t xml:space="preserve"> </w:t>
      </w:r>
      <w:r w:rsidR="00A00CED" w:rsidRPr="009E1FC5">
        <w:rPr>
          <w:i/>
          <w:iCs/>
          <w:szCs w:val="26"/>
        </w:rPr>
        <w:t>Trang cửa hàng</w:t>
      </w:r>
    </w:p>
    <w:p w14:paraId="0E5B258D" w14:textId="77777777" w:rsidR="00F62099" w:rsidRPr="00BE2790" w:rsidRDefault="00F62099" w:rsidP="00A00CED">
      <w:pPr>
        <w:jc w:val="center"/>
        <w:rPr>
          <w:szCs w:val="26"/>
        </w:rPr>
      </w:pPr>
    </w:p>
    <w:p w14:paraId="6E9CE129" w14:textId="40056A37" w:rsidR="0037193E" w:rsidRPr="00BE2790" w:rsidRDefault="00F62099" w:rsidP="0037193E">
      <w:pPr>
        <w:rPr>
          <w:szCs w:val="26"/>
        </w:rPr>
      </w:pPr>
      <w:r w:rsidRPr="00F62099">
        <w:rPr>
          <w:szCs w:val="26"/>
        </w:rPr>
        <w:t>Trang chi tiết sản phẩm hiển thị đầy đủ thông tin về một sản phẩm cụ thể, bao gồm hình ảnh, tên sản phẩm, giá bán, mô tả chi tiết, kích cỡ/màu sắc có sẵn, số lượng tồn kho, đánh giá và bình luận từ khách hàng khác</w:t>
      </w:r>
      <w:r w:rsidRPr="00BE2790">
        <w:rPr>
          <w:szCs w:val="26"/>
        </w:rPr>
        <w:t>.</w:t>
      </w:r>
      <w:r w:rsidR="0037193E" w:rsidRPr="00BE2790">
        <w:rPr>
          <w:rFonts w:eastAsia="Times New Roman" w:cs="Times New Roman"/>
          <w:color w:val="auto"/>
          <w:kern w:val="0"/>
          <w:szCs w:val="26"/>
          <w14:ligatures w14:val="none"/>
        </w:rPr>
        <w:t xml:space="preserve"> </w:t>
      </w:r>
      <w:r w:rsidR="0037193E" w:rsidRPr="00BE2790">
        <w:rPr>
          <w:szCs w:val="26"/>
        </w:rPr>
        <w:t>Khách hàng có thể dễ dàng thêm vào giỏ hàng hoặc mua ngay từ trang này.</w:t>
      </w:r>
    </w:p>
    <w:p w14:paraId="0E572150" w14:textId="05461F0B" w:rsidR="0037193E" w:rsidRPr="00BE2790" w:rsidRDefault="00F75812" w:rsidP="0037193E">
      <w:pPr>
        <w:rPr>
          <w:szCs w:val="26"/>
        </w:rPr>
      </w:pPr>
      <w:r w:rsidRPr="00BE2790">
        <w:rPr>
          <w:szCs w:val="26"/>
        </w:rPr>
        <w:drawing>
          <wp:inline distT="0" distB="0" distL="0" distR="0" wp14:anchorId="6E21A084" wp14:editId="5A3889B6">
            <wp:extent cx="5940425" cy="2858770"/>
            <wp:effectExtent l="0" t="0" r="3175" b="0"/>
            <wp:docPr id="6347336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3367" name="Picture 1" descr="A screenshot of a website&#10;&#10;AI-generated content may be incorrect."/>
                    <pic:cNvPicPr/>
                  </pic:nvPicPr>
                  <pic:blipFill>
                    <a:blip r:embed="rId35"/>
                    <a:stretch>
                      <a:fillRect/>
                    </a:stretch>
                  </pic:blipFill>
                  <pic:spPr>
                    <a:xfrm>
                      <a:off x="0" y="0"/>
                      <a:ext cx="5940425" cy="2858770"/>
                    </a:xfrm>
                    <a:prstGeom prst="rect">
                      <a:avLst/>
                    </a:prstGeom>
                  </pic:spPr>
                </pic:pic>
              </a:graphicData>
            </a:graphic>
          </wp:inline>
        </w:drawing>
      </w:r>
    </w:p>
    <w:p w14:paraId="3B627496" w14:textId="69BBD425" w:rsidR="00F75812" w:rsidRPr="009E1FC5" w:rsidRDefault="00F75812" w:rsidP="00F75812">
      <w:pPr>
        <w:jc w:val="center"/>
        <w:rPr>
          <w:i/>
          <w:iCs/>
          <w:szCs w:val="26"/>
        </w:rPr>
      </w:pPr>
      <w:r w:rsidRPr="009E1FC5">
        <w:rPr>
          <w:i/>
          <w:iCs/>
          <w:szCs w:val="26"/>
        </w:rPr>
        <w:t xml:space="preserve">Hình </w:t>
      </w:r>
      <w:r w:rsidR="009E1FC5" w:rsidRPr="009E1FC5">
        <w:rPr>
          <w:i/>
          <w:iCs/>
          <w:szCs w:val="26"/>
        </w:rPr>
        <w:t xml:space="preserve">2.20: </w:t>
      </w:r>
      <w:r w:rsidRPr="009E1FC5">
        <w:rPr>
          <w:i/>
          <w:iCs/>
          <w:szCs w:val="26"/>
        </w:rPr>
        <w:t>Trang chi tiết sản phẩm</w:t>
      </w:r>
    </w:p>
    <w:p w14:paraId="567BACB5" w14:textId="77777777" w:rsidR="00F75812" w:rsidRPr="00BE2790" w:rsidRDefault="00F75812" w:rsidP="00F75812">
      <w:pPr>
        <w:rPr>
          <w:szCs w:val="26"/>
        </w:rPr>
      </w:pPr>
    </w:p>
    <w:p w14:paraId="2D7BF6A8" w14:textId="349AC8BA" w:rsidR="00767114" w:rsidRPr="00BE2790" w:rsidRDefault="00767114" w:rsidP="00767114">
      <w:pPr>
        <w:rPr>
          <w:szCs w:val="26"/>
        </w:rPr>
      </w:pPr>
      <w:r w:rsidRPr="00767114">
        <w:rPr>
          <w:szCs w:val="26"/>
        </w:rPr>
        <w:lastRenderedPageBreak/>
        <w:t>Trang giỏ hàng hiển thị danh sách các sản phẩm khách hàng đã chọn và tổng giá trị giỏ hàng. Khách hàng có thể chỉnh sửa số lượng, xóa sản phẩm</w:t>
      </w:r>
      <w:r w:rsidRPr="00BE2790">
        <w:rPr>
          <w:szCs w:val="26"/>
        </w:rPr>
        <w:t>.</w:t>
      </w:r>
    </w:p>
    <w:p w14:paraId="4D620F47" w14:textId="15DA335E" w:rsidR="00767114" w:rsidRPr="00BE2790" w:rsidRDefault="00906EEF" w:rsidP="00767114">
      <w:pPr>
        <w:rPr>
          <w:szCs w:val="26"/>
        </w:rPr>
      </w:pPr>
      <w:r w:rsidRPr="00BE2790">
        <w:rPr>
          <w:szCs w:val="26"/>
        </w:rPr>
        <w:drawing>
          <wp:inline distT="0" distB="0" distL="0" distR="0" wp14:anchorId="6EF14C6D" wp14:editId="66F316C6">
            <wp:extent cx="5940425" cy="2516505"/>
            <wp:effectExtent l="0" t="0" r="3175" b="0"/>
            <wp:docPr id="493005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05203" name="Picture 1" descr="A screenshot of a computer&#10;&#10;AI-generated content may be incorrect."/>
                    <pic:cNvPicPr/>
                  </pic:nvPicPr>
                  <pic:blipFill>
                    <a:blip r:embed="rId36"/>
                    <a:stretch>
                      <a:fillRect/>
                    </a:stretch>
                  </pic:blipFill>
                  <pic:spPr>
                    <a:xfrm>
                      <a:off x="0" y="0"/>
                      <a:ext cx="5940425" cy="2516505"/>
                    </a:xfrm>
                    <a:prstGeom prst="rect">
                      <a:avLst/>
                    </a:prstGeom>
                  </pic:spPr>
                </pic:pic>
              </a:graphicData>
            </a:graphic>
          </wp:inline>
        </w:drawing>
      </w:r>
    </w:p>
    <w:p w14:paraId="00FBDCA7" w14:textId="20529DAC" w:rsidR="00906EEF" w:rsidRPr="00767114" w:rsidRDefault="00906EEF" w:rsidP="00906EEF">
      <w:pPr>
        <w:jc w:val="center"/>
        <w:rPr>
          <w:i/>
          <w:iCs/>
          <w:szCs w:val="26"/>
        </w:rPr>
      </w:pPr>
      <w:r w:rsidRPr="009E1FC5">
        <w:rPr>
          <w:i/>
          <w:iCs/>
          <w:szCs w:val="26"/>
        </w:rPr>
        <w:t xml:space="preserve">Hình </w:t>
      </w:r>
      <w:r w:rsidR="009E1FC5" w:rsidRPr="009E1FC5">
        <w:rPr>
          <w:i/>
          <w:iCs/>
          <w:szCs w:val="26"/>
        </w:rPr>
        <w:t xml:space="preserve">2.21 </w:t>
      </w:r>
      <w:r w:rsidRPr="009E1FC5">
        <w:rPr>
          <w:i/>
          <w:iCs/>
          <w:szCs w:val="26"/>
        </w:rPr>
        <w:t>Trang giỏ hàng</w:t>
      </w:r>
    </w:p>
    <w:p w14:paraId="01CF59CF" w14:textId="77777777" w:rsidR="00767114" w:rsidRPr="00BE2790" w:rsidRDefault="00767114" w:rsidP="00F75812">
      <w:pPr>
        <w:rPr>
          <w:szCs w:val="26"/>
        </w:rPr>
      </w:pPr>
    </w:p>
    <w:p w14:paraId="6FC0C4E1" w14:textId="78B9A454" w:rsidR="00F75812" w:rsidRPr="00BE2790" w:rsidRDefault="006F12B8" w:rsidP="00F75812">
      <w:pPr>
        <w:rPr>
          <w:szCs w:val="26"/>
        </w:rPr>
      </w:pPr>
      <w:r w:rsidRPr="00BE2790">
        <w:rPr>
          <w:szCs w:val="26"/>
        </w:rPr>
        <w:t>Trang đặt hàng</w:t>
      </w:r>
      <w:r w:rsidR="00503871" w:rsidRPr="00BE2790">
        <w:rPr>
          <w:szCs w:val="26"/>
        </w:rPr>
        <w:t xml:space="preserve"> là trang khách hàng xác nhận, điền thông tin trước khi đặt hàng</w:t>
      </w:r>
    </w:p>
    <w:p w14:paraId="724E94DE" w14:textId="080F3A8C" w:rsidR="00503871" w:rsidRPr="00BE2790" w:rsidRDefault="00503871" w:rsidP="00F75812">
      <w:pPr>
        <w:rPr>
          <w:szCs w:val="26"/>
        </w:rPr>
      </w:pPr>
      <w:r w:rsidRPr="00BE2790">
        <w:rPr>
          <w:szCs w:val="26"/>
        </w:rPr>
        <w:drawing>
          <wp:inline distT="0" distB="0" distL="0" distR="0" wp14:anchorId="4B45D132" wp14:editId="7882FA91">
            <wp:extent cx="5940425" cy="3202940"/>
            <wp:effectExtent l="0" t="0" r="3175" b="0"/>
            <wp:docPr id="1322623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23851" name="Picture 1" descr="A screenshot of a computer&#10;&#10;AI-generated content may be incorrect."/>
                    <pic:cNvPicPr/>
                  </pic:nvPicPr>
                  <pic:blipFill>
                    <a:blip r:embed="rId37"/>
                    <a:stretch>
                      <a:fillRect/>
                    </a:stretch>
                  </pic:blipFill>
                  <pic:spPr>
                    <a:xfrm>
                      <a:off x="0" y="0"/>
                      <a:ext cx="5940425" cy="3202940"/>
                    </a:xfrm>
                    <a:prstGeom prst="rect">
                      <a:avLst/>
                    </a:prstGeom>
                  </pic:spPr>
                </pic:pic>
              </a:graphicData>
            </a:graphic>
          </wp:inline>
        </w:drawing>
      </w:r>
    </w:p>
    <w:p w14:paraId="76CA7A4E" w14:textId="6F91F0A1" w:rsidR="00503871" w:rsidRPr="009E1FC5" w:rsidRDefault="00503871" w:rsidP="001F5A8C">
      <w:pPr>
        <w:jc w:val="center"/>
        <w:rPr>
          <w:i/>
          <w:iCs/>
          <w:szCs w:val="26"/>
        </w:rPr>
      </w:pPr>
      <w:r w:rsidRPr="009E1FC5">
        <w:rPr>
          <w:i/>
          <w:iCs/>
          <w:szCs w:val="26"/>
        </w:rPr>
        <w:t>Hình</w:t>
      </w:r>
      <w:r w:rsidR="009E1FC5" w:rsidRPr="009E1FC5">
        <w:rPr>
          <w:i/>
          <w:iCs/>
          <w:szCs w:val="26"/>
        </w:rPr>
        <w:t xml:space="preserve"> 2.22</w:t>
      </w:r>
      <w:r w:rsidR="009E1FC5">
        <w:rPr>
          <w:i/>
          <w:iCs/>
          <w:szCs w:val="26"/>
        </w:rPr>
        <w:t>:</w:t>
      </w:r>
      <w:r w:rsidRPr="009E1FC5">
        <w:rPr>
          <w:i/>
          <w:iCs/>
          <w:szCs w:val="26"/>
        </w:rPr>
        <w:t xml:space="preserve"> Trang đặt hàng</w:t>
      </w:r>
    </w:p>
    <w:p w14:paraId="42F7F1A2" w14:textId="1376CDDF" w:rsidR="00F62099" w:rsidRPr="00F62099" w:rsidRDefault="00F62099" w:rsidP="00F62099">
      <w:pPr>
        <w:rPr>
          <w:szCs w:val="26"/>
        </w:rPr>
      </w:pPr>
    </w:p>
    <w:p w14:paraId="60451822" w14:textId="77777777" w:rsidR="00A00CED" w:rsidRPr="00BE2790" w:rsidRDefault="00A00CED" w:rsidP="00A00CED">
      <w:pPr>
        <w:rPr>
          <w:szCs w:val="26"/>
        </w:rPr>
      </w:pPr>
    </w:p>
    <w:p w14:paraId="72169629" w14:textId="77777777" w:rsidR="00906EEF" w:rsidRPr="00BE2790" w:rsidRDefault="00906EEF" w:rsidP="00A00CED">
      <w:pPr>
        <w:rPr>
          <w:szCs w:val="26"/>
        </w:rPr>
      </w:pPr>
    </w:p>
    <w:p w14:paraId="041F3E29" w14:textId="6E310B6B" w:rsidR="00227A72" w:rsidRPr="00BE2790" w:rsidRDefault="00FA0989" w:rsidP="00A00CED">
      <w:pPr>
        <w:rPr>
          <w:szCs w:val="26"/>
        </w:rPr>
      </w:pPr>
      <w:r w:rsidRPr="00FA0989">
        <w:rPr>
          <w:szCs w:val="26"/>
        </w:rPr>
        <w:lastRenderedPageBreak/>
        <w:t xml:space="preserve">Trang đơn mua của khách hàng hiển thị danh sách tất cả các đơn hàng đã đặt, bao gồm mã đơn,tổng giá trị, trạng thái </w:t>
      </w:r>
      <w:r w:rsidR="00F87C9B" w:rsidRPr="00BE2790">
        <w:rPr>
          <w:szCs w:val="26"/>
        </w:rPr>
        <w:t>đơn hàng.</w:t>
      </w:r>
    </w:p>
    <w:p w14:paraId="4D2BAA5B" w14:textId="5B345CC0" w:rsidR="00227A72" w:rsidRPr="00BE2790" w:rsidRDefault="00227A72" w:rsidP="00A00CED">
      <w:pPr>
        <w:rPr>
          <w:szCs w:val="26"/>
        </w:rPr>
      </w:pPr>
      <w:r w:rsidRPr="00BE2790">
        <w:rPr>
          <w:szCs w:val="26"/>
        </w:rPr>
        <w:drawing>
          <wp:inline distT="0" distB="0" distL="0" distR="0" wp14:anchorId="02D71B8E" wp14:editId="1E1D3B4E">
            <wp:extent cx="5940425" cy="2837815"/>
            <wp:effectExtent l="0" t="0" r="3175" b="635"/>
            <wp:docPr id="440281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1138" name="Picture 1" descr="A screenshot of a computer&#10;&#10;AI-generated content may be incorrect."/>
                    <pic:cNvPicPr/>
                  </pic:nvPicPr>
                  <pic:blipFill>
                    <a:blip r:embed="rId38"/>
                    <a:stretch>
                      <a:fillRect/>
                    </a:stretch>
                  </pic:blipFill>
                  <pic:spPr>
                    <a:xfrm>
                      <a:off x="0" y="0"/>
                      <a:ext cx="5940425" cy="2837815"/>
                    </a:xfrm>
                    <a:prstGeom prst="rect">
                      <a:avLst/>
                    </a:prstGeom>
                  </pic:spPr>
                </pic:pic>
              </a:graphicData>
            </a:graphic>
          </wp:inline>
        </w:drawing>
      </w:r>
    </w:p>
    <w:p w14:paraId="2F56B7E5" w14:textId="3BC9A547" w:rsidR="00F87C9B" w:rsidRPr="009E1FC5" w:rsidRDefault="00F87C9B" w:rsidP="00F87C9B">
      <w:pPr>
        <w:jc w:val="center"/>
        <w:rPr>
          <w:i/>
          <w:iCs/>
          <w:szCs w:val="26"/>
        </w:rPr>
      </w:pPr>
      <w:r w:rsidRPr="009E1FC5">
        <w:rPr>
          <w:i/>
          <w:iCs/>
          <w:szCs w:val="26"/>
        </w:rPr>
        <w:t>Hình</w:t>
      </w:r>
      <w:r w:rsidR="009E1FC5" w:rsidRPr="009E1FC5">
        <w:rPr>
          <w:i/>
          <w:iCs/>
          <w:szCs w:val="26"/>
        </w:rPr>
        <w:t xml:space="preserve"> 2.23:</w:t>
      </w:r>
      <w:r w:rsidRPr="009E1FC5">
        <w:rPr>
          <w:i/>
          <w:iCs/>
          <w:szCs w:val="26"/>
        </w:rPr>
        <w:t xml:space="preserve"> Trang đơn mua</w:t>
      </w:r>
    </w:p>
    <w:p w14:paraId="3967B719" w14:textId="77777777" w:rsidR="008365BA" w:rsidRPr="00BE2790" w:rsidRDefault="008365BA" w:rsidP="00F87C9B">
      <w:pPr>
        <w:jc w:val="center"/>
        <w:rPr>
          <w:szCs w:val="26"/>
        </w:rPr>
      </w:pPr>
    </w:p>
    <w:p w14:paraId="7CD4503D" w14:textId="242BDB54" w:rsidR="008365BA" w:rsidRPr="00BE2790" w:rsidRDefault="00BF4AB2" w:rsidP="00BF4AB2">
      <w:pPr>
        <w:jc w:val="left"/>
        <w:rPr>
          <w:szCs w:val="26"/>
        </w:rPr>
      </w:pPr>
      <w:r w:rsidRPr="00BF4AB2">
        <w:rPr>
          <w:szCs w:val="26"/>
        </w:rPr>
        <w:t>Trang địa chỉ của khách hàng cho phép xem, thêm, sửa, xóa các địa chỉ giao hàng đã lưu. Mỗi địa chỉ bao gồm thông tin: họ tên người nhận, số điện thoại, địa chỉ chi tiết, và có thể đặt một địa chỉ làm mặc định. Khách hàng dễ dàng chọn địa chỉ phù hợp khi đặt hàng mà không cần nhập lại mỗi lần.</w:t>
      </w:r>
    </w:p>
    <w:p w14:paraId="69A45F2F" w14:textId="1BF3951A" w:rsidR="00F87C9B" w:rsidRPr="00BE2790" w:rsidRDefault="008365BA" w:rsidP="008365BA">
      <w:pPr>
        <w:tabs>
          <w:tab w:val="left" w:pos="228"/>
        </w:tabs>
        <w:rPr>
          <w:szCs w:val="26"/>
        </w:rPr>
      </w:pPr>
      <w:r w:rsidRPr="00BE2790">
        <w:rPr>
          <w:szCs w:val="26"/>
        </w:rPr>
        <w:drawing>
          <wp:inline distT="0" distB="0" distL="0" distR="0" wp14:anchorId="6AABC6A8" wp14:editId="19369254">
            <wp:extent cx="5940425" cy="2827655"/>
            <wp:effectExtent l="0" t="0" r="3175" b="0"/>
            <wp:docPr id="1558502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02946" name="Picture 1" descr="A screenshot of a computer&#10;&#10;AI-generated content may be incorrect."/>
                    <pic:cNvPicPr/>
                  </pic:nvPicPr>
                  <pic:blipFill>
                    <a:blip r:embed="rId39"/>
                    <a:stretch>
                      <a:fillRect/>
                    </a:stretch>
                  </pic:blipFill>
                  <pic:spPr>
                    <a:xfrm>
                      <a:off x="0" y="0"/>
                      <a:ext cx="5940425" cy="2827655"/>
                    </a:xfrm>
                    <a:prstGeom prst="rect">
                      <a:avLst/>
                    </a:prstGeom>
                  </pic:spPr>
                </pic:pic>
              </a:graphicData>
            </a:graphic>
          </wp:inline>
        </w:drawing>
      </w:r>
    </w:p>
    <w:p w14:paraId="48E30325" w14:textId="6EA9ED80" w:rsidR="009100CA" w:rsidRPr="009E1FC5" w:rsidRDefault="009100CA" w:rsidP="009100CA">
      <w:pPr>
        <w:tabs>
          <w:tab w:val="left" w:pos="228"/>
        </w:tabs>
        <w:jc w:val="center"/>
        <w:rPr>
          <w:i/>
          <w:iCs/>
          <w:szCs w:val="26"/>
        </w:rPr>
      </w:pPr>
      <w:r w:rsidRPr="009E1FC5">
        <w:rPr>
          <w:i/>
          <w:iCs/>
          <w:szCs w:val="26"/>
        </w:rPr>
        <w:t>Hình</w:t>
      </w:r>
      <w:r w:rsidR="009E1FC5" w:rsidRPr="009E1FC5">
        <w:rPr>
          <w:i/>
          <w:iCs/>
          <w:szCs w:val="26"/>
        </w:rPr>
        <w:t xml:space="preserve"> 2.24:</w:t>
      </w:r>
      <w:r w:rsidRPr="009E1FC5">
        <w:rPr>
          <w:i/>
          <w:iCs/>
          <w:szCs w:val="26"/>
        </w:rPr>
        <w:t xml:space="preserve"> Trang địa chỉ</w:t>
      </w:r>
    </w:p>
    <w:p w14:paraId="040D2F7F" w14:textId="77777777" w:rsidR="00256DF1" w:rsidRPr="00BE2790" w:rsidRDefault="00256DF1" w:rsidP="008365BA">
      <w:pPr>
        <w:tabs>
          <w:tab w:val="left" w:pos="228"/>
        </w:tabs>
        <w:rPr>
          <w:szCs w:val="26"/>
        </w:rPr>
      </w:pPr>
    </w:p>
    <w:p w14:paraId="29293B4C" w14:textId="77777777" w:rsidR="00256DF1" w:rsidRPr="00BE2790" w:rsidRDefault="00256DF1" w:rsidP="008365BA">
      <w:pPr>
        <w:tabs>
          <w:tab w:val="left" w:pos="228"/>
        </w:tabs>
        <w:rPr>
          <w:szCs w:val="26"/>
        </w:rPr>
      </w:pPr>
    </w:p>
    <w:p w14:paraId="3492D9D3" w14:textId="4C2DFF71" w:rsidR="00491F00" w:rsidRPr="00491F00" w:rsidRDefault="00491F00" w:rsidP="00491F00">
      <w:pPr>
        <w:tabs>
          <w:tab w:val="left" w:pos="228"/>
        </w:tabs>
        <w:rPr>
          <w:szCs w:val="26"/>
        </w:rPr>
      </w:pPr>
      <w:r w:rsidRPr="00491F00">
        <w:rPr>
          <w:szCs w:val="26"/>
        </w:rPr>
        <w:t>Trang blog</w:t>
      </w:r>
      <w:r w:rsidRPr="00BE2790">
        <w:rPr>
          <w:szCs w:val="26"/>
        </w:rPr>
        <w:t xml:space="preserve"> </w:t>
      </w:r>
      <w:r w:rsidRPr="00491F00">
        <w:rPr>
          <w:szCs w:val="26"/>
        </w:rPr>
        <w:t>của shop quần áo hiển thị danh sách các bài viết mới nhất hoặc theo danh mục như xu hướng thời trang, cách phối đồ, mẹo chăm sóc quần áo... kèm hình ảnh đại diện, tiêu đề, tóm tắt nội dung và ngày đăng. Khách hàng có thể đọc chi tiết bài viết, bình luận, chia sẻ hoặc tìm kiếm theo từ khóa để khám phá thêm nội dung hữu ích từ shop.</w:t>
      </w:r>
    </w:p>
    <w:p w14:paraId="335E7B69" w14:textId="040DF2D4" w:rsidR="00256DF1" w:rsidRPr="00BE2790" w:rsidRDefault="009100CA" w:rsidP="008365BA">
      <w:pPr>
        <w:tabs>
          <w:tab w:val="left" w:pos="228"/>
        </w:tabs>
        <w:rPr>
          <w:szCs w:val="26"/>
        </w:rPr>
      </w:pPr>
      <w:r w:rsidRPr="00BE2790">
        <w:rPr>
          <w:szCs w:val="26"/>
        </w:rPr>
        <w:drawing>
          <wp:inline distT="0" distB="0" distL="0" distR="0" wp14:anchorId="262959BA" wp14:editId="7F524E2C">
            <wp:extent cx="5940425" cy="2798445"/>
            <wp:effectExtent l="0" t="0" r="3175" b="1905"/>
            <wp:docPr id="14152152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520" name="Picture 1" descr="A screenshot of a cell phone&#10;&#10;AI-generated content may be incorrect."/>
                    <pic:cNvPicPr/>
                  </pic:nvPicPr>
                  <pic:blipFill>
                    <a:blip r:embed="rId40"/>
                    <a:stretch>
                      <a:fillRect/>
                    </a:stretch>
                  </pic:blipFill>
                  <pic:spPr>
                    <a:xfrm>
                      <a:off x="0" y="0"/>
                      <a:ext cx="5940425" cy="2798445"/>
                    </a:xfrm>
                    <a:prstGeom prst="rect">
                      <a:avLst/>
                    </a:prstGeom>
                  </pic:spPr>
                </pic:pic>
              </a:graphicData>
            </a:graphic>
          </wp:inline>
        </w:drawing>
      </w:r>
    </w:p>
    <w:p w14:paraId="31376A63" w14:textId="675F5352" w:rsidR="009100CA" w:rsidRPr="009E1FC5" w:rsidRDefault="009100CA" w:rsidP="009100CA">
      <w:pPr>
        <w:tabs>
          <w:tab w:val="left" w:pos="228"/>
        </w:tabs>
        <w:jc w:val="center"/>
        <w:rPr>
          <w:i/>
          <w:iCs/>
          <w:szCs w:val="26"/>
        </w:rPr>
      </w:pPr>
      <w:r w:rsidRPr="009E1FC5">
        <w:rPr>
          <w:i/>
          <w:iCs/>
          <w:szCs w:val="26"/>
        </w:rPr>
        <w:t>Hình</w:t>
      </w:r>
      <w:r w:rsidR="009E1FC5" w:rsidRPr="009E1FC5">
        <w:rPr>
          <w:i/>
          <w:iCs/>
          <w:szCs w:val="26"/>
        </w:rPr>
        <w:t xml:space="preserve"> 2.25:</w:t>
      </w:r>
      <w:r w:rsidRPr="009E1FC5">
        <w:rPr>
          <w:i/>
          <w:iCs/>
          <w:szCs w:val="26"/>
        </w:rPr>
        <w:t xml:space="preserve"> Trang blog</w:t>
      </w:r>
    </w:p>
    <w:p w14:paraId="26F8806B" w14:textId="77777777" w:rsidR="009100CA" w:rsidRPr="00BE2790" w:rsidRDefault="009100CA" w:rsidP="009100CA">
      <w:pPr>
        <w:tabs>
          <w:tab w:val="left" w:pos="228"/>
        </w:tabs>
        <w:jc w:val="center"/>
        <w:rPr>
          <w:szCs w:val="26"/>
        </w:rPr>
      </w:pPr>
    </w:p>
    <w:p w14:paraId="46A24EA4" w14:textId="706340E3" w:rsidR="009100CA" w:rsidRPr="00BE2790" w:rsidRDefault="00BE27CA" w:rsidP="0012595B">
      <w:pPr>
        <w:tabs>
          <w:tab w:val="left" w:pos="228"/>
        </w:tabs>
        <w:jc w:val="left"/>
        <w:rPr>
          <w:b/>
          <w:szCs w:val="26"/>
        </w:rPr>
      </w:pPr>
      <w:r w:rsidRPr="00BE2790">
        <w:rPr>
          <w:b/>
          <w:szCs w:val="26"/>
        </w:rPr>
        <w:t>Giao diện trang dành cho quản trị viên:</w:t>
      </w:r>
    </w:p>
    <w:p w14:paraId="3A5941EF" w14:textId="7D6E309E" w:rsidR="00BE27CA" w:rsidRPr="00BE2790" w:rsidRDefault="00BF07AB" w:rsidP="00BF07AB">
      <w:pPr>
        <w:tabs>
          <w:tab w:val="left" w:pos="228"/>
        </w:tabs>
        <w:rPr>
          <w:szCs w:val="26"/>
        </w:rPr>
      </w:pPr>
      <w:r w:rsidRPr="00BE2790">
        <w:rPr>
          <w:szCs w:val="26"/>
        </w:rPr>
        <w:t>Q</w:t>
      </w:r>
      <w:r w:rsidRPr="00BF07AB">
        <w:rPr>
          <w:szCs w:val="26"/>
        </w:rPr>
        <w:t xml:space="preserve">uản lý người </w:t>
      </w:r>
      <w:r w:rsidRPr="00BE2790">
        <w:rPr>
          <w:szCs w:val="26"/>
        </w:rPr>
        <w:t>hiện thị</w:t>
      </w:r>
      <w:r w:rsidRPr="00BF07AB">
        <w:rPr>
          <w:szCs w:val="26"/>
        </w:rPr>
        <w:t xml:space="preserve"> danh sách đầy đủ thông tin người dùng với các cột như email, họ tên, số điện thoại, ngày sinh, giới tính, quyền hạn và thao tác chỉnh sửa</w:t>
      </w:r>
      <w:r w:rsidRPr="00BE2790">
        <w:rPr>
          <w:szCs w:val="26"/>
        </w:rPr>
        <w:t xml:space="preserve">, </w:t>
      </w:r>
      <w:r w:rsidRPr="00BF07AB">
        <w:rPr>
          <w:szCs w:val="26"/>
        </w:rPr>
        <w:t>xóa. Admin có thể tìm kiếm theo số điện thoại, xuất dữ liệu ra Excel, cũng như thêm người dùng mới thông qua form nhập thông tin chi tiết và chọn quyền phù hợp</w:t>
      </w:r>
      <w:r w:rsidRPr="00BE2790">
        <w:rPr>
          <w:szCs w:val="26"/>
        </w:rPr>
        <w:t>.</w:t>
      </w:r>
    </w:p>
    <w:p w14:paraId="50445756" w14:textId="09F9F2B8" w:rsidR="00D706DA" w:rsidRPr="00BE2790" w:rsidRDefault="00D706DA" w:rsidP="00BF07AB">
      <w:pPr>
        <w:tabs>
          <w:tab w:val="left" w:pos="228"/>
        </w:tabs>
        <w:rPr>
          <w:szCs w:val="26"/>
        </w:rPr>
      </w:pPr>
      <w:r w:rsidRPr="00BE2790">
        <w:rPr>
          <w:szCs w:val="26"/>
        </w:rPr>
        <w:drawing>
          <wp:inline distT="0" distB="0" distL="0" distR="0" wp14:anchorId="54E122AE" wp14:editId="20346152">
            <wp:extent cx="5940425" cy="2202180"/>
            <wp:effectExtent l="0" t="0" r="3175" b="7620"/>
            <wp:docPr id="962026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26929" name="Picture 1" descr="A screenshot of a computer&#10;&#10;AI-generated content may be incorrect."/>
                    <pic:cNvPicPr/>
                  </pic:nvPicPr>
                  <pic:blipFill>
                    <a:blip r:embed="rId41"/>
                    <a:stretch>
                      <a:fillRect/>
                    </a:stretch>
                  </pic:blipFill>
                  <pic:spPr>
                    <a:xfrm>
                      <a:off x="0" y="0"/>
                      <a:ext cx="5940425" cy="2202180"/>
                    </a:xfrm>
                    <a:prstGeom prst="rect">
                      <a:avLst/>
                    </a:prstGeom>
                  </pic:spPr>
                </pic:pic>
              </a:graphicData>
            </a:graphic>
          </wp:inline>
        </w:drawing>
      </w:r>
    </w:p>
    <w:p w14:paraId="0BEAC7C9" w14:textId="5AE9704B" w:rsidR="00BF07AB" w:rsidRPr="009E1FC5" w:rsidRDefault="00BF07AB" w:rsidP="00BC4D89">
      <w:pPr>
        <w:tabs>
          <w:tab w:val="left" w:pos="228"/>
        </w:tabs>
        <w:jc w:val="center"/>
        <w:rPr>
          <w:i/>
          <w:iCs/>
          <w:szCs w:val="26"/>
        </w:rPr>
      </w:pPr>
      <w:r w:rsidRPr="009E1FC5">
        <w:rPr>
          <w:i/>
          <w:iCs/>
          <w:szCs w:val="26"/>
        </w:rPr>
        <w:t xml:space="preserve">Hình </w:t>
      </w:r>
      <w:r w:rsidR="009E1FC5" w:rsidRPr="009E1FC5">
        <w:rPr>
          <w:i/>
          <w:iCs/>
          <w:szCs w:val="26"/>
        </w:rPr>
        <w:t xml:space="preserve">2.26: </w:t>
      </w:r>
      <w:r w:rsidR="00BC4D89" w:rsidRPr="009E1FC5">
        <w:rPr>
          <w:i/>
          <w:iCs/>
          <w:szCs w:val="26"/>
        </w:rPr>
        <w:t>Trang danh sách người dùng</w:t>
      </w:r>
    </w:p>
    <w:p w14:paraId="74C13988" w14:textId="4082E886" w:rsidR="00BC4D89" w:rsidRPr="00BE2790" w:rsidRDefault="00D0681C" w:rsidP="001F3DC4">
      <w:pPr>
        <w:tabs>
          <w:tab w:val="left" w:pos="228"/>
        </w:tabs>
        <w:jc w:val="left"/>
        <w:rPr>
          <w:szCs w:val="26"/>
        </w:rPr>
      </w:pPr>
      <w:r w:rsidRPr="00BE2790">
        <w:rPr>
          <w:szCs w:val="26"/>
        </w:rPr>
        <w:lastRenderedPageBreak/>
        <w:drawing>
          <wp:inline distT="0" distB="0" distL="0" distR="0" wp14:anchorId="791F2A87" wp14:editId="055FE983">
            <wp:extent cx="5940425" cy="2536190"/>
            <wp:effectExtent l="0" t="0" r="3175" b="0"/>
            <wp:docPr id="1378039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9026" name="Picture 1" descr="A screenshot of a computer&#10;&#10;AI-generated content may be incorrect."/>
                    <pic:cNvPicPr/>
                  </pic:nvPicPr>
                  <pic:blipFill>
                    <a:blip r:embed="rId42"/>
                    <a:stretch>
                      <a:fillRect/>
                    </a:stretch>
                  </pic:blipFill>
                  <pic:spPr>
                    <a:xfrm>
                      <a:off x="0" y="0"/>
                      <a:ext cx="5940425" cy="2536190"/>
                    </a:xfrm>
                    <a:prstGeom prst="rect">
                      <a:avLst/>
                    </a:prstGeom>
                  </pic:spPr>
                </pic:pic>
              </a:graphicData>
            </a:graphic>
          </wp:inline>
        </w:drawing>
      </w:r>
    </w:p>
    <w:p w14:paraId="61BA5D99" w14:textId="19D00E6F" w:rsidR="001F3DC4" w:rsidRPr="009E1FC5" w:rsidRDefault="001F3DC4" w:rsidP="001F3DC4">
      <w:pPr>
        <w:tabs>
          <w:tab w:val="left" w:pos="228"/>
        </w:tabs>
        <w:jc w:val="center"/>
        <w:rPr>
          <w:i/>
          <w:iCs/>
          <w:szCs w:val="26"/>
        </w:rPr>
      </w:pPr>
      <w:r w:rsidRPr="009E1FC5">
        <w:rPr>
          <w:i/>
          <w:iCs/>
          <w:szCs w:val="26"/>
        </w:rPr>
        <w:t xml:space="preserve">Hình </w:t>
      </w:r>
      <w:r w:rsidR="009E1FC5" w:rsidRPr="009E1FC5">
        <w:rPr>
          <w:i/>
          <w:iCs/>
          <w:szCs w:val="26"/>
        </w:rPr>
        <w:t xml:space="preserve">2.27: </w:t>
      </w:r>
      <w:r w:rsidRPr="009E1FC5">
        <w:rPr>
          <w:i/>
          <w:iCs/>
          <w:szCs w:val="26"/>
        </w:rPr>
        <w:t>Trang thêm người dùng</w:t>
      </w:r>
    </w:p>
    <w:p w14:paraId="0CBB2010" w14:textId="77777777" w:rsidR="001F3DC4" w:rsidRPr="00BE2790" w:rsidRDefault="001F3DC4" w:rsidP="001F3DC4">
      <w:pPr>
        <w:tabs>
          <w:tab w:val="left" w:pos="228"/>
        </w:tabs>
        <w:rPr>
          <w:szCs w:val="26"/>
        </w:rPr>
      </w:pPr>
    </w:p>
    <w:p w14:paraId="3D142FE8" w14:textId="068333C3" w:rsidR="00A64541" w:rsidRPr="00BE2790" w:rsidRDefault="00806329" w:rsidP="001F3DC4">
      <w:pPr>
        <w:tabs>
          <w:tab w:val="left" w:pos="228"/>
        </w:tabs>
        <w:rPr>
          <w:szCs w:val="26"/>
        </w:rPr>
      </w:pPr>
      <w:r w:rsidRPr="00806329">
        <w:rPr>
          <w:szCs w:val="26"/>
        </w:rPr>
        <w:t>Trang quản lý danh mục</w:t>
      </w:r>
      <w:r w:rsidRPr="00BE2790">
        <w:rPr>
          <w:szCs w:val="26"/>
        </w:rPr>
        <w:t xml:space="preserve"> hiện thị</w:t>
      </w:r>
      <w:r w:rsidRPr="00806329">
        <w:rPr>
          <w:szCs w:val="26"/>
        </w:rPr>
        <w:t xml:space="preserve"> giao diện danh sách toàn bộ danh mục sản phẩm với các thông tin như tên danh mục, mã code, cùng các nút chỉnh sửa, xóa nhanh</w:t>
      </w:r>
      <w:r w:rsidR="00707F24" w:rsidRPr="00BE2790">
        <w:rPr>
          <w:szCs w:val="26"/>
        </w:rPr>
        <w:t>.</w:t>
      </w:r>
    </w:p>
    <w:p w14:paraId="0509C2DE" w14:textId="694550E6" w:rsidR="00A64541" w:rsidRPr="00BE2790" w:rsidRDefault="00D0681C" w:rsidP="001F3DC4">
      <w:pPr>
        <w:tabs>
          <w:tab w:val="left" w:pos="228"/>
        </w:tabs>
        <w:rPr>
          <w:szCs w:val="26"/>
        </w:rPr>
      </w:pPr>
      <w:r w:rsidRPr="00BE2790">
        <w:rPr>
          <w:szCs w:val="26"/>
        </w:rPr>
        <w:drawing>
          <wp:inline distT="0" distB="0" distL="0" distR="0" wp14:anchorId="233D7AA6" wp14:editId="0A9EF221">
            <wp:extent cx="5940425" cy="2562860"/>
            <wp:effectExtent l="0" t="0" r="3175" b="8890"/>
            <wp:docPr id="885264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64354" name="Picture 1" descr="A screenshot of a computer&#10;&#10;AI-generated content may be incorrect."/>
                    <pic:cNvPicPr/>
                  </pic:nvPicPr>
                  <pic:blipFill>
                    <a:blip r:embed="rId43"/>
                    <a:stretch>
                      <a:fillRect/>
                    </a:stretch>
                  </pic:blipFill>
                  <pic:spPr>
                    <a:xfrm>
                      <a:off x="0" y="0"/>
                      <a:ext cx="5940425" cy="2562860"/>
                    </a:xfrm>
                    <a:prstGeom prst="rect">
                      <a:avLst/>
                    </a:prstGeom>
                  </pic:spPr>
                </pic:pic>
              </a:graphicData>
            </a:graphic>
          </wp:inline>
        </w:drawing>
      </w:r>
    </w:p>
    <w:p w14:paraId="4ADDAC86" w14:textId="6F2AEAC0" w:rsidR="00D0681C" w:rsidRPr="009E1FC5" w:rsidRDefault="006E6344" w:rsidP="0071443E">
      <w:pPr>
        <w:tabs>
          <w:tab w:val="left" w:pos="228"/>
        </w:tabs>
        <w:jc w:val="center"/>
        <w:rPr>
          <w:i/>
          <w:iCs/>
          <w:szCs w:val="26"/>
        </w:rPr>
      </w:pPr>
      <w:r w:rsidRPr="009E1FC5">
        <w:rPr>
          <w:i/>
          <w:iCs/>
          <w:szCs w:val="26"/>
        </w:rPr>
        <w:t>Hình</w:t>
      </w:r>
      <w:r w:rsidR="009E1FC5" w:rsidRPr="009E1FC5">
        <w:rPr>
          <w:i/>
          <w:iCs/>
          <w:szCs w:val="26"/>
        </w:rPr>
        <w:t xml:space="preserve"> 2.28:</w:t>
      </w:r>
      <w:r w:rsidRPr="009E1FC5">
        <w:rPr>
          <w:i/>
          <w:iCs/>
          <w:szCs w:val="26"/>
        </w:rPr>
        <w:t xml:space="preserve"> Trang danh sách danh mục</w:t>
      </w:r>
    </w:p>
    <w:p w14:paraId="584F8A62" w14:textId="77777777" w:rsidR="0071443E" w:rsidRPr="00BE2790" w:rsidRDefault="0071443E" w:rsidP="0071443E">
      <w:pPr>
        <w:tabs>
          <w:tab w:val="left" w:pos="228"/>
        </w:tabs>
        <w:jc w:val="center"/>
        <w:rPr>
          <w:szCs w:val="26"/>
        </w:rPr>
      </w:pPr>
    </w:p>
    <w:p w14:paraId="02A5482D" w14:textId="77777777" w:rsidR="00CB4040" w:rsidRPr="00BE2790" w:rsidRDefault="00CB4040" w:rsidP="0071443E">
      <w:pPr>
        <w:tabs>
          <w:tab w:val="left" w:pos="228"/>
        </w:tabs>
        <w:rPr>
          <w:szCs w:val="26"/>
        </w:rPr>
      </w:pPr>
    </w:p>
    <w:p w14:paraId="27DB8F37" w14:textId="77777777" w:rsidR="00CB4040" w:rsidRPr="00BE2790" w:rsidRDefault="00CB4040" w:rsidP="0071443E">
      <w:pPr>
        <w:tabs>
          <w:tab w:val="left" w:pos="228"/>
        </w:tabs>
        <w:rPr>
          <w:szCs w:val="26"/>
        </w:rPr>
      </w:pPr>
    </w:p>
    <w:p w14:paraId="23B81FB1" w14:textId="77777777" w:rsidR="00CB4040" w:rsidRPr="00BE2790" w:rsidRDefault="00CB4040" w:rsidP="0071443E">
      <w:pPr>
        <w:tabs>
          <w:tab w:val="left" w:pos="228"/>
        </w:tabs>
        <w:rPr>
          <w:szCs w:val="26"/>
        </w:rPr>
      </w:pPr>
    </w:p>
    <w:p w14:paraId="6BD43098" w14:textId="77777777" w:rsidR="00CB4040" w:rsidRPr="00BE2790" w:rsidRDefault="00CB4040" w:rsidP="0071443E">
      <w:pPr>
        <w:tabs>
          <w:tab w:val="left" w:pos="228"/>
        </w:tabs>
        <w:rPr>
          <w:szCs w:val="26"/>
        </w:rPr>
      </w:pPr>
    </w:p>
    <w:p w14:paraId="2823E609" w14:textId="69A4A17D" w:rsidR="0071443E" w:rsidRPr="0071443E" w:rsidRDefault="0071443E" w:rsidP="0071443E">
      <w:pPr>
        <w:tabs>
          <w:tab w:val="left" w:pos="228"/>
        </w:tabs>
        <w:rPr>
          <w:szCs w:val="26"/>
        </w:rPr>
      </w:pPr>
      <w:r w:rsidRPr="0071443E">
        <w:rPr>
          <w:szCs w:val="26"/>
        </w:rPr>
        <w:lastRenderedPageBreak/>
        <w:t>Trang quản lý nhãn hàng giúp admin quản lý danh sách các thương hiệu (nhãn hàng) mà shop đang kinh doanh, cho phép thêm, sửa, xóa thông tin nhãn hàng và liên kết sản phẩm với thương hiệu tương ứng.</w:t>
      </w:r>
    </w:p>
    <w:p w14:paraId="3BE72235" w14:textId="47D13604" w:rsidR="0071443E" w:rsidRPr="00BE2790" w:rsidRDefault="00CB4040" w:rsidP="001F3DC4">
      <w:pPr>
        <w:tabs>
          <w:tab w:val="left" w:pos="228"/>
        </w:tabs>
        <w:rPr>
          <w:szCs w:val="26"/>
        </w:rPr>
      </w:pPr>
      <w:r w:rsidRPr="00BE2790">
        <w:rPr>
          <w:szCs w:val="26"/>
        </w:rPr>
        <w:drawing>
          <wp:inline distT="0" distB="0" distL="0" distR="0" wp14:anchorId="40121B8F" wp14:editId="7D7CD99E">
            <wp:extent cx="5940425" cy="2519045"/>
            <wp:effectExtent l="0" t="0" r="3175" b="0"/>
            <wp:docPr id="477322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22633" name="Picture 1" descr="A screenshot of a computer&#10;&#10;AI-generated content may be incorrect."/>
                    <pic:cNvPicPr/>
                  </pic:nvPicPr>
                  <pic:blipFill>
                    <a:blip r:embed="rId44"/>
                    <a:stretch>
                      <a:fillRect/>
                    </a:stretch>
                  </pic:blipFill>
                  <pic:spPr>
                    <a:xfrm>
                      <a:off x="0" y="0"/>
                      <a:ext cx="5940425" cy="2519045"/>
                    </a:xfrm>
                    <a:prstGeom prst="rect">
                      <a:avLst/>
                    </a:prstGeom>
                  </pic:spPr>
                </pic:pic>
              </a:graphicData>
            </a:graphic>
          </wp:inline>
        </w:drawing>
      </w:r>
    </w:p>
    <w:p w14:paraId="63F5A6EA" w14:textId="77C8C21A" w:rsidR="00CB4040" w:rsidRPr="009E1FC5" w:rsidRDefault="00CB4040" w:rsidP="00CB4040">
      <w:pPr>
        <w:tabs>
          <w:tab w:val="left" w:pos="228"/>
        </w:tabs>
        <w:jc w:val="center"/>
        <w:rPr>
          <w:i/>
          <w:iCs/>
          <w:szCs w:val="26"/>
        </w:rPr>
      </w:pPr>
      <w:r w:rsidRPr="009E1FC5">
        <w:rPr>
          <w:i/>
          <w:iCs/>
          <w:szCs w:val="26"/>
        </w:rPr>
        <w:t xml:space="preserve">Hình </w:t>
      </w:r>
      <w:r w:rsidR="009E1FC5" w:rsidRPr="009E1FC5">
        <w:rPr>
          <w:i/>
          <w:iCs/>
          <w:szCs w:val="26"/>
        </w:rPr>
        <w:t xml:space="preserve">2.29: </w:t>
      </w:r>
      <w:r w:rsidRPr="009E1FC5">
        <w:rPr>
          <w:i/>
          <w:iCs/>
          <w:szCs w:val="26"/>
        </w:rPr>
        <w:t>Trang danh sách nhãn hàng</w:t>
      </w:r>
    </w:p>
    <w:p w14:paraId="3EEF66CC" w14:textId="77777777" w:rsidR="00CB4040" w:rsidRPr="00BE2790" w:rsidRDefault="00CB4040" w:rsidP="00CB4040">
      <w:pPr>
        <w:tabs>
          <w:tab w:val="left" w:pos="228"/>
        </w:tabs>
        <w:rPr>
          <w:szCs w:val="26"/>
        </w:rPr>
      </w:pPr>
    </w:p>
    <w:p w14:paraId="6CA6F9D4" w14:textId="6E75D872" w:rsidR="001F62D1" w:rsidRPr="00BE2790" w:rsidRDefault="00EF391D" w:rsidP="00CB4040">
      <w:pPr>
        <w:tabs>
          <w:tab w:val="left" w:pos="228"/>
        </w:tabs>
        <w:rPr>
          <w:szCs w:val="26"/>
        </w:rPr>
      </w:pPr>
      <w:r w:rsidRPr="00BE2790">
        <w:rPr>
          <w:szCs w:val="26"/>
        </w:rPr>
        <w:t>Q</w:t>
      </w:r>
      <w:r w:rsidR="00062854" w:rsidRPr="00062854">
        <w:rPr>
          <w:szCs w:val="26"/>
        </w:rPr>
        <w:t>uản lý sản phẩm trong phần admin hiển thị danh sách toàn bộ sản phẩm của shop với các thông tin chi tiết</w:t>
      </w:r>
    </w:p>
    <w:p w14:paraId="32E1DD72" w14:textId="3DC013C1" w:rsidR="00CB4040" w:rsidRPr="00BE2790" w:rsidRDefault="001F62D1" w:rsidP="00CB4040">
      <w:pPr>
        <w:tabs>
          <w:tab w:val="left" w:pos="228"/>
        </w:tabs>
        <w:rPr>
          <w:szCs w:val="26"/>
        </w:rPr>
      </w:pPr>
      <w:r w:rsidRPr="00BE2790">
        <w:rPr>
          <w:szCs w:val="26"/>
        </w:rPr>
        <w:drawing>
          <wp:inline distT="0" distB="0" distL="0" distR="0" wp14:anchorId="0CC2B2CD" wp14:editId="359F6557">
            <wp:extent cx="5940425" cy="2566035"/>
            <wp:effectExtent l="0" t="0" r="3175" b="5715"/>
            <wp:docPr id="876851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1662" name="Picture 1" descr="A screenshot of a computer&#10;&#10;AI-generated content may be incorrect."/>
                    <pic:cNvPicPr/>
                  </pic:nvPicPr>
                  <pic:blipFill>
                    <a:blip r:embed="rId45"/>
                    <a:stretch>
                      <a:fillRect/>
                    </a:stretch>
                  </pic:blipFill>
                  <pic:spPr>
                    <a:xfrm>
                      <a:off x="0" y="0"/>
                      <a:ext cx="5940425" cy="2566035"/>
                    </a:xfrm>
                    <a:prstGeom prst="rect">
                      <a:avLst/>
                    </a:prstGeom>
                  </pic:spPr>
                </pic:pic>
              </a:graphicData>
            </a:graphic>
          </wp:inline>
        </w:drawing>
      </w:r>
    </w:p>
    <w:p w14:paraId="66A93810" w14:textId="43D2CA34" w:rsidR="00062854" w:rsidRPr="009E1FC5" w:rsidRDefault="00EF391D" w:rsidP="00EF391D">
      <w:pPr>
        <w:tabs>
          <w:tab w:val="left" w:pos="228"/>
        </w:tabs>
        <w:jc w:val="center"/>
        <w:rPr>
          <w:i/>
          <w:iCs/>
          <w:szCs w:val="26"/>
        </w:rPr>
      </w:pPr>
      <w:r w:rsidRPr="009E1FC5">
        <w:rPr>
          <w:i/>
          <w:iCs/>
          <w:szCs w:val="26"/>
        </w:rPr>
        <w:t xml:space="preserve">Hình </w:t>
      </w:r>
      <w:r w:rsidR="009E1FC5" w:rsidRPr="009E1FC5">
        <w:rPr>
          <w:i/>
          <w:iCs/>
          <w:szCs w:val="26"/>
        </w:rPr>
        <w:t xml:space="preserve">2.30: </w:t>
      </w:r>
      <w:r w:rsidRPr="009E1FC5">
        <w:rPr>
          <w:i/>
          <w:iCs/>
          <w:szCs w:val="26"/>
        </w:rPr>
        <w:t>Trang danh sách sản phẩm</w:t>
      </w:r>
    </w:p>
    <w:p w14:paraId="1189BEC9" w14:textId="77777777" w:rsidR="00EF391D" w:rsidRPr="00BE2790" w:rsidRDefault="00EF391D" w:rsidP="00EF391D">
      <w:pPr>
        <w:tabs>
          <w:tab w:val="left" w:pos="228"/>
        </w:tabs>
        <w:rPr>
          <w:szCs w:val="26"/>
        </w:rPr>
      </w:pPr>
    </w:p>
    <w:p w14:paraId="7EE73930" w14:textId="77777777" w:rsidR="00EF391D" w:rsidRPr="00BE2790" w:rsidRDefault="00EF391D" w:rsidP="00EF391D">
      <w:pPr>
        <w:tabs>
          <w:tab w:val="left" w:pos="228"/>
        </w:tabs>
        <w:rPr>
          <w:szCs w:val="26"/>
        </w:rPr>
      </w:pPr>
    </w:p>
    <w:p w14:paraId="7E47C015" w14:textId="77777777" w:rsidR="00EF391D" w:rsidRPr="00BE2790" w:rsidRDefault="00EF391D" w:rsidP="00EF391D">
      <w:pPr>
        <w:tabs>
          <w:tab w:val="left" w:pos="228"/>
        </w:tabs>
        <w:rPr>
          <w:szCs w:val="26"/>
        </w:rPr>
      </w:pPr>
    </w:p>
    <w:p w14:paraId="37F31159" w14:textId="77777777" w:rsidR="00EF391D" w:rsidRPr="00BE2790" w:rsidRDefault="00EF391D" w:rsidP="00EF391D">
      <w:pPr>
        <w:tabs>
          <w:tab w:val="left" w:pos="228"/>
        </w:tabs>
        <w:rPr>
          <w:szCs w:val="26"/>
        </w:rPr>
      </w:pPr>
    </w:p>
    <w:p w14:paraId="4EAF2C67" w14:textId="77777777" w:rsidR="00A41AB2" w:rsidRPr="00A41AB2" w:rsidRDefault="00A41AB2" w:rsidP="00A41AB2">
      <w:pPr>
        <w:tabs>
          <w:tab w:val="left" w:pos="228"/>
        </w:tabs>
        <w:rPr>
          <w:szCs w:val="26"/>
        </w:rPr>
      </w:pPr>
      <w:r w:rsidRPr="00A41AB2">
        <w:rPr>
          <w:szCs w:val="26"/>
        </w:rPr>
        <w:lastRenderedPageBreak/>
        <w:t>Trang quản lý đơn hàng trong phần admin hiển thị danh sách toàn bộ đơn hàng của shop với các thông tin chi tiết như mã đơn, số điện thoại khách hàng, email, ngày đặt, loại ship, phí ship, voucher áp dụng, hình thức thanh toán, trạng thái đơn hàng và mã vận đơn</w:t>
      </w:r>
    </w:p>
    <w:p w14:paraId="4EF10585" w14:textId="51E4A638" w:rsidR="00EF391D" w:rsidRPr="00BE2790" w:rsidRDefault="004C1048" w:rsidP="00EF391D">
      <w:pPr>
        <w:tabs>
          <w:tab w:val="left" w:pos="228"/>
        </w:tabs>
        <w:rPr>
          <w:szCs w:val="26"/>
        </w:rPr>
      </w:pPr>
      <w:r w:rsidRPr="00BE2790">
        <w:rPr>
          <w:szCs w:val="26"/>
        </w:rPr>
        <w:drawing>
          <wp:inline distT="0" distB="0" distL="0" distR="0" wp14:anchorId="4BC98238" wp14:editId="23B67DF6">
            <wp:extent cx="5940425" cy="2600325"/>
            <wp:effectExtent l="0" t="0" r="3175" b="9525"/>
            <wp:docPr id="691113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13871" name="Picture 1" descr="A screenshot of a computer&#10;&#10;AI-generated content may be incorrect."/>
                    <pic:cNvPicPr/>
                  </pic:nvPicPr>
                  <pic:blipFill>
                    <a:blip r:embed="rId46"/>
                    <a:stretch>
                      <a:fillRect/>
                    </a:stretch>
                  </pic:blipFill>
                  <pic:spPr>
                    <a:xfrm>
                      <a:off x="0" y="0"/>
                      <a:ext cx="5940425" cy="2600325"/>
                    </a:xfrm>
                    <a:prstGeom prst="rect">
                      <a:avLst/>
                    </a:prstGeom>
                  </pic:spPr>
                </pic:pic>
              </a:graphicData>
            </a:graphic>
          </wp:inline>
        </w:drawing>
      </w:r>
    </w:p>
    <w:p w14:paraId="6316577D" w14:textId="3227DDD2" w:rsidR="004C1048" w:rsidRPr="009E1FC5" w:rsidRDefault="004C1048" w:rsidP="004C1048">
      <w:pPr>
        <w:tabs>
          <w:tab w:val="left" w:pos="228"/>
        </w:tabs>
        <w:jc w:val="center"/>
        <w:rPr>
          <w:i/>
          <w:iCs/>
          <w:szCs w:val="26"/>
        </w:rPr>
      </w:pPr>
      <w:r w:rsidRPr="009E1FC5">
        <w:rPr>
          <w:i/>
          <w:iCs/>
          <w:szCs w:val="26"/>
        </w:rPr>
        <w:t xml:space="preserve">Hình </w:t>
      </w:r>
      <w:r w:rsidR="009E1FC5" w:rsidRPr="009E1FC5">
        <w:rPr>
          <w:i/>
          <w:iCs/>
          <w:szCs w:val="26"/>
        </w:rPr>
        <w:t xml:space="preserve">2.31: </w:t>
      </w:r>
      <w:r w:rsidRPr="009E1FC5">
        <w:rPr>
          <w:i/>
          <w:iCs/>
          <w:szCs w:val="26"/>
        </w:rPr>
        <w:t>Trang danh sách đơn đặt hàng</w:t>
      </w:r>
    </w:p>
    <w:p w14:paraId="79CA9CD3" w14:textId="77777777" w:rsidR="009C16CD" w:rsidRPr="00BE2790" w:rsidRDefault="009C16CD" w:rsidP="004C1048">
      <w:pPr>
        <w:tabs>
          <w:tab w:val="left" w:pos="228"/>
        </w:tabs>
        <w:jc w:val="center"/>
        <w:rPr>
          <w:szCs w:val="26"/>
        </w:rPr>
      </w:pPr>
    </w:p>
    <w:p w14:paraId="75E8DBD0" w14:textId="50BC8FC1" w:rsidR="004C1048" w:rsidRPr="00BE2790" w:rsidRDefault="009C16CD" w:rsidP="004C1048">
      <w:pPr>
        <w:tabs>
          <w:tab w:val="left" w:pos="228"/>
        </w:tabs>
        <w:rPr>
          <w:szCs w:val="26"/>
        </w:rPr>
      </w:pPr>
      <w:r w:rsidRPr="009C16CD">
        <w:rPr>
          <w:szCs w:val="26"/>
        </w:rPr>
        <w:t>Trang chi tiết đơn hàng của admin hiển thị đầy đủ thông tin về một đơn hàng cụ thể, bao gồm mã đơn, thông tin khách hàng</w:t>
      </w:r>
      <w:r w:rsidRPr="00BE2790">
        <w:rPr>
          <w:szCs w:val="26"/>
        </w:rPr>
        <w:t>.</w:t>
      </w:r>
      <w:r w:rsidRPr="00BE2790">
        <w:rPr>
          <w:rFonts w:eastAsia="Times New Roman" w:cs="Times New Roman"/>
          <w:color w:val="auto"/>
          <w:kern w:val="0"/>
          <w:szCs w:val="26"/>
          <w14:ligatures w14:val="none"/>
        </w:rPr>
        <w:t xml:space="preserve"> </w:t>
      </w:r>
      <w:r w:rsidRPr="00BE2790">
        <w:rPr>
          <w:szCs w:val="26"/>
        </w:rPr>
        <w:t>Admin có thể xem chi tiết, cập nhật trạng thái đơn hàng, hủy đơn hoặc theo dõi vận chuyển, hỗ trợ xử lý nhanh chóng và chính xác</w:t>
      </w:r>
    </w:p>
    <w:p w14:paraId="42949470" w14:textId="002EE96B" w:rsidR="00317569" w:rsidRPr="00BE2790" w:rsidRDefault="00317569" w:rsidP="004C1048">
      <w:pPr>
        <w:tabs>
          <w:tab w:val="left" w:pos="228"/>
        </w:tabs>
        <w:rPr>
          <w:szCs w:val="26"/>
        </w:rPr>
      </w:pPr>
      <w:r w:rsidRPr="00BE2790">
        <w:rPr>
          <w:szCs w:val="26"/>
        </w:rPr>
        <w:drawing>
          <wp:inline distT="0" distB="0" distL="0" distR="0" wp14:anchorId="22BD525D" wp14:editId="4702520B">
            <wp:extent cx="5940425" cy="2873375"/>
            <wp:effectExtent l="0" t="0" r="3175" b="3175"/>
            <wp:docPr id="1092658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58510" name="Picture 1" descr="A screenshot of a computer&#10;&#10;AI-generated content may be incorrect."/>
                    <pic:cNvPicPr/>
                  </pic:nvPicPr>
                  <pic:blipFill>
                    <a:blip r:embed="rId47"/>
                    <a:stretch>
                      <a:fillRect/>
                    </a:stretch>
                  </pic:blipFill>
                  <pic:spPr>
                    <a:xfrm>
                      <a:off x="0" y="0"/>
                      <a:ext cx="5940425" cy="2873375"/>
                    </a:xfrm>
                    <a:prstGeom prst="rect">
                      <a:avLst/>
                    </a:prstGeom>
                  </pic:spPr>
                </pic:pic>
              </a:graphicData>
            </a:graphic>
          </wp:inline>
        </w:drawing>
      </w:r>
    </w:p>
    <w:p w14:paraId="3A76B620" w14:textId="0A6737F4" w:rsidR="00317569" w:rsidRPr="009E1FC5" w:rsidRDefault="00317569" w:rsidP="00225BCF">
      <w:pPr>
        <w:tabs>
          <w:tab w:val="left" w:pos="228"/>
        </w:tabs>
        <w:jc w:val="center"/>
        <w:rPr>
          <w:i/>
          <w:iCs/>
          <w:szCs w:val="26"/>
        </w:rPr>
      </w:pPr>
      <w:r w:rsidRPr="009E1FC5">
        <w:rPr>
          <w:i/>
          <w:iCs/>
          <w:szCs w:val="26"/>
        </w:rPr>
        <w:t xml:space="preserve">Hình </w:t>
      </w:r>
      <w:r w:rsidR="009E1FC5" w:rsidRPr="009E1FC5">
        <w:rPr>
          <w:i/>
          <w:iCs/>
          <w:szCs w:val="26"/>
        </w:rPr>
        <w:t xml:space="preserve">2.32: </w:t>
      </w:r>
      <w:r w:rsidRPr="009E1FC5">
        <w:rPr>
          <w:i/>
          <w:iCs/>
          <w:szCs w:val="26"/>
        </w:rPr>
        <w:t xml:space="preserve">Trang chi tiết </w:t>
      </w:r>
      <w:r w:rsidR="00225BCF" w:rsidRPr="009E1FC5">
        <w:rPr>
          <w:i/>
          <w:iCs/>
          <w:szCs w:val="26"/>
        </w:rPr>
        <w:t>đơn hàng</w:t>
      </w:r>
    </w:p>
    <w:p w14:paraId="1B508609" w14:textId="173254E4" w:rsidR="002D2F2D" w:rsidRPr="00120973" w:rsidRDefault="002D2F2D" w:rsidP="00120973">
      <w:pPr>
        <w:rPr>
          <w:rFonts w:cs="Times New Roman"/>
          <w:szCs w:val="26"/>
        </w:rPr>
      </w:pPr>
    </w:p>
    <w:p w14:paraId="1C08A758" w14:textId="71E0F706" w:rsidR="76CDB0B1" w:rsidRPr="00BE2790" w:rsidRDefault="76CDB0B1" w:rsidP="00F4078B">
      <w:pPr>
        <w:rPr>
          <w:rFonts w:eastAsiaTheme="majorEastAsia" w:cs="Times New Roman"/>
          <w:b/>
          <w:szCs w:val="26"/>
        </w:rPr>
      </w:pPr>
    </w:p>
    <w:p w14:paraId="267ECB6C" w14:textId="40DF1C70" w:rsidR="0007149B" w:rsidRPr="00BE2790" w:rsidRDefault="007E600B" w:rsidP="007E600B">
      <w:pPr>
        <w:pStyle w:val="Heading2"/>
        <w:rPr>
          <w:sz w:val="26"/>
          <w:szCs w:val="26"/>
        </w:rPr>
      </w:pPr>
      <w:bookmarkStart w:id="30" w:name="_Toc217218097"/>
      <w:r w:rsidRPr="00BE2790">
        <w:rPr>
          <w:sz w:val="26"/>
          <w:szCs w:val="26"/>
        </w:rPr>
        <w:lastRenderedPageBreak/>
        <w:t>2.2 Thiết kế kiến trúc hệ thống</w:t>
      </w:r>
      <w:bookmarkEnd w:id="30"/>
    </w:p>
    <w:p w14:paraId="433D2600" w14:textId="5F2A3ACB" w:rsidR="00E17B4C" w:rsidRPr="00E17B4C" w:rsidRDefault="00E17B4C" w:rsidP="00E17B4C">
      <w:pPr>
        <w:pStyle w:val="Heading3"/>
        <w:rPr>
          <w:sz w:val="26"/>
          <w:szCs w:val="26"/>
        </w:rPr>
      </w:pPr>
      <w:bookmarkStart w:id="31" w:name="_Toc217218098"/>
      <w:r w:rsidRPr="00BE2790">
        <w:rPr>
          <w:sz w:val="26"/>
          <w:szCs w:val="26"/>
        </w:rPr>
        <w:t>2.2.1 Sơ đồ khối</w:t>
      </w:r>
      <w:bookmarkEnd w:id="31"/>
    </w:p>
    <w:p w14:paraId="694EBB55" w14:textId="77777777" w:rsidR="0007149B" w:rsidRPr="00BE2790" w:rsidRDefault="0007149B" w:rsidP="007E600B">
      <w:pPr>
        <w:rPr>
          <w:rFonts w:cs="Times New Roman"/>
          <w:szCs w:val="26"/>
        </w:rPr>
      </w:pPr>
      <w:r w:rsidRPr="00BE2790">
        <w:rPr>
          <w:rFonts w:cs="Times New Roman"/>
          <w:szCs w:val="26"/>
        </w:rPr>
        <w:t>Hệ thống Web bán quần áo được xây dựng theo mô hình SPA (Single Page Application) và theo kiến trúc phân lớp gồm Frontend, Backend và Cơ sở dữ liệu. Việc áp dụng mô hình này giúp tối ưu trải nghiệm người dùng, cải thiện tốc độ phản hồi, đồng thời nâng cao khả năng mở rộng và dễ dàng bảo trì hệ thống. Hình dưới đây minh họa kiến trúc tổng thể của hệ thống.</w:t>
      </w:r>
    </w:p>
    <w:p w14:paraId="0C75A890" w14:textId="11C0C98C" w:rsidR="0007149B" w:rsidRPr="00BE2790" w:rsidRDefault="00C85710" w:rsidP="00F4078B">
      <w:pPr>
        <w:rPr>
          <w:rFonts w:cs="Times New Roman"/>
          <w:b/>
          <w:szCs w:val="26"/>
        </w:rPr>
      </w:pPr>
      <w:r w:rsidRPr="00BE2790">
        <w:rPr>
          <w:rFonts w:cs="Times New Roman"/>
          <w:b/>
          <w:szCs w:val="26"/>
        </w:rPr>
        <w:drawing>
          <wp:inline distT="0" distB="0" distL="0" distR="0" wp14:anchorId="2C00BAE8" wp14:editId="18434A2E">
            <wp:extent cx="5940425" cy="2096770"/>
            <wp:effectExtent l="0" t="0" r="3175" b="0"/>
            <wp:docPr id="124347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73539" name=""/>
                    <pic:cNvPicPr/>
                  </pic:nvPicPr>
                  <pic:blipFill>
                    <a:blip r:embed="rId48"/>
                    <a:stretch>
                      <a:fillRect/>
                    </a:stretch>
                  </pic:blipFill>
                  <pic:spPr>
                    <a:xfrm>
                      <a:off x="0" y="0"/>
                      <a:ext cx="5940425" cy="2096770"/>
                    </a:xfrm>
                    <a:prstGeom prst="rect">
                      <a:avLst/>
                    </a:prstGeom>
                  </pic:spPr>
                </pic:pic>
              </a:graphicData>
            </a:graphic>
          </wp:inline>
        </w:drawing>
      </w:r>
    </w:p>
    <w:p w14:paraId="60C2EF06" w14:textId="274F69D1" w:rsidR="0007149B" w:rsidRPr="009A5A95" w:rsidRDefault="00C85C4B" w:rsidP="00DC289E">
      <w:pPr>
        <w:jc w:val="center"/>
        <w:rPr>
          <w:rFonts w:cs="Times New Roman"/>
          <w:i/>
          <w:iCs/>
          <w:szCs w:val="26"/>
        </w:rPr>
      </w:pPr>
      <w:r w:rsidRPr="009A5A95">
        <w:rPr>
          <w:rFonts w:cs="Times New Roman"/>
          <w:i/>
          <w:iCs/>
          <w:szCs w:val="26"/>
        </w:rPr>
        <w:t>Hình</w:t>
      </w:r>
      <w:r w:rsidR="009E1FC5" w:rsidRPr="009A5A95">
        <w:rPr>
          <w:rFonts w:cs="Times New Roman"/>
          <w:i/>
          <w:iCs/>
          <w:szCs w:val="26"/>
        </w:rPr>
        <w:t xml:space="preserve"> 2.33</w:t>
      </w:r>
      <w:r w:rsidR="004A2ADF" w:rsidRPr="009A5A95">
        <w:rPr>
          <w:rFonts w:cs="Times New Roman"/>
          <w:i/>
          <w:iCs/>
          <w:szCs w:val="26"/>
        </w:rPr>
        <w:t>: Sơ đồ khối</w:t>
      </w:r>
    </w:p>
    <w:p w14:paraId="315898CA" w14:textId="22692688" w:rsidR="0007149B" w:rsidRPr="00BE2790" w:rsidRDefault="0007149B" w:rsidP="00155CD6">
      <w:pPr>
        <w:pStyle w:val="Heading3"/>
        <w:rPr>
          <w:sz w:val="26"/>
          <w:szCs w:val="26"/>
        </w:rPr>
      </w:pPr>
      <w:bookmarkStart w:id="32" w:name="_Toc211281131"/>
      <w:bookmarkStart w:id="33" w:name="_Toc216979593"/>
      <w:bookmarkStart w:id="34" w:name="_Toc217218099"/>
      <w:r w:rsidRPr="00BE2790">
        <w:rPr>
          <w:sz w:val="26"/>
          <w:szCs w:val="26"/>
        </w:rPr>
        <w:t>2.</w:t>
      </w:r>
      <w:r w:rsidR="00155CD6" w:rsidRPr="00BE2790">
        <w:rPr>
          <w:sz w:val="26"/>
          <w:szCs w:val="26"/>
        </w:rPr>
        <w:t>2.2</w:t>
      </w:r>
      <w:r w:rsidRPr="00BE2790">
        <w:rPr>
          <w:sz w:val="26"/>
          <w:szCs w:val="26"/>
        </w:rPr>
        <w:t xml:space="preserve"> </w:t>
      </w:r>
      <w:bookmarkStart w:id="35" w:name="_Toc210168731"/>
      <w:r w:rsidRPr="00BE2790">
        <w:rPr>
          <w:sz w:val="26"/>
          <w:szCs w:val="26"/>
        </w:rPr>
        <w:t>Decomposition View</w:t>
      </w:r>
      <w:bookmarkEnd w:id="32"/>
      <w:bookmarkEnd w:id="33"/>
      <w:bookmarkEnd w:id="34"/>
      <w:bookmarkEnd w:id="35"/>
    </w:p>
    <w:p w14:paraId="2EEA4E88" w14:textId="7DF19652" w:rsidR="0007149B" w:rsidRPr="00D125B9" w:rsidRDefault="0007149B" w:rsidP="00D125B9">
      <w:pPr>
        <w:rPr>
          <w:b/>
          <w:szCs w:val="26"/>
        </w:rPr>
      </w:pPr>
      <w:bookmarkStart w:id="36" w:name="_Toc211281132"/>
      <w:bookmarkStart w:id="37" w:name="_Toc210168732"/>
      <w:bookmarkStart w:id="38" w:name="_Toc216979594"/>
      <w:r w:rsidRPr="00D125B9">
        <w:rPr>
          <w:b/>
          <w:szCs w:val="26"/>
        </w:rPr>
        <w:t>C1 Context Diagram</w:t>
      </w:r>
      <w:bookmarkEnd w:id="36"/>
      <w:bookmarkEnd w:id="37"/>
      <w:bookmarkEnd w:id="38"/>
    </w:p>
    <w:p w14:paraId="110DDF5C" w14:textId="7643C4AB" w:rsidR="004119C8" w:rsidRDefault="008E027D" w:rsidP="004119C8">
      <w:pPr>
        <w:rPr>
          <w:szCs w:val="26"/>
        </w:rPr>
      </w:pPr>
      <w:r w:rsidRPr="00BE2790">
        <w:rPr>
          <w:noProof/>
          <w:szCs w:val="26"/>
        </w:rPr>
        <w:drawing>
          <wp:inline distT="0" distB="0" distL="0" distR="0" wp14:anchorId="74003590" wp14:editId="2D008794">
            <wp:extent cx="5943600" cy="3429000"/>
            <wp:effectExtent l="0" t="0" r="0" b="0"/>
            <wp:docPr id="1783223285" name="Picture 1" descr="A diagram of a person's convers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23285" name="Picture 1" descr="A diagram of a person's conversation&#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018ABB86" w14:textId="335A0127" w:rsidR="009A5A95" w:rsidRPr="009A5A95" w:rsidRDefault="009A5A95" w:rsidP="009A5A95">
      <w:pPr>
        <w:jc w:val="center"/>
        <w:rPr>
          <w:i/>
          <w:iCs/>
          <w:szCs w:val="26"/>
        </w:rPr>
      </w:pPr>
      <w:r w:rsidRPr="009A5A95">
        <w:rPr>
          <w:i/>
          <w:iCs/>
          <w:szCs w:val="26"/>
        </w:rPr>
        <w:t xml:space="preserve">Hình 2.34: </w:t>
      </w:r>
      <w:r w:rsidRPr="00D125B9">
        <w:rPr>
          <w:i/>
          <w:iCs/>
          <w:szCs w:val="26"/>
        </w:rPr>
        <w:t>Context Diagram</w:t>
      </w:r>
    </w:p>
    <w:p w14:paraId="7A02D8ED" w14:textId="77777777" w:rsidR="00EA0F6D" w:rsidRPr="00BE2790" w:rsidRDefault="00EA0F6D" w:rsidP="00F4078B">
      <w:pPr>
        <w:rPr>
          <w:rFonts w:cs="Times New Roman"/>
          <w:szCs w:val="26"/>
        </w:rPr>
      </w:pPr>
    </w:p>
    <w:p w14:paraId="360AA76A" w14:textId="6D349073" w:rsidR="000E2ECB" w:rsidRPr="00BE2790" w:rsidRDefault="000E2ECB" w:rsidP="000E2ECB">
      <w:pPr>
        <w:rPr>
          <w:rFonts w:cs="Times New Roman"/>
          <w:szCs w:val="26"/>
        </w:rPr>
      </w:pPr>
      <w:r w:rsidRPr="00BE2790">
        <w:rPr>
          <w:rFonts w:cs="Times New Roman"/>
          <w:szCs w:val="26"/>
        </w:rPr>
        <w:t xml:space="preserve">Sơ đồ ngữ cảnh (Context Diagram) mô tả ranh giới của hệ thống </w:t>
      </w:r>
      <w:r w:rsidRPr="00BE2790">
        <w:rPr>
          <w:rFonts w:cs="Times New Roman"/>
          <w:i/>
          <w:szCs w:val="26"/>
        </w:rPr>
        <w:t>WebQuanAo</w:t>
      </w:r>
      <w:r w:rsidRPr="00BE2790">
        <w:rPr>
          <w:rFonts w:cs="Times New Roman"/>
          <w:szCs w:val="26"/>
        </w:rPr>
        <w:t xml:space="preserve"> và các mối quan hệ trao đổi dữ liệu giữa hệ thống với các thực thể bên ngoài. Hệ thống WebQuanAo đóng vai trò trung tâm, tiếp nhận và xử lý các yêu cầu nghiệp vụ của hệ thống bán hàng trực tuyến.</w:t>
      </w:r>
    </w:p>
    <w:p w14:paraId="51C56C11" w14:textId="21C158D6" w:rsidR="000E2ECB" w:rsidRPr="00BE2790" w:rsidRDefault="000E2ECB" w:rsidP="000E2ECB">
      <w:pPr>
        <w:rPr>
          <w:rFonts w:cs="Times New Roman"/>
          <w:szCs w:val="26"/>
        </w:rPr>
      </w:pPr>
      <w:r w:rsidRPr="00BE2790">
        <w:rPr>
          <w:rFonts w:cs="Times New Roman"/>
          <w:szCs w:val="26"/>
        </w:rPr>
        <w:t>Các thực thể bên ngoài bao gồm người mua và quản trị viên. Người mua sử dụng hệ thống để tìm kiếm sản phẩm, đặt hàng, theo dõi đơn hàng và gửi phản hồi. Quản trị viên có quyền quản lý toàn bộ hoạt động của hệ thống như sản phẩm, đơn hàng và người dùng.</w:t>
      </w:r>
    </w:p>
    <w:p w14:paraId="1DCFAADC" w14:textId="19179AD2" w:rsidR="000E2ECB" w:rsidRPr="00BE2790" w:rsidRDefault="000E2ECB" w:rsidP="000E2ECB">
      <w:pPr>
        <w:rPr>
          <w:rFonts w:cs="Times New Roman"/>
          <w:szCs w:val="26"/>
        </w:rPr>
      </w:pPr>
      <w:r w:rsidRPr="00BE2790">
        <w:rPr>
          <w:rFonts w:cs="Times New Roman"/>
          <w:szCs w:val="26"/>
        </w:rPr>
        <w:t>Ngoài ra, WebQuanAo tích hợp với các dịch vụ bên thứ ba gồm hệ thống Email để gửi email xác thực và thông báo, Cổng thanh toán xử lý giao dịch và trả về kết quả thanh toán và Đơn vị vận chuyển tạo đơn giao hàng và cập nhật trạng thái vận chuyển.</w:t>
      </w:r>
    </w:p>
    <w:p w14:paraId="22AC6A99" w14:textId="3F44CD7A" w:rsidR="0007149B" w:rsidRPr="00BE2790" w:rsidRDefault="0007149B" w:rsidP="00F4078B">
      <w:pPr>
        <w:rPr>
          <w:rFonts w:cs="Times New Roman"/>
          <w:szCs w:val="26"/>
        </w:rPr>
      </w:pPr>
    </w:p>
    <w:p w14:paraId="24DAB505" w14:textId="4D47A890" w:rsidR="007B1215" w:rsidRPr="00D125B9" w:rsidRDefault="007B1215" w:rsidP="00D125B9">
      <w:pPr>
        <w:rPr>
          <w:b/>
          <w:szCs w:val="26"/>
        </w:rPr>
      </w:pPr>
      <w:bookmarkStart w:id="39" w:name="_Toc210168733"/>
      <w:bookmarkStart w:id="40" w:name="_Toc216979595"/>
      <w:r w:rsidRPr="00D125B9">
        <w:rPr>
          <w:b/>
          <w:szCs w:val="26"/>
        </w:rPr>
        <w:t>C2 Container Diagram</w:t>
      </w:r>
      <w:bookmarkEnd w:id="39"/>
      <w:bookmarkEnd w:id="40"/>
    </w:p>
    <w:p w14:paraId="28D76F4D" w14:textId="2981EDA6" w:rsidR="33C02141" w:rsidRPr="00BE2790" w:rsidRDefault="004A0F3D" w:rsidP="00F4078B">
      <w:pPr>
        <w:rPr>
          <w:rFonts w:cs="Times New Roman"/>
          <w:szCs w:val="26"/>
        </w:rPr>
      </w:pPr>
      <w:r w:rsidRPr="00BE2790">
        <w:rPr>
          <w:noProof/>
          <w:szCs w:val="26"/>
        </w:rPr>
        <w:drawing>
          <wp:inline distT="0" distB="0" distL="0" distR="0" wp14:anchorId="4086D911" wp14:editId="2874EE32">
            <wp:extent cx="5943600" cy="4831080"/>
            <wp:effectExtent l="0" t="0" r="0" b="7620"/>
            <wp:docPr id="1584528143"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8143" name="Picture 2" descr="A screenshot of a computer screen&#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4831080"/>
                    </a:xfrm>
                    <a:prstGeom prst="rect">
                      <a:avLst/>
                    </a:prstGeom>
                    <a:noFill/>
                    <a:ln>
                      <a:noFill/>
                    </a:ln>
                  </pic:spPr>
                </pic:pic>
              </a:graphicData>
            </a:graphic>
          </wp:inline>
        </w:drawing>
      </w:r>
      <w:r w:rsidRPr="00BE2790">
        <w:rPr>
          <w:szCs w:val="26"/>
        </w:rPr>
        <w:t xml:space="preserve"> </w:t>
      </w:r>
    </w:p>
    <w:p w14:paraId="33755CE4" w14:textId="595C498C" w:rsidR="009A5A95" w:rsidRPr="009A5A95" w:rsidRDefault="009A5A95" w:rsidP="009A5A95">
      <w:pPr>
        <w:jc w:val="center"/>
        <w:rPr>
          <w:rFonts w:cs="Times New Roman"/>
          <w:i/>
          <w:iCs/>
          <w:szCs w:val="26"/>
        </w:rPr>
      </w:pPr>
      <w:r w:rsidRPr="009A5A95">
        <w:rPr>
          <w:i/>
          <w:iCs/>
          <w:szCs w:val="26"/>
        </w:rPr>
        <w:t xml:space="preserve">Hình 2.35 </w:t>
      </w:r>
      <w:r w:rsidRPr="00D125B9">
        <w:rPr>
          <w:i/>
          <w:iCs/>
          <w:szCs w:val="26"/>
        </w:rPr>
        <w:t>Container Diagram</w:t>
      </w:r>
    </w:p>
    <w:p w14:paraId="0AAA9A9B" w14:textId="42ABFB17" w:rsidR="008E5BAC" w:rsidRPr="00BE2790" w:rsidRDefault="008E5BAC" w:rsidP="008E5BAC">
      <w:pPr>
        <w:rPr>
          <w:rFonts w:cs="Times New Roman"/>
          <w:szCs w:val="26"/>
        </w:rPr>
      </w:pPr>
      <w:r w:rsidRPr="00BE2790">
        <w:rPr>
          <w:rFonts w:cs="Times New Roman"/>
          <w:szCs w:val="26"/>
        </w:rPr>
        <w:lastRenderedPageBreak/>
        <w:t xml:space="preserve">Sơ đồ Container mô tả kiến trúc kỹ thuật của hệ thống </w:t>
      </w:r>
      <w:r w:rsidRPr="00BE2790">
        <w:rPr>
          <w:rFonts w:cs="Times New Roman"/>
          <w:i/>
          <w:szCs w:val="26"/>
        </w:rPr>
        <w:t>WebQuanAo</w:t>
      </w:r>
      <w:r w:rsidRPr="00BE2790">
        <w:rPr>
          <w:rFonts w:cs="Times New Roman"/>
          <w:szCs w:val="26"/>
        </w:rPr>
        <w:t>, làm rõ các thành phần ứng dụng chính và cách chúng phối hợp với nhau trong quá trình vận hành. Hệ thống được thiết kế theo mô hình client–server, trong đó giao diện người dùng và xử lý nghiệp vụ được tách biệt rõ ràng.</w:t>
      </w:r>
    </w:p>
    <w:p w14:paraId="4DF9E0C2" w14:textId="6AE1236C" w:rsidR="008E5BAC" w:rsidRPr="00BE2790" w:rsidRDefault="008E5BAC" w:rsidP="008E5BAC">
      <w:pPr>
        <w:rPr>
          <w:rFonts w:cs="Times New Roman"/>
          <w:szCs w:val="26"/>
        </w:rPr>
      </w:pPr>
      <w:r w:rsidRPr="00BE2790">
        <w:rPr>
          <w:rFonts w:cs="Times New Roman"/>
          <w:szCs w:val="26"/>
        </w:rPr>
        <w:t>Ứng dụng Web được xây dựng theo mô hình single page application (SPA) sử dụng công nghệ react.js, đóng vai trò là lớp giao diện người dùng cho cả Người mua và Quản trị viên. Ứng dụng cho phép người dùng thực hiện các thao tác như duyệt sản phẩm, đặt hàng và quản lý hệ thống.</w:t>
      </w:r>
    </w:p>
    <w:p w14:paraId="06305204" w14:textId="35688BE9" w:rsidR="008E5BAC" w:rsidRPr="00BE2790" w:rsidRDefault="008E5BAC" w:rsidP="008E5BAC">
      <w:pPr>
        <w:rPr>
          <w:rFonts w:cs="Times New Roman"/>
          <w:szCs w:val="26"/>
        </w:rPr>
      </w:pPr>
      <w:r w:rsidRPr="00BE2790">
        <w:rPr>
          <w:rFonts w:cs="Times New Roman"/>
          <w:szCs w:val="26"/>
        </w:rPr>
        <w:t xml:space="preserve">Phía Backend là API Application được xây dựng bằng Node.js và Express.js, chịu trách nhiệm xử lý toàn bộ logic nghiệp vụ của hệ thống. Backend tiếp nhận các yêu cầu từ SPA, thực hiện xác thực và phân quyền, xử lý dữ liệu, đồng thời kết nối với cơ sở dữ liệu để thực hiện các thao tác đọc và ghi dữ liệu. Ngoài ra, Backend còn đóng vai trò là điểm tích hợp trung tâm với các hệ thống bên thứ ba như dịch vụ </w:t>
      </w:r>
      <w:r w:rsidR="00E10708" w:rsidRPr="00BE2790">
        <w:rPr>
          <w:rFonts w:cs="Times New Roman"/>
          <w:szCs w:val="26"/>
        </w:rPr>
        <w:t>e</w:t>
      </w:r>
      <w:r w:rsidRPr="00BE2790">
        <w:rPr>
          <w:rFonts w:cs="Times New Roman"/>
          <w:szCs w:val="26"/>
        </w:rPr>
        <w:t>mail, cổng thanh toán và đơn vị vận chuyển.</w:t>
      </w:r>
    </w:p>
    <w:p w14:paraId="06C70746" w14:textId="77777777" w:rsidR="008E5BAC" w:rsidRPr="00BE2790" w:rsidRDefault="008E5BAC" w:rsidP="008E5BAC">
      <w:pPr>
        <w:rPr>
          <w:rFonts w:cs="Times New Roman"/>
          <w:szCs w:val="26"/>
        </w:rPr>
      </w:pPr>
      <w:r w:rsidRPr="00BE2790">
        <w:rPr>
          <w:rFonts w:cs="Times New Roman"/>
          <w:szCs w:val="26"/>
        </w:rPr>
        <w:t>Cơ sở dữ liệu sử dụng MySQL Server đóng vai trò là kho lưu trữ dữ liệu tập trung của hệ thống, lưu trữ thông tin người dùng, sản phẩm, đơn hàng và các dữ liệu liên quan khác. Backend truy cập cơ sở dữ liệu thông qua các truy vấn SQL hoặc thông qua lớp ORM để đảm bảo việc quản lý và truy xuất dữ liệu hiệu quả</w:t>
      </w:r>
    </w:p>
    <w:p w14:paraId="7B1ABD2E" w14:textId="77777777" w:rsidR="00A64C3E" w:rsidRDefault="00A64C3E" w:rsidP="00D125B9">
      <w:pPr>
        <w:rPr>
          <w:b/>
          <w:szCs w:val="26"/>
        </w:rPr>
      </w:pPr>
    </w:p>
    <w:p w14:paraId="4AFA7C16" w14:textId="77777777" w:rsidR="00A64C3E" w:rsidRDefault="00A64C3E" w:rsidP="00D125B9">
      <w:pPr>
        <w:rPr>
          <w:b/>
          <w:szCs w:val="26"/>
        </w:rPr>
      </w:pPr>
    </w:p>
    <w:p w14:paraId="25E4E85F" w14:textId="77777777" w:rsidR="00A64C3E" w:rsidRDefault="00A64C3E" w:rsidP="00D125B9">
      <w:pPr>
        <w:rPr>
          <w:b/>
          <w:szCs w:val="26"/>
        </w:rPr>
      </w:pPr>
    </w:p>
    <w:p w14:paraId="4EDEAF65" w14:textId="77777777" w:rsidR="00A64C3E" w:rsidRDefault="00A64C3E" w:rsidP="00D125B9">
      <w:pPr>
        <w:rPr>
          <w:b/>
          <w:szCs w:val="26"/>
        </w:rPr>
      </w:pPr>
    </w:p>
    <w:p w14:paraId="0344E8FC" w14:textId="77777777" w:rsidR="00A64C3E" w:rsidRDefault="00A64C3E" w:rsidP="00D125B9">
      <w:pPr>
        <w:rPr>
          <w:b/>
          <w:szCs w:val="26"/>
        </w:rPr>
      </w:pPr>
    </w:p>
    <w:p w14:paraId="0163C6E3" w14:textId="77777777" w:rsidR="00A64C3E" w:rsidRDefault="00A64C3E" w:rsidP="00D125B9">
      <w:pPr>
        <w:rPr>
          <w:b/>
          <w:szCs w:val="26"/>
        </w:rPr>
      </w:pPr>
    </w:p>
    <w:p w14:paraId="626AA02C" w14:textId="77777777" w:rsidR="00A64C3E" w:rsidRDefault="00A64C3E" w:rsidP="00D125B9">
      <w:pPr>
        <w:rPr>
          <w:b/>
          <w:szCs w:val="26"/>
        </w:rPr>
      </w:pPr>
    </w:p>
    <w:p w14:paraId="357D736C" w14:textId="77777777" w:rsidR="00A64C3E" w:rsidRDefault="00A64C3E" w:rsidP="00D125B9">
      <w:pPr>
        <w:rPr>
          <w:b/>
          <w:szCs w:val="26"/>
        </w:rPr>
      </w:pPr>
    </w:p>
    <w:p w14:paraId="2F666E6B" w14:textId="77777777" w:rsidR="00A64C3E" w:rsidRDefault="00A64C3E" w:rsidP="00D125B9">
      <w:pPr>
        <w:rPr>
          <w:b/>
          <w:szCs w:val="26"/>
        </w:rPr>
      </w:pPr>
    </w:p>
    <w:p w14:paraId="26339708" w14:textId="77777777" w:rsidR="00A64C3E" w:rsidRDefault="00A64C3E" w:rsidP="00D125B9">
      <w:pPr>
        <w:rPr>
          <w:b/>
          <w:szCs w:val="26"/>
        </w:rPr>
      </w:pPr>
    </w:p>
    <w:p w14:paraId="430E1BCD" w14:textId="77777777" w:rsidR="00A64C3E" w:rsidRDefault="00A64C3E" w:rsidP="00D125B9">
      <w:pPr>
        <w:rPr>
          <w:b/>
          <w:szCs w:val="26"/>
        </w:rPr>
      </w:pPr>
    </w:p>
    <w:p w14:paraId="254D9ABD" w14:textId="77777777" w:rsidR="00A64C3E" w:rsidRDefault="00A64C3E" w:rsidP="00D125B9">
      <w:pPr>
        <w:rPr>
          <w:b/>
          <w:szCs w:val="26"/>
        </w:rPr>
      </w:pPr>
    </w:p>
    <w:p w14:paraId="0D124AA5" w14:textId="77777777" w:rsidR="00A64C3E" w:rsidRDefault="00A64C3E" w:rsidP="00D125B9">
      <w:pPr>
        <w:rPr>
          <w:b/>
          <w:szCs w:val="26"/>
        </w:rPr>
      </w:pPr>
      <w:bookmarkStart w:id="41" w:name="_Toc216979596"/>
    </w:p>
    <w:p w14:paraId="64A23EE8" w14:textId="2D36095F" w:rsidR="3FFAFAC7" w:rsidRPr="00D125B9" w:rsidRDefault="0000156E" w:rsidP="00D125B9">
      <w:pPr>
        <w:rPr>
          <w:rFonts w:cs="Times New Roman"/>
          <w:b/>
          <w:szCs w:val="26"/>
        </w:rPr>
      </w:pPr>
      <w:r w:rsidRPr="00D125B9">
        <w:rPr>
          <w:b/>
          <w:szCs w:val="26"/>
        </w:rPr>
        <w:lastRenderedPageBreak/>
        <w:t>C3 Component Diagram</w:t>
      </w:r>
      <w:bookmarkEnd w:id="41"/>
    </w:p>
    <w:p w14:paraId="5F25BBA1" w14:textId="2072DCFC" w:rsidR="002C4769" w:rsidRDefault="007000DC" w:rsidP="00F4078B">
      <w:pPr>
        <w:rPr>
          <w:rFonts w:cs="Times New Roman"/>
          <w:szCs w:val="26"/>
        </w:rPr>
      </w:pPr>
      <w:r w:rsidRPr="00BE2790">
        <w:rPr>
          <w:noProof/>
          <w:szCs w:val="26"/>
        </w:rPr>
        <w:drawing>
          <wp:inline distT="0" distB="0" distL="0" distR="0" wp14:anchorId="5D45FA45" wp14:editId="16CA2A77">
            <wp:extent cx="5943600" cy="4312920"/>
            <wp:effectExtent l="0" t="0" r="0" b="0"/>
            <wp:docPr id="1470671186"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71186" name="Picture 6" descr="A diagram of a company&#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312920"/>
                    </a:xfrm>
                    <a:prstGeom prst="rect">
                      <a:avLst/>
                    </a:prstGeom>
                    <a:noFill/>
                    <a:ln>
                      <a:noFill/>
                    </a:ln>
                  </pic:spPr>
                </pic:pic>
              </a:graphicData>
            </a:graphic>
          </wp:inline>
        </w:drawing>
      </w:r>
    </w:p>
    <w:p w14:paraId="202EBB99" w14:textId="4A968214" w:rsidR="009A5A95" w:rsidRPr="009A5A95" w:rsidRDefault="009A5A95" w:rsidP="009A5A95">
      <w:pPr>
        <w:jc w:val="center"/>
        <w:rPr>
          <w:rFonts w:cs="Times New Roman"/>
          <w:i/>
          <w:iCs/>
          <w:szCs w:val="26"/>
        </w:rPr>
      </w:pPr>
      <w:r w:rsidRPr="009A5A95">
        <w:rPr>
          <w:rFonts w:cs="Times New Roman"/>
          <w:i/>
          <w:iCs/>
          <w:szCs w:val="26"/>
        </w:rPr>
        <w:t xml:space="preserve">Hình 2.36: </w:t>
      </w:r>
      <w:r w:rsidRPr="00D125B9">
        <w:rPr>
          <w:i/>
          <w:iCs/>
          <w:szCs w:val="26"/>
        </w:rPr>
        <w:t>Component Diagram</w:t>
      </w:r>
    </w:p>
    <w:p w14:paraId="5CAC9829" w14:textId="5E56F494" w:rsidR="004966D8" w:rsidRPr="00BE2790" w:rsidRDefault="00C12D05" w:rsidP="00F4078B">
      <w:pPr>
        <w:rPr>
          <w:rFonts w:cs="Times New Roman"/>
          <w:szCs w:val="26"/>
        </w:rPr>
      </w:pPr>
      <w:r w:rsidRPr="00BE2790">
        <w:rPr>
          <w:rFonts w:cs="Times New Roman"/>
          <w:szCs w:val="26"/>
        </w:rPr>
        <w:t>Sơ đồ Component Diagram chi tiết hóa kiến trúc bên trong của ứng dụng Web (SPA) và API Backend, minh họa cách các module chức năng được tổ chức và tương tác để thực hiện các nghiệp vụ thương mại điện tử. Kiến trúc được thiết kế theo mô hình phân lớp rõ ràng</w:t>
      </w:r>
    </w:p>
    <w:p w14:paraId="7841B04D" w14:textId="26BCBB06" w:rsidR="00FC5FA3" w:rsidRPr="00BE2790" w:rsidRDefault="00FC5FA3" w:rsidP="00F4078B">
      <w:pPr>
        <w:rPr>
          <w:rFonts w:cs="Times New Roman"/>
          <w:szCs w:val="26"/>
        </w:rPr>
      </w:pPr>
      <w:r w:rsidRPr="00BE2790">
        <w:rPr>
          <w:rFonts w:cs="Times New Roman"/>
          <w:szCs w:val="26"/>
        </w:rPr>
        <w:t>Lớp Giao diện (Frontend - React SPA): Đây là lớp tương tác trực tiếp với người dùng, được tổ chức thành các Component:</w:t>
      </w:r>
    </w:p>
    <w:p w14:paraId="3CA23D52" w14:textId="549FB016" w:rsidR="00FC5FA3" w:rsidRPr="00BE2790" w:rsidRDefault="003875B6" w:rsidP="00B95C10">
      <w:pPr>
        <w:pStyle w:val="ListParagraph"/>
        <w:numPr>
          <w:ilvl w:val="0"/>
          <w:numId w:val="2"/>
        </w:numPr>
        <w:rPr>
          <w:rFonts w:cs="Times New Roman"/>
          <w:szCs w:val="26"/>
        </w:rPr>
      </w:pPr>
      <w:r w:rsidRPr="00BE2790">
        <w:rPr>
          <w:rFonts w:cs="Times New Roman"/>
          <w:szCs w:val="26"/>
        </w:rPr>
        <w:t>React Core: Là khung sườn chính điều phối ứng dụng</w:t>
      </w:r>
    </w:p>
    <w:p w14:paraId="7EDBBB63" w14:textId="4D447BEA" w:rsidR="003875B6" w:rsidRPr="00BE2790" w:rsidRDefault="003875B6" w:rsidP="00B95C10">
      <w:pPr>
        <w:pStyle w:val="ListParagraph"/>
        <w:numPr>
          <w:ilvl w:val="0"/>
          <w:numId w:val="2"/>
        </w:numPr>
        <w:rPr>
          <w:rFonts w:cs="Times New Roman"/>
          <w:szCs w:val="26"/>
        </w:rPr>
      </w:pPr>
      <w:r w:rsidRPr="00BE2790">
        <w:rPr>
          <w:rFonts w:cs="Times New Roman"/>
          <w:szCs w:val="26"/>
        </w:rPr>
        <w:t>Các Module Chức năng: Bao gồm Auth Component (xác thực), Product Component (hiển thị sản phẩm), Cart Component (giỏ hàng), Order Component (đặt hàng) và Admin Component (quản trị).</w:t>
      </w:r>
    </w:p>
    <w:p w14:paraId="30A2A8F2" w14:textId="3B519B7F" w:rsidR="003875B6" w:rsidRPr="00BE2790" w:rsidRDefault="003875B6" w:rsidP="00B95C10">
      <w:pPr>
        <w:pStyle w:val="ListParagraph"/>
        <w:numPr>
          <w:ilvl w:val="0"/>
          <w:numId w:val="2"/>
        </w:numPr>
        <w:rPr>
          <w:rFonts w:cs="Times New Roman"/>
          <w:szCs w:val="26"/>
        </w:rPr>
      </w:pPr>
      <w:r w:rsidRPr="00BE2790">
        <w:rPr>
          <w:rFonts w:cs="Times New Roman"/>
          <w:szCs w:val="26"/>
        </w:rPr>
        <w:t>Luồng dữ liệu: Các component này gửi yêu cầu HTTP (Request) đến Backend API để lấy hoặc cập nhật dữ liệu.</w:t>
      </w:r>
    </w:p>
    <w:p w14:paraId="064531A0" w14:textId="676FCA5D" w:rsidR="003875B6" w:rsidRPr="00BE2790" w:rsidRDefault="003875B6" w:rsidP="003875B6">
      <w:pPr>
        <w:rPr>
          <w:rFonts w:cs="Times New Roman"/>
          <w:szCs w:val="26"/>
        </w:rPr>
      </w:pPr>
      <w:r w:rsidRPr="00BE2790">
        <w:rPr>
          <w:rFonts w:cs="Times New Roman"/>
          <w:szCs w:val="26"/>
        </w:rPr>
        <w:t xml:space="preserve">Lớp Backend </w:t>
      </w:r>
      <w:r w:rsidR="00826F34" w:rsidRPr="00BE2790">
        <w:rPr>
          <w:rFonts w:cs="Times New Roman"/>
          <w:szCs w:val="26"/>
        </w:rPr>
        <w:t>:</w:t>
      </w:r>
      <w:r w:rsidRPr="00BE2790">
        <w:rPr>
          <w:rFonts w:cs="Times New Roman"/>
          <w:szCs w:val="26"/>
        </w:rPr>
        <w:t xml:space="preserve"> </w:t>
      </w:r>
      <w:r w:rsidR="00826F34" w:rsidRPr="00BE2790">
        <w:rPr>
          <w:rFonts w:cs="Times New Roman"/>
          <w:szCs w:val="26"/>
        </w:rPr>
        <w:t>X</w:t>
      </w:r>
      <w:r w:rsidRPr="00BE2790">
        <w:rPr>
          <w:rFonts w:cs="Times New Roman"/>
          <w:szCs w:val="26"/>
        </w:rPr>
        <w:t>ử lý toàn bộ logic nghiệp vụ, được chia thành các tầng xử lý tuần tự:</w:t>
      </w:r>
    </w:p>
    <w:p w14:paraId="1B1756D1" w14:textId="26302E46" w:rsidR="003875B6" w:rsidRPr="00BE2790" w:rsidRDefault="00027109" w:rsidP="00B95C10">
      <w:pPr>
        <w:pStyle w:val="ListParagraph"/>
        <w:numPr>
          <w:ilvl w:val="0"/>
          <w:numId w:val="3"/>
        </w:numPr>
        <w:rPr>
          <w:rFonts w:cs="Times New Roman"/>
          <w:szCs w:val="26"/>
        </w:rPr>
      </w:pPr>
      <w:r w:rsidRPr="00BE2790">
        <w:rPr>
          <w:rFonts w:cs="Times New Roman"/>
          <w:szCs w:val="26"/>
        </w:rPr>
        <w:lastRenderedPageBreak/>
        <w:t>API Service</w:t>
      </w:r>
      <w:r w:rsidR="00826F34" w:rsidRPr="00BE2790">
        <w:rPr>
          <w:rFonts w:cs="Times New Roman"/>
          <w:szCs w:val="26"/>
        </w:rPr>
        <w:t xml:space="preserve">: </w:t>
      </w:r>
      <w:r w:rsidRPr="00BE2790">
        <w:rPr>
          <w:rFonts w:cs="Times New Roman"/>
          <w:szCs w:val="26"/>
        </w:rPr>
        <w:t>Điểm tiếp nhận mọi yêu cầu từ Frontend. Nó đóng vai trò điều hướng đến đúng bộ xử lý.</w:t>
      </w:r>
    </w:p>
    <w:p w14:paraId="232E6826" w14:textId="63CDF506" w:rsidR="00027109" w:rsidRPr="00BE2790" w:rsidRDefault="00027109" w:rsidP="00B95C10">
      <w:pPr>
        <w:pStyle w:val="ListParagraph"/>
        <w:numPr>
          <w:ilvl w:val="0"/>
          <w:numId w:val="3"/>
        </w:numPr>
        <w:rPr>
          <w:rFonts w:cs="Times New Roman"/>
          <w:szCs w:val="26"/>
        </w:rPr>
      </w:pPr>
      <w:r w:rsidRPr="00BE2790">
        <w:rPr>
          <w:rFonts w:cs="Times New Roman"/>
          <w:szCs w:val="26"/>
        </w:rPr>
        <w:t>Middleware Component</w:t>
      </w:r>
      <w:r w:rsidR="00826F34" w:rsidRPr="00BE2790">
        <w:rPr>
          <w:rFonts w:cs="Times New Roman"/>
          <w:szCs w:val="26"/>
        </w:rPr>
        <w:t xml:space="preserve">: </w:t>
      </w:r>
      <w:r w:rsidRPr="00BE2790">
        <w:rPr>
          <w:rFonts w:cs="Times New Roman"/>
          <w:szCs w:val="26"/>
        </w:rPr>
        <w:t>Đóng vai trò</w:t>
      </w:r>
      <w:r w:rsidR="00826F34" w:rsidRPr="00BE2790">
        <w:rPr>
          <w:rFonts w:cs="Times New Roman"/>
          <w:szCs w:val="26"/>
        </w:rPr>
        <w:t xml:space="preserve"> </w:t>
      </w:r>
      <w:r w:rsidRPr="00BE2790">
        <w:rPr>
          <w:rFonts w:cs="Times New Roman"/>
          <w:szCs w:val="26"/>
        </w:rPr>
        <w:t xml:space="preserve">bảo mật. Middleware này chặn bắt các request cần xác thực, kiểm tra tính hợp lệ của JSON Web Token (JWT) trước khi cho phép đi tiếp vào các </w:t>
      </w:r>
      <w:r w:rsidR="00826F34" w:rsidRPr="00BE2790">
        <w:rPr>
          <w:rFonts w:cs="Times New Roman"/>
          <w:szCs w:val="26"/>
        </w:rPr>
        <w:t>c</w:t>
      </w:r>
      <w:r w:rsidRPr="00BE2790">
        <w:rPr>
          <w:rFonts w:cs="Times New Roman"/>
          <w:szCs w:val="26"/>
        </w:rPr>
        <w:t>ontroller quan trọng như đặt hàng, xem thông tin cá nhân.</w:t>
      </w:r>
    </w:p>
    <w:p w14:paraId="49E1FF51" w14:textId="4D247E9A" w:rsidR="00027109" w:rsidRPr="00BE2790" w:rsidRDefault="00027109" w:rsidP="00B95C10">
      <w:pPr>
        <w:pStyle w:val="ListParagraph"/>
        <w:numPr>
          <w:ilvl w:val="0"/>
          <w:numId w:val="3"/>
        </w:numPr>
        <w:rPr>
          <w:rFonts w:cs="Times New Roman"/>
          <w:szCs w:val="26"/>
        </w:rPr>
      </w:pPr>
      <w:r w:rsidRPr="00BE2790">
        <w:rPr>
          <w:rFonts w:cs="Times New Roman"/>
          <w:szCs w:val="26"/>
        </w:rPr>
        <w:t>Controller Layer  điều phối:</w:t>
      </w:r>
    </w:p>
    <w:p w14:paraId="036B9C3A" w14:textId="2BB6343F" w:rsidR="00027109" w:rsidRPr="00BE2790" w:rsidRDefault="00BE792A" w:rsidP="00B95C10">
      <w:pPr>
        <w:pStyle w:val="ListParagraph"/>
        <w:numPr>
          <w:ilvl w:val="0"/>
          <w:numId w:val="4"/>
        </w:numPr>
        <w:rPr>
          <w:rFonts w:cs="Times New Roman"/>
          <w:szCs w:val="26"/>
        </w:rPr>
      </w:pPr>
      <w:r w:rsidRPr="00BE2790">
        <w:rPr>
          <w:rFonts w:cs="Times New Roman"/>
          <w:szCs w:val="26"/>
        </w:rPr>
        <w:t>Auth/User Controller: Xử lý đăng ký, đăng nhập, quản lý hồ sơ.</w:t>
      </w:r>
    </w:p>
    <w:p w14:paraId="536F5EC8" w14:textId="1B8DE3DF" w:rsidR="00BE792A" w:rsidRPr="00BE2790" w:rsidRDefault="00BE792A" w:rsidP="00B95C10">
      <w:pPr>
        <w:pStyle w:val="ListParagraph"/>
        <w:numPr>
          <w:ilvl w:val="0"/>
          <w:numId w:val="4"/>
        </w:numPr>
        <w:rPr>
          <w:rFonts w:cs="Times New Roman"/>
          <w:szCs w:val="26"/>
        </w:rPr>
      </w:pPr>
      <w:r w:rsidRPr="00BE2790">
        <w:rPr>
          <w:rFonts w:cs="Times New Roman"/>
          <w:szCs w:val="26"/>
        </w:rPr>
        <w:t>Product Controller: Xử lý tìm kiếm, lọc, hiển thị chi tiết sản phẩm</w:t>
      </w:r>
    </w:p>
    <w:p w14:paraId="4EC174CD" w14:textId="75295D7E" w:rsidR="00BE792A" w:rsidRPr="00BE2790" w:rsidRDefault="00BE792A" w:rsidP="00B95C10">
      <w:pPr>
        <w:pStyle w:val="ListParagraph"/>
        <w:numPr>
          <w:ilvl w:val="0"/>
          <w:numId w:val="4"/>
        </w:numPr>
        <w:rPr>
          <w:rFonts w:cs="Times New Roman"/>
          <w:szCs w:val="26"/>
        </w:rPr>
      </w:pPr>
      <w:r w:rsidRPr="00BE2790">
        <w:rPr>
          <w:rFonts w:cs="Times New Roman"/>
          <w:szCs w:val="26"/>
        </w:rPr>
        <w:t>Order/Cart Controller: Xử lý logic thêm giỏ hàng, tạo đơn hàng mới.</w:t>
      </w:r>
    </w:p>
    <w:p w14:paraId="1EC31067" w14:textId="4EAB0B11" w:rsidR="00BE792A" w:rsidRPr="00BE2790" w:rsidRDefault="00BE792A" w:rsidP="00B95C10">
      <w:pPr>
        <w:pStyle w:val="ListParagraph"/>
        <w:numPr>
          <w:ilvl w:val="0"/>
          <w:numId w:val="4"/>
        </w:numPr>
        <w:rPr>
          <w:rFonts w:cs="Times New Roman"/>
          <w:szCs w:val="26"/>
        </w:rPr>
      </w:pPr>
      <w:r w:rsidRPr="00BE2790">
        <w:rPr>
          <w:rFonts w:cs="Times New Roman"/>
          <w:szCs w:val="26"/>
        </w:rPr>
        <w:t>Other Controller: Xử lý các nghiệp vụ phụ trợ khác</w:t>
      </w:r>
    </w:p>
    <w:p w14:paraId="32080FC4" w14:textId="3E32053A" w:rsidR="00243D09" w:rsidRPr="00BE2790" w:rsidRDefault="00243D09" w:rsidP="00243D09">
      <w:pPr>
        <w:rPr>
          <w:rFonts w:cs="Times New Roman"/>
          <w:szCs w:val="26"/>
        </w:rPr>
      </w:pPr>
      <w:r w:rsidRPr="00BE2790">
        <w:rPr>
          <w:rFonts w:cs="Times New Roman"/>
          <w:szCs w:val="26"/>
        </w:rPr>
        <w:t>Service Layer là nơi tập trung toàn bộ logic nghiệp vụ của hệ thống. Tại đây, các quy tắc kinh doanh như tính toán đơn hàng, kiểm tra tồn kho, xử lý trạng thái đơn và tích hợp với các dịch vụ bên ngoài được thực hiện. Service Layer tương tác với Sequelize Model để truy xuất và thao tác dữ liệu mà không cần làm việc trực tiếp với SQL thuần.</w:t>
      </w:r>
    </w:p>
    <w:p w14:paraId="27119866" w14:textId="768DDB5F" w:rsidR="00243D09" w:rsidRPr="00BE2790" w:rsidRDefault="00243D09" w:rsidP="00243D09">
      <w:pPr>
        <w:rPr>
          <w:rFonts w:cs="Times New Roman"/>
          <w:szCs w:val="26"/>
        </w:rPr>
      </w:pPr>
      <w:r w:rsidRPr="00BE2790">
        <w:rPr>
          <w:rFonts w:cs="Times New Roman"/>
          <w:szCs w:val="26"/>
        </w:rPr>
        <w:t>Lớp Model đóng vai trò trừu tượng hóa cơ sở dữ liệu, ánh xạ các bảng dữ liệu sang các đối tượng trong ứng dụng. Thông qua lớp này, dữ liệu được đọc và ghi vào MySQL Database, là nơi lưu trữ dữ liệu vật lý của toàn bộ hệ thống.</w:t>
      </w:r>
    </w:p>
    <w:p w14:paraId="07042913" w14:textId="507BD8AE" w:rsidR="00BE792A" w:rsidRPr="00BE2790" w:rsidRDefault="00243D09" w:rsidP="00243D09">
      <w:pPr>
        <w:rPr>
          <w:rFonts w:cs="Times New Roman"/>
          <w:szCs w:val="26"/>
        </w:rPr>
      </w:pPr>
      <w:r w:rsidRPr="00BE2790">
        <w:rPr>
          <w:rFonts w:cs="Times New Roman"/>
          <w:szCs w:val="26"/>
        </w:rPr>
        <w:t xml:space="preserve">Ngoài ra, tại tầng Service, hệ thống tích hợp với các dịch vụ bên ngoài bao gồm cổng thanh toán </w:t>
      </w:r>
      <w:r w:rsidR="00B3098B" w:rsidRPr="00BE2790">
        <w:rPr>
          <w:rFonts w:cs="Times New Roman"/>
          <w:szCs w:val="26"/>
        </w:rPr>
        <w:t xml:space="preserve">như </w:t>
      </w:r>
      <w:r w:rsidRPr="00BE2790">
        <w:rPr>
          <w:rFonts w:cs="Times New Roman"/>
          <w:szCs w:val="26"/>
        </w:rPr>
        <w:t>VNPAY, PayPal</w:t>
      </w:r>
      <w:r w:rsidR="00B3098B" w:rsidRPr="00BE2790">
        <w:rPr>
          <w:rFonts w:cs="Times New Roman"/>
          <w:szCs w:val="26"/>
        </w:rPr>
        <w:t xml:space="preserve"> </w:t>
      </w:r>
      <w:r w:rsidRPr="00BE2790">
        <w:rPr>
          <w:rFonts w:cs="Times New Roman"/>
          <w:szCs w:val="26"/>
        </w:rPr>
        <w:t xml:space="preserve">để xử lý giao dịch, dịch vụ </w:t>
      </w:r>
      <w:r w:rsidR="00B3098B" w:rsidRPr="00BE2790">
        <w:rPr>
          <w:rFonts w:cs="Times New Roman"/>
          <w:szCs w:val="26"/>
        </w:rPr>
        <w:t>e</w:t>
      </w:r>
      <w:r w:rsidRPr="00BE2790">
        <w:rPr>
          <w:rFonts w:cs="Times New Roman"/>
          <w:szCs w:val="26"/>
        </w:rPr>
        <w:t>mail thông qua SMTP để gửi thông báo và dịch vụ vận chuyển GHN API để tạo vận đơn và cập nhật trạng thái giao hàng thông qua cơ chế webhook trả về Order Controller</w:t>
      </w:r>
    </w:p>
    <w:p w14:paraId="4F6979C0" w14:textId="2DD71797" w:rsidR="00F52C32" w:rsidRPr="00D125B9" w:rsidRDefault="00F52C32" w:rsidP="00D125B9">
      <w:pPr>
        <w:rPr>
          <w:b/>
          <w:szCs w:val="26"/>
        </w:rPr>
      </w:pPr>
      <w:bookmarkStart w:id="42" w:name="_Toc216979597"/>
      <w:r w:rsidRPr="00D125B9">
        <w:rPr>
          <w:b/>
          <w:szCs w:val="26"/>
        </w:rPr>
        <w:t>C</w:t>
      </w:r>
      <w:r w:rsidR="00265025" w:rsidRPr="00D125B9">
        <w:rPr>
          <w:b/>
          <w:szCs w:val="26"/>
        </w:rPr>
        <w:t>4</w:t>
      </w:r>
      <w:r w:rsidRPr="00D125B9">
        <w:rPr>
          <w:b/>
          <w:szCs w:val="26"/>
        </w:rPr>
        <w:t xml:space="preserve"> </w:t>
      </w:r>
      <w:r w:rsidR="008248F8" w:rsidRPr="00D125B9">
        <w:rPr>
          <w:b/>
          <w:szCs w:val="26"/>
        </w:rPr>
        <w:t>Code</w:t>
      </w:r>
      <w:r w:rsidR="004966D8" w:rsidRPr="00D125B9">
        <w:rPr>
          <w:b/>
          <w:szCs w:val="26"/>
        </w:rPr>
        <w:t xml:space="preserve"> Diagram</w:t>
      </w:r>
      <w:bookmarkEnd w:id="42"/>
    </w:p>
    <w:p w14:paraId="23E1E3ED" w14:textId="3C028CF3" w:rsidR="004966D8" w:rsidRDefault="00011117" w:rsidP="004966D8">
      <w:pPr>
        <w:rPr>
          <w:rFonts w:cs="Times New Roman"/>
          <w:szCs w:val="26"/>
        </w:rPr>
      </w:pPr>
      <w:r w:rsidRPr="00BE2790">
        <w:rPr>
          <w:noProof/>
          <w:szCs w:val="26"/>
        </w:rPr>
        <w:drawing>
          <wp:inline distT="0" distB="0" distL="0" distR="0" wp14:anchorId="01C08967" wp14:editId="2582DD6A">
            <wp:extent cx="5943600" cy="2758440"/>
            <wp:effectExtent l="0" t="0" r="0" b="3810"/>
            <wp:docPr id="424770404" name="Picture 4" descr="A group of white rectangular object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70404" name="Picture 4" descr="A group of white rectangular objects with black text&#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758440"/>
                    </a:xfrm>
                    <a:prstGeom prst="rect">
                      <a:avLst/>
                    </a:prstGeom>
                    <a:noFill/>
                    <a:ln>
                      <a:noFill/>
                    </a:ln>
                  </pic:spPr>
                </pic:pic>
              </a:graphicData>
            </a:graphic>
          </wp:inline>
        </w:drawing>
      </w:r>
    </w:p>
    <w:p w14:paraId="75A2540E" w14:textId="425BF3BD" w:rsidR="009A5A95" w:rsidRPr="009A5A95" w:rsidRDefault="009A5A95" w:rsidP="009A5A95">
      <w:pPr>
        <w:jc w:val="center"/>
        <w:rPr>
          <w:rFonts w:cs="Times New Roman"/>
          <w:i/>
          <w:iCs/>
          <w:szCs w:val="26"/>
        </w:rPr>
      </w:pPr>
      <w:r w:rsidRPr="009A5A95">
        <w:rPr>
          <w:rFonts w:cs="Times New Roman"/>
          <w:i/>
          <w:iCs/>
          <w:szCs w:val="26"/>
        </w:rPr>
        <w:t xml:space="preserve">Hình 2.27 </w:t>
      </w:r>
      <w:r w:rsidRPr="00D125B9">
        <w:rPr>
          <w:i/>
          <w:iCs/>
          <w:szCs w:val="26"/>
        </w:rPr>
        <w:t>Code Diagram</w:t>
      </w:r>
    </w:p>
    <w:p w14:paraId="75524613" w14:textId="77777777" w:rsidR="004966D8" w:rsidRPr="00BE2790" w:rsidRDefault="004966D8" w:rsidP="004966D8">
      <w:pPr>
        <w:rPr>
          <w:rFonts w:cs="Times New Roman"/>
          <w:szCs w:val="26"/>
        </w:rPr>
      </w:pPr>
    </w:p>
    <w:p w14:paraId="1CD131C4" w14:textId="77777777" w:rsidR="004966D8" w:rsidRPr="00BE2790" w:rsidRDefault="004966D8" w:rsidP="004966D8">
      <w:pPr>
        <w:rPr>
          <w:rFonts w:cs="Times New Roman"/>
          <w:szCs w:val="26"/>
        </w:rPr>
      </w:pPr>
    </w:p>
    <w:p w14:paraId="30835DC9" w14:textId="7E35C591" w:rsidR="005F1B0D" w:rsidRPr="00BE2790" w:rsidRDefault="00123A50" w:rsidP="009A0393">
      <w:pPr>
        <w:pStyle w:val="Heading3"/>
        <w:rPr>
          <w:sz w:val="26"/>
          <w:szCs w:val="26"/>
        </w:rPr>
      </w:pPr>
      <w:bookmarkStart w:id="43" w:name="_Toc216979598"/>
      <w:bookmarkStart w:id="44" w:name="_Toc217218100"/>
      <w:r w:rsidRPr="00BE2790">
        <w:rPr>
          <w:sz w:val="26"/>
          <w:szCs w:val="26"/>
        </w:rPr>
        <w:t>2.2</w:t>
      </w:r>
      <w:r w:rsidR="12768F63" w:rsidRPr="00BE2790">
        <w:rPr>
          <w:sz w:val="26"/>
          <w:szCs w:val="26"/>
        </w:rPr>
        <w:t>.</w:t>
      </w:r>
      <w:r w:rsidRPr="00BE2790">
        <w:rPr>
          <w:sz w:val="26"/>
          <w:szCs w:val="26"/>
        </w:rPr>
        <w:t>3</w:t>
      </w:r>
      <w:r w:rsidR="12768F63" w:rsidRPr="00BE2790">
        <w:rPr>
          <w:sz w:val="26"/>
          <w:szCs w:val="26"/>
        </w:rPr>
        <w:t xml:space="preserve"> </w:t>
      </w:r>
      <w:r w:rsidR="007F474B" w:rsidRPr="00BE2790">
        <w:rPr>
          <w:sz w:val="26"/>
          <w:szCs w:val="26"/>
        </w:rPr>
        <w:t>Sơ đồ luồng giao tiếp (</w:t>
      </w:r>
      <w:r w:rsidR="0C95FC41" w:rsidRPr="00BE2790">
        <w:rPr>
          <w:sz w:val="26"/>
          <w:szCs w:val="26"/>
        </w:rPr>
        <w:t>Communication view</w:t>
      </w:r>
      <w:bookmarkEnd w:id="43"/>
      <w:r w:rsidR="007F474B" w:rsidRPr="00BE2790">
        <w:rPr>
          <w:sz w:val="26"/>
          <w:szCs w:val="26"/>
        </w:rPr>
        <w:t>)</w:t>
      </w:r>
      <w:bookmarkEnd w:id="44"/>
    </w:p>
    <w:p w14:paraId="79301E6D" w14:textId="77777777" w:rsidR="005E59C2" w:rsidRPr="005E59C2" w:rsidRDefault="005E59C2" w:rsidP="005E59C2">
      <w:r w:rsidRPr="005E59C2">
        <w:t>Người dùng bắt đầu tương tác thông qua trình duyệt hoặc ứng dụng di động, gửi các yêu cầu dưới định dạng JSON/HTML qua giao thức bảo mật HTTPS (cổng 443), có đính kèm JWT Cookie hoặc Session để xác thực phiên làm việc.</w:t>
      </w:r>
    </w:p>
    <w:p w14:paraId="460C2193" w14:textId="77777777" w:rsidR="005E59C2" w:rsidRPr="005E59C2" w:rsidRDefault="005E59C2" w:rsidP="005E59C2">
      <w:r w:rsidRPr="005E59C2">
        <w:t>Lớp giao diện (Frontend Layer) được xây dựng trên nền tảng ReactJS kết hợp với các công nghệ Web UI như Bootstrap và jQuery, sử dụng fetch() API làm cầu nối để xử lý thao tác người dùng và gửi tín hiệu xuống máy chủ.</w:t>
      </w:r>
    </w:p>
    <w:p w14:paraId="5A70E67B" w14:textId="77777777" w:rsidR="005E59C2" w:rsidRPr="005E59C2" w:rsidRDefault="005E59C2" w:rsidP="005E59C2">
      <w:r w:rsidRPr="005E59C2">
        <w:t>Máy chủ Backend vận hành trên môi trường Node.js và ExpressJS, đóng vai trò cung cấp hệ thống REST API toàn diện để xử lý các nghiệp vụ cốt lõi như Xác thực (Auth), Sản phẩm, Đơn hàng, Kho bãi và Báo cáo với cơ chế bảo mật JWT HttpOnly.</w:t>
      </w:r>
    </w:p>
    <w:p w14:paraId="3846F3F8" w14:textId="77777777" w:rsidR="005E59C2" w:rsidRPr="005E59C2" w:rsidRDefault="005E59C2" w:rsidP="005E59C2">
      <w:r w:rsidRPr="005E59C2">
        <w:t>Hệ thống kết nối bền vững với cơ sở dữ liệu MySQL Server thông qua giao thức TCP tại cổng 3306 (MySQL Wire Protocol), đảm bảo khả năng lưu trữ và truy xuất dữ liệu nhanh chóng cho toàn bộ ứng dụng.</w:t>
      </w:r>
    </w:p>
    <w:p w14:paraId="150A5188" w14:textId="77777777" w:rsidR="005E59C2" w:rsidRPr="005E59C2" w:rsidRDefault="005E59C2" w:rsidP="005E59C2">
      <w:r w:rsidRPr="005E59C2">
        <w:t>Đối với việc quản lý tài nguyên, ứng dụng giao tiếp với Local/Cloud Storage qua giao thức HTTPS để thực hiện các tác vụ tải lên hoặc truy xuất tệp tin hình ảnh và tài liệu cần thiết.</w:t>
      </w:r>
    </w:p>
    <w:p w14:paraId="47E6791D" w14:textId="77777777" w:rsidR="005E59C2" w:rsidRPr="005E59C2" w:rsidRDefault="005E59C2" w:rsidP="005E59C2">
      <w:r w:rsidRPr="005E59C2">
        <w:t>Dịch vụ thông báo được tích hợp thông qua máy chủ Gmail SMTP (cổng 587, giao thức STARTTLS), cho phép hệ thống tự động gửi email xác thực tài khoản hoặc cập nhật trạng thái đơn hàng đến hòm thư người dùng.</w:t>
      </w:r>
    </w:p>
    <w:p w14:paraId="42E153B0" w14:textId="77777777" w:rsidR="005E59C2" w:rsidRPr="005E59C2" w:rsidRDefault="005E59C2" w:rsidP="005E59C2"/>
    <w:p w14:paraId="79AED4CC" w14:textId="77777777" w:rsidR="005F1B0D" w:rsidRPr="00BE2790" w:rsidRDefault="0C95FC41" w:rsidP="00F4078B">
      <w:pPr>
        <w:spacing w:line="276" w:lineRule="auto"/>
        <w:rPr>
          <w:szCs w:val="26"/>
        </w:rPr>
      </w:pPr>
      <w:r w:rsidRPr="00BE2790">
        <w:rPr>
          <w:rFonts w:cs="Times New Roman"/>
          <w:szCs w:val="26"/>
        </w:rPr>
        <w:lastRenderedPageBreak/>
        <w:drawing>
          <wp:inline distT="0" distB="0" distL="0" distR="0" wp14:anchorId="0BE5388C" wp14:editId="5F3F1527">
            <wp:extent cx="4711111" cy="5809276"/>
            <wp:effectExtent l="0" t="0" r="0" b="0"/>
            <wp:docPr id="1733025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25765" name=""/>
                    <pic:cNvPicPr/>
                  </pic:nvPicPr>
                  <pic:blipFill>
                    <a:blip r:embed="rId53">
                      <a:extLst>
                        <a:ext uri="{28A0092B-C50C-407E-A947-70E740481C1C}">
                          <a14:useLocalDpi xmlns:a14="http://schemas.microsoft.com/office/drawing/2010/main"/>
                        </a:ext>
                      </a:extLst>
                    </a:blip>
                    <a:stretch>
                      <a:fillRect/>
                    </a:stretch>
                  </pic:blipFill>
                  <pic:spPr>
                    <a:xfrm>
                      <a:off x="0" y="0"/>
                      <a:ext cx="4711111" cy="5809276"/>
                    </a:xfrm>
                    <a:prstGeom prst="rect">
                      <a:avLst/>
                    </a:prstGeom>
                  </pic:spPr>
                </pic:pic>
              </a:graphicData>
            </a:graphic>
          </wp:inline>
        </w:drawing>
      </w:r>
    </w:p>
    <w:p w14:paraId="3AB4A8FC" w14:textId="1761767D" w:rsidR="00DF3D19" w:rsidRPr="009A5A95" w:rsidRDefault="00695461" w:rsidP="0064383B">
      <w:pPr>
        <w:jc w:val="center"/>
        <w:rPr>
          <w:i/>
          <w:iCs/>
          <w:szCs w:val="26"/>
        </w:rPr>
      </w:pPr>
      <w:r w:rsidRPr="009A5A95">
        <w:rPr>
          <w:i/>
          <w:iCs/>
          <w:szCs w:val="26"/>
        </w:rPr>
        <w:t>Hình</w:t>
      </w:r>
      <w:r w:rsidR="008E5CF5" w:rsidRPr="009A5A95">
        <w:rPr>
          <w:i/>
          <w:iCs/>
          <w:szCs w:val="26"/>
        </w:rPr>
        <w:t xml:space="preserve"> </w:t>
      </w:r>
      <w:r w:rsidR="009A5A95" w:rsidRPr="009A5A95">
        <w:rPr>
          <w:i/>
          <w:iCs/>
          <w:szCs w:val="26"/>
        </w:rPr>
        <w:t xml:space="preserve">2.28: </w:t>
      </w:r>
      <w:r w:rsidR="0064383B" w:rsidRPr="009A5A95">
        <w:rPr>
          <w:i/>
          <w:iCs/>
          <w:szCs w:val="26"/>
        </w:rPr>
        <w:t>Sơ đồ luồng giao tiếp</w:t>
      </w:r>
    </w:p>
    <w:p w14:paraId="5C6DE31F" w14:textId="5EE87FAF" w:rsidR="00D40136" w:rsidRPr="00BE2790" w:rsidRDefault="00545DB0" w:rsidP="00DB4729">
      <w:pPr>
        <w:pStyle w:val="Heading3"/>
        <w:rPr>
          <w:sz w:val="26"/>
          <w:szCs w:val="26"/>
        </w:rPr>
      </w:pPr>
      <w:bookmarkStart w:id="45" w:name="_Toc217218101"/>
      <w:r w:rsidRPr="00BE2790">
        <w:rPr>
          <w:sz w:val="26"/>
          <w:szCs w:val="26"/>
        </w:rPr>
        <w:t>2.2</w:t>
      </w:r>
      <w:r w:rsidR="00F0471B" w:rsidRPr="00BE2790">
        <w:rPr>
          <w:sz w:val="26"/>
          <w:szCs w:val="26"/>
        </w:rPr>
        <w:t>.</w:t>
      </w:r>
      <w:r w:rsidR="0080698D" w:rsidRPr="00BE2790">
        <w:rPr>
          <w:sz w:val="26"/>
          <w:szCs w:val="26"/>
        </w:rPr>
        <w:t>4 Sơ đồ triển khai</w:t>
      </w:r>
      <w:r w:rsidR="00A7148F" w:rsidRPr="00BE2790">
        <w:rPr>
          <w:sz w:val="26"/>
          <w:szCs w:val="26"/>
        </w:rPr>
        <w:t xml:space="preserve"> (De</w:t>
      </w:r>
      <w:r w:rsidR="00CA46C2" w:rsidRPr="00BE2790">
        <w:rPr>
          <w:sz w:val="26"/>
          <w:szCs w:val="26"/>
        </w:rPr>
        <w:t>ploy</w:t>
      </w:r>
      <w:r w:rsidR="000153D0" w:rsidRPr="00BE2790">
        <w:rPr>
          <w:sz w:val="26"/>
          <w:szCs w:val="26"/>
        </w:rPr>
        <w:t>ment</w:t>
      </w:r>
      <w:r w:rsidR="003C17F9" w:rsidRPr="00BE2790">
        <w:rPr>
          <w:sz w:val="26"/>
          <w:szCs w:val="26"/>
        </w:rPr>
        <w:t xml:space="preserve"> view</w:t>
      </w:r>
      <w:r w:rsidR="008F5B36" w:rsidRPr="00BE2790">
        <w:rPr>
          <w:sz w:val="26"/>
          <w:szCs w:val="26"/>
        </w:rPr>
        <w:t>)</w:t>
      </w:r>
      <w:bookmarkEnd w:id="45"/>
    </w:p>
    <w:p w14:paraId="7CA61ED2" w14:textId="77777777" w:rsidR="00E14847" w:rsidRPr="00E14847" w:rsidRDefault="00E14847" w:rsidP="00E14847">
      <w:r w:rsidRPr="00E14847">
        <w:t>Tại phía thiết bị người dùng (Client), hệ thống sử dụng môi trường thực thi là các trình duyệt Web phổ biến (như Chrome, Firefox, Safari) để hiển thị giao diện và kết nối với máy chủ thông qua giao thức Internet HTTP/HTTPS bảo mật.</w:t>
      </w:r>
    </w:p>
    <w:p w14:paraId="0BF951AF" w14:textId="77777777" w:rsidR="00E14847" w:rsidRPr="00E14847" w:rsidRDefault="00E14847" w:rsidP="00E14847">
      <w:r w:rsidRPr="00E14847">
        <w:t>Tại máy chủ Web (Web Server), thành phần Frontend được triển khai bằng Reactjs (bản build) để xử lý giao diện người dùng, giao tiếp với Backend thông qua hai phương thức: gọi API (REST) cho dữ liệu thông thường và WebSocket (Socket.IO) cho các tính năng thời gian thực.</w:t>
      </w:r>
    </w:p>
    <w:p w14:paraId="76BF4F8F" w14:textId="77777777" w:rsidR="00E14847" w:rsidRPr="00E14847" w:rsidRDefault="00E14847" w:rsidP="00E14847">
      <w:r w:rsidRPr="00E14847">
        <w:lastRenderedPageBreak/>
        <w:t>Cũng hoạt động trên máy chủ này, thành phần Backend chạy trên nền tảng Node.js kết hợp Express Framework và Sequelize ORM, đóng vai trò là trung tâm xử lý logic nghiệp vụ và điều phối dữ liệu cho toàn bộ hệ thống.</w:t>
      </w:r>
    </w:p>
    <w:p w14:paraId="245C0881" w14:textId="77777777" w:rsidR="00E14847" w:rsidRPr="00E14847" w:rsidRDefault="00E14847" w:rsidP="00E14847">
      <w:r w:rsidRPr="00E14847">
        <w:t>Tại máy chủ Cơ sở dữ liệu (Database Server), hệ thống sử dụng hệ quản trị MySQL để lưu trữ dữ liệu, kết nối trực tiếp với Backend thông qua giao thức TCP/IP tại cổng 3306 sử dụng mysql2 driver để đảm bảo tốc độ truy xuất nhanh và ổn định.</w:t>
      </w:r>
    </w:p>
    <w:p w14:paraId="79BEF189" w14:textId="77777777" w:rsidR="00E14847" w:rsidRPr="00E14847" w:rsidRDefault="00E14847" w:rsidP="00E14847">
      <w:r w:rsidRPr="00E14847">
        <w:t>Về các dịch vụ tích hợp, hệ thống kết nối với PayPal thông qua Payment API để xử lý thanh toán trực tuyến và sử dụng thư viện Nodemailer để kết nối với Email Server cho việc gửi thông báo tự động.</w:t>
      </w:r>
    </w:p>
    <w:p w14:paraId="2D450936" w14:textId="77777777" w:rsidR="00E14847" w:rsidRPr="00E14847" w:rsidRDefault="00E14847" w:rsidP="00E14847">
      <w:r w:rsidRPr="00E14847">
        <w:t>Đối với vận chuyển, hệ thống tích hợp với GHN (Giao Hàng Nhanh) thông qua cơ chế Webhook, cho phép tự động đẩy đơn hàng sang đơn vị vận chuyển và cập nhật trạng thái giao hàng về lại hệ thống ngay lập tức.</w:t>
      </w:r>
    </w:p>
    <w:p w14:paraId="1EABE38C" w14:textId="77777777" w:rsidR="00E14847" w:rsidRPr="00E14847" w:rsidRDefault="00E14847" w:rsidP="00E14847"/>
    <w:p w14:paraId="44E266D9" w14:textId="155FC65A" w:rsidR="00DB4729" w:rsidRDefault="004D6BF5" w:rsidP="00DB4729">
      <w:pPr>
        <w:rPr>
          <w:szCs w:val="26"/>
        </w:rPr>
      </w:pPr>
      <w:r>
        <w:rPr>
          <w:noProof/>
        </w:rPr>
        <w:lastRenderedPageBreak/>
        <w:drawing>
          <wp:inline distT="0" distB="0" distL="0" distR="0" wp14:anchorId="03F4360E" wp14:editId="3D4B9340">
            <wp:extent cx="5214937" cy="6505575"/>
            <wp:effectExtent l="0" t="0" r="5080" b="0"/>
            <wp:docPr id="2052734232"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34232" name="Picture 27" descr="A screenshot of a computer program&#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17952" cy="6509336"/>
                    </a:xfrm>
                    <a:prstGeom prst="rect">
                      <a:avLst/>
                    </a:prstGeom>
                    <a:noFill/>
                    <a:ln>
                      <a:noFill/>
                    </a:ln>
                  </pic:spPr>
                </pic:pic>
              </a:graphicData>
            </a:graphic>
          </wp:inline>
        </w:drawing>
      </w:r>
    </w:p>
    <w:p w14:paraId="7B016194" w14:textId="49BBE994" w:rsidR="00DB4729" w:rsidRPr="00DB4729" w:rsidRDefault="009A5A95" w:rsidP="009A5A95">
      <w:pPr>
        <w:jc w:val="center"/>
        <w:rPr>
          <w:i/>
          <w:iCs/>
          <w:szCs w:val="26"/>
        </w:rPr>
      </w:pPr>
      <w:r w:rsidRPr="009A5A95">
        <w:rPr>
          <w:i/>
          <w:iCs/>
          <w:szCs w:val="26"/>
        </w:rPr>
        <w:t>Hỉnh 2.29: Deployment diagram</w:t>
      </w:r>
    </w:p>
    <w:p w14:paraId="308F5C95" w14:textId="77777777" w:rsidR="00DB4729" w:rsidRPr="00DB4729" w:rsidRDefault="00DB4729" w:rsidP="009A5A95">
      <w:pPr>
        <w:jc w:val="center"/>
        <w:rPr>
          <w:szCs w:val="26"/>
        </w:rPr>
      </w:pPr>
    </w:p>
    <w:p w14:paraId="00F73C95" w14:textId="4326987C" w:rsidR="006A3E3A" w:rsidRPr="00BE2790" w:rsidRDefault="006A3E3A" w:rsidP="00DF3D19">
      <w:pPr>
        <w:pStyle w:val="Heading1"/>
        <w:rPr>
          <w:rFonts w:cs="Times New Roman"/>
          <w:sz w:val="26"/>
          <w:szCs w:val="26"/>
        </w:rPr>
      </w:pPr>
      <w:bookmarkStart w:id="46" w:name="_Toc216979599"/>
      <w:bookmarkStart w:id="47" w:name="_Toc217218102"/>
      <w:r w:rsidRPr="00BE2790">
        <w:rPr>
          <w:color w:val="auto"/>
          <w:sz w:val="26"/>
          <w:szCs w:val="26"/>
        </w:rPr>
        <w:lastRenderedPageBreak/>
        <w:t xml:space="preserve">Chương 3: </w:t>
      </w:r>
      <w:r w:rsidR="00A16C35" w:rsidRPr="00BE2790">
        <w:rPr>
          <w:rFonts w:cs="Times New Roman"/>
          <w:sz w:val="26"/>
          <w:szCs w:val="26"/>
        </w:rPr>
        <w:t>KẾ HOẠCH</w:t>
      </w:r>
      <w:r w:rsidRPr="00BE2790">
        <w:rPr>
          <w:rFonts w:cs="Times New Roman"/>
          <w:sz w:val="26"/>
          <w:szCs w:val="26"/>
        </w:rPr>
        <w:t xml:space="preserve"> KIỂM THỬ</w:t>
      </w:r>
      <w:bookmarkEnd w:id="46"/>
      <w:bookmarkEnd w:id="47"/>
    </w:p>
    <w:p w14:paraId="7C220DA7" w14:textId="77777777" w:rsidR="005D7DA8" w:rsidRPr="00BE2790" w:rsidRDefault="005D7DA8" w:rsidP="005D7DA8">
      <w:pPr>
        <w:pStyle w:val="Heading2"/>
        <w:rPr>
          <w:sz w:val="26"/>
          <w:szCs w:val="26"/>
        </w:rPr>
      </w:pPr>
      <w:bookmarkStart w:id="48" w:name="_Toc217218103"/>
      <w:r w:rsidRPr="00BE2790">
        <w:rPr>
          <w:sz w:val="26"/>
          <w:szCs w:val="26"/>
        </w:rPr>
        <w:t>3.1. Giới thiệu</w:t>
      </w:r>
      <w:bookmarkEnd w:id="48"/>
    </w:p>
    <w:p w14:paraId="4172B887" w14:textId="77777777" w:rsidR="005D7DA8" w:rsidRPr="00BE2790" w:rsidRDefault="005D7DA8" w:rsidP="005D7DA8">
      <w:pPr>
        <w:pStyle w:val="Heading3"/>
        <w:rPr>
          <w:sz w:val="26"/>
          <w:szCs w:val="26"/>
        </w:rPr>
      </w:pPr>
      <w:bookmarkStart w:id="49" w:name="_Toc217218104"/>
      <w:r w:rsidRPr="00BE2790">
        <w:rPr>
          <w:sz w:val="26"/>
          <w:szCs w:val="26"/>
        </w:rPr>
        <w:t>3.1.1. Mục đích</w:t>
      </w:r>
      <w:bookmarkEnd w:id="49"/>
    </w:p>
    <w:p w14:paraId="691DEC6E" w14:textId="77777777" w:rsidR="005D7DA8" w:rsidRPr="00BE2790" w:rsidRDefault="005D7DA8" w:rsidP="0035763A">
      <w:pPr>
        <w:ind w:firstLine="720"/>
        <w:rPr>
          <w:szCs w:val="26"/>
        </w:rPr>
      </w:pPr>
      <w:r w:rsidRPr="00BE2790">
        <w:rPr>
          <w:szCs w:val="26"/>
        </w:rPr>
        <w:t>Tài liệu Kế hoạch Kiểm thử (Test Plan) này được xây dựng cho hệ thống thương mại điện tử eCommerce Full Stack nhằm định nghĩa chiến lược, phương pháp và quy trình kiểm thử xuyên suốt vòng đời phát triển phần mềm. Mục tiêu chính bao gồm:</w:t>
      </w:r>
    </w:p>
    <w:p w14:paraId="3C042C8D" w14:textId="588B3ECA" w:rsidR="005D7DA8" w:rsidRPr="00BE2790" w:rsidRDefault="00C4453A" w:rsidP="005D7DA8">
      <w:pPr>
        <w:rPr>
          <w:szCs w:val="26"/>
        </w:rPr>
      </w:pPr>
      <w:r w:rsidRPr="00BE2790">
        <w:rPr>
          <w:szCs w:val="26"/>
        </w:rPr>
        <w:t xml:space="preserve">- </w:t>
      </w:r>
      <w:r w:rsidR="005D7DA8" w:rsidRPr="00BE2790">
        <w:rPr>
          <w:szCs w:val="26"/>
        </w:rPr>
        <w:t>Xác định phạm vi và giới hạn kiểm thử để tập trung nguồn lực vào các chức năng trọng yếu của hệ thống thương mại điện tử</w:t>
      </w:r>
    </w:p>
    <w:p w14:paraId="072DE8FB" w14:textId="76089B24" w:rsidR="005D7DA8" w:rsidRPr="00BE2790" w:rsidRDefault="00C4453A" w:rsidP="005D7DA8">
      <w:pPr>
        <w:rPr>
          <w:szCs w:val="26"/>
        </w:rPr>
      </w:pPr>
      <w:r w:rsidRPr="00BE2790">
        <w:rPr>
          <w:szCs w:val="26"/>
        </w:rPr>
        <w:t xml:space="preserve">- </w:t>
      </w:r>
      <w:r w:rsidR="005D7DA8" w:rsidRPr="00BE2790">
        <w:rPr>
          <w:szCs w:val="26"/>
        </w:rPr>
        <w:t>Thiết lập chiến lược kiểm thử đa tầng (Unit → Integration → System → Acceptance) theo mô hình V-Model kết hợp phương pháp tiếp cận dựa trên rủi ro (Risk-Based Testing)</w:t>
      </w:r>
    </w:p>
    <w:p w14:paraId="074F8ACD" w14:textId="570F0A3F" w:rsidR="005D7DA8" w:rsidRPr="00BE2790" w:rsidRDefault="00C4453A" w:rsidP="005D7DA8">
      <w:pPr>
        <w:rPr>
          <w:szCs w:val="26"/>
        </w:rPr>
      </w:pPr>
      <w:r w:rsidRPr="00BE2790">
        <w:rPr>
          <w:szCs w:val="26"/>
        </w:rPr>
        <w:t xml:space="preserve">- </w:t>
      </w:r>
      <w:r w:rsidR="005D7DA8" w:rsidRPr="00BE2790">
        <w:rPr>
          <w:szCs w:val="26"/>
        </w:rPr>
        <w:t>Chuẩn hóa quy trình thực thi kiểm thử với các tiêu chí vào/ra (Entry/Exit Criteria) rõ ràng, đảm bảo tính nhất quán và có thể lặp lại</w:t>
      </w:r>
    </w:p>
    <w:p w14:paraId="118C94FF" w14:textId="30D25AAD" w:rsidR="005D7DA8" w:rsidRPr="00BE2790" w:rsidRDefault="00C4453A" w:rsidP="005D7DA8">
      <w:pPr>
        <w:rPr>
          <w:szCs w:val="26"/>
        </w:rPr>
      </w:pPr>
      <w:r w:rsidRPr="00BE2790">
        <w:rPr>
          <w:szCs w:val="26"/>
        </w:rPr>
        <w:t xml:space="preserve">- </w:t>
      </w:r>
      <w:r w:rsidR="005D7DA8" w:rsidRPr="00BE2790">
        <w:rPr>
          <w:szCs w:val="26"/>
        </w:rPr>
        <w:t>Định nghĩa cơ sở hạ tầng, công cụ và dữ liệu kiểm thử để hỗ trợ triển khai kiểm thử tự động trong quy trình CI/CD</w:t>
      </w:r>
    </w:p>
    <w:p w14:paraId="593CA8CB" w14:textId="012A8A64" w:rsidR="005D7DA8" w:rsidRPr="00BE2790" w:rsidRDefault="00C4453A" w:rsidP="005D7DA8">
      <w:pPr>
        <w:rPr>
          <w:szCs w:val="26"/>
        </w:rPr>
      </w:pPr>
      <w:r w:rsidRPr="00BE2790">
        <w:rPr>
          <w:szCs w:val="26"/>
        </w:rPr>
        <w:t xml:space="preserve">- </w:t>
      </w:r>
      <w:r w:rsidR="005D7DA8" w:rsidRPr="00BE2790">
        <w:rPr>
          <w:szCs w:val="26"/>
        </w:rPr>
        <w:t>Cung cấp khung quản lý và theo dõi chất lượng phần mềm thông qua các chỉ số đo lường (metrics) và báo cáo kiểm thử</w:t>
      </w:r>
    </w:p>
    <w:p w14:paraId="07244965" w14:textId="74C82AB7" w:rsidR="005D7DA8" w:rsidRPr="00BE2790" w:rsidRDefault="005D7DA8" w:rsidP="0035763A">
      <w:pPr>
        <w:ind w:firstLine="720"/>
        <w:rPr>
          <w:szCs w:val="26"/>
        </w:rPr>
      </w:pPr>
      <w:r w:rsidRPr="00BE2790">
        <w:rPr>
          <w:szCs w:val="26"/>
        </w:rPr>
        <w:t>Tài liệu này đóng vai trò là kim chỉ nam cho toàn bộ hoạt động kiểm thử, đảm bảo sản phẩm cuối cùng đáp ứng các yêu cầu chức năng, phi chức năng và trải nghiệm người dùng trong lĩnh vực thương mại điện tử bán quần áo.</w:t>
      </w:r>
    </w:p>
    <w:p w14:paraId="16204C69" w14:textId="77777777" w:rsidR="005D7DA8" w:rsidRPr="00BE2790" w:rsidRDefault="005D7DA8" w:rsidP="005D7DA8">
      <w:pPr>
        <w:pStyle w:val="Heading3"/>
        <w:rPr>
          <w:sz w:val="26"/>
          <w:szCs w:val="26"/>
        </w:rPr>
      </w:pPr>
      <w:bookmarkStart w:id="50" w:name="_Toc217218105"/>
      <w:r w:rsidRPr="00BE2790">
        <w:rPr>
          <w:sz w:val="26"/>
          <w:szCs w:val="26"/>
        </w:rPr>
        <w:t>3.1.2. Phạm vi</w:t>
      </w:r>
      <w:bookmarkEnd w:id="50"/>
    </w:p>
    <w:p w14:paraId="70200BC4" w14:textId="77777777" w:rsidR="005D7DA8" w:rsidRPr="00BE2790" w:rsidRDefault="005D7DA8" w:rsidP="005D7DA8">
      <w:pPr>
        <w:rPr>
          <w:szCs w:val="26"/>
        </w:rPr>
      </w:pPr>
      <w:r w:rsidRPr="00BE2790">
        <w:rPr>
          <w:szCs w:val="26"/>
        </w:rPr>
        <w:t>Phạm vi của kế hoạch kiểm thử bao trùm toàn bộ hệ sinh thái phần mềm eCommerce Full Stack, bao gồm:</w:t>
      </w:r>
    </w:p>
    <w:p w14:paraId="1870642D" w14:textId="0E96A660" w:rsidR="005D7DA8" w:rsidRPr="00BE2790" w:rsidRDefault="00193CE8" w:rsidP="005D7DA8">
      <w:pPr>
        <w:rPr>
          <w:szCs w:val="26"/>
        </w:rPr>
      </w:pPr>
      <w:r w:rsidRPr="00BE2790">
        <w:rPr>
          <w:szCs w:val="26"/>
        </w:rPr>
        <w:t xml:space="preserve">- </w:t>
      </w:r>
      <w:r w:rsidR="005D7DA8" w:rsidRPr="00BE2790">
        <w:rPr>
          <w:szCs w:val="26"/>
        </w:rPr>
        <w:t>Phạm vi theo thành phần kiến trúc:</w:t>
      </w:r>
    </w:p>
    <w:p w14:paraId="2ABFE37F" w14:textId="1D394421" w:rsidR="005D7DA8" w:rsidRPr="00BE2790" w:rsidRDefault="007836FD" w:rsidP="007836FD">
      <w:pPr>
        <w:ind w:left="567"/>
        <w:rPr>
          <w:szCs w:val="26"/>
        </w:rPr>
      </w:pPr>
      <w:r w:rsidRPr="00BE2790">
        <w:rPr>
          <w:szCs w:val="26"/>
        </w:rPr>
        <w:t xml:space="preserve">+ </w:t>
      </w:r>
      <w:r w:rsidR="005D7DA8" w:rsidRPr="00BE2790">
        <w:rPr>
          <w:szCs w:val="26"/>
        </w:rPr>
        <w:t>Frontend: Ứng dụng React.js (thư mục eCommerce_Reactjs/) với các module: trình bày sản phẩm, quản lý giỏ hàng, xử lý đơn hàng, giao diện quản trị</w:t>
      </w:r>
    </w:p>
    <w:p w14:paraId="1E874E1D" w14:textId="04E513C2" w:rsidR="005D7DA8" w:rsidRPr="00BE2790" w:rsidRDefault="007836FD" w:rsidP="007836FD">
      <w:pPr>
        <w:ind w:left="567"/>
        <w:rPr>
          <w:szCs w:val="26"/>
        </w:rPr>
      </w:pPr>
      <w:r w:rsidRPr="00BE2790">
        <w:rPr>
          <w:szCs w:val="26"/>
        </w:rPr>
        <w:t xml:space="preserve">+ </w:t>
      </w:r>
      <w:r w:rsidR="005D7DA8" w:rsidRPr="00BE2790">
        <w:rPr>
          <w:szCs w:val="26"/>
        </w:rPr>
        <w:t>Backend: API server Node.js/Express (thư mục ecomAPI/) với các service: xác thực người dùng, quản lý danh mục sản phẩm, xử lý giao dịch, tích hợp thanh toán</w:t>
      </w:r>
    </w:p>
    <w:p w14:paraId="47CC733F" w14:textId="51C3AFB3" w:rsidR="005D7DA8" w:rsidRPr="00BE2790" w:rsidRDefault="007836FD" w:rsidP="007836FD">
      <w:pPr>
        <w:ind w:left="567"/>
        <w:rPr>
          <w:szCs w:val="26"/>
        </w:rPr>
      </w:pPr>
      <w:r w:rsidRPr="00BE2790">
        <w:rPr>
          <w:szCs w:val="26"/>
        </w:rPr>
        <w:t xml:space="preserve">+ </w:t>
      </w:r>
      <w:r w:rsidR="005D7DA8" w:rsidRPr="00BE2790">
        <w:rPr>
          <w:szCs w:val="26"/>
        </w:rPr>
        <w:t>Database: Hệ quản trị cơ sở dữ liệu MySQL với cấu trúc quan hệ phức tạp cho sản phẩm, đơn hàng, người dùng, khuyến mãi</w:t>
      </w:r>
    </w:p>
    <w:p w14:paraId="096E0105" w14:textId="30BDF405" w:rsidR="005D7DA8" w:rsidRPr="00BE2790" w:rsidRDefault="00371719" w:rsidP="00371719">
      <w:pPr>
        <w:ind w:left="567"/>
        <w:rPr>
          <w:szCs w:val="26"/>
        </w:rPr>
      </w:pPr>
      <w:r w:rsidRPr="00BE2790">
        <w:rPr>
          <w:szCs w:val="26"/>
        </w:rPr>
        <w:t xml:space="preserve">+ </w:t>
      </w:r>
      <w:r w:rsidR="005D7DA8" w:rsidRPr="00BE2790">
        <w:rPr>
          <w:szCs w:val="26"/>
        </w:rPr>
        <w:t>Infrastructure: Môi trường triển khai sử dụng Docker Compose và pipeline CI/CD trên GitHub Actions</w:t>
      </w:r>
    </w:p>
    <w:p w14:paraId="5C29DB15" w14:textId="2E59F767" w:rsidR="005D7DA8" w:rsidRPr="00BE2790" w:rsidRDefault="00371719" w:rsidP="005D7DA8">
      <w:pPr>
        <w:rPr>
          <w:szCs w:val="26"/>
        </w:rPr>
      </w:pPr>
      <w:r w:rsidRPr="00BE2790">
        <w:rPr>
          <w:szCs w:val="26"/>
        </w:rPr>
        <w:lastRenderedPageBreak/>
        <w:t xml:space="preserve">- </w:t>
      </w:r>
      <w:r w:rsidR="005D7DA8" w:rsidRPr="00BE2790">
        <w:rPr>
          <w:szCs w:val="26"/>
        </w:rPr>
        <w:t>Phạm vi theo loại kiểm thử:</w:t>
      </w:r>
    </w:p>
    <w:p w14:paraId="4CC68C4B" w14:textId="3668184A" w:rsidR="005D7DA8" w:rsidRPr="00BE2790" w:rsidRDefault="001E41F1" w:rsidP="001E41F1">
      <w:pPr>
        <w:ind w:left="567"/>
        <w:rPr>
          <w:szCs w:val="26"/>
        </w:rPr>
      </w:pPr>
      <w:r w:rsidRPr="00BE2790">
        <w:rPr>
          <w:szCs w:val="26"/>
        </w:rPr>
        <w:t xml:space="preserve">+ </w:t>
      </w:r>
      <w:r w:rsidR="005D7DA8" w:rsidRPr="00BE2790">
        <w:rPr>
          <w:szCs w:val="26"/>
        </w:rPr>
        <w:t>Kiểm thử chức năng: Xác minh tất cả các nghiệp vụ thương mại điện tử từ duyệt sản phẩm đến hoàn tất đơn hàng</w:t>
      </w:r>
    </w:p>
    <w:p w14:paraId="78010703" w14:textId="7AB3E9F4" w:rsidR="005D7DA8" w:rsidRPr="00BE2790" w:rsidRDefault="001E41F1" w:rsidP="001E41F1">
      <w:pPr>
        <w:ind w:left="567"/>
        <w:rPr>
          <w:szCs w:val="26"/>
        </w:rPr>
      </w:pPr>
      <w:r w:rsidRPr="00BE2790">
        <w:rPr>
          <w:szCs w:val="26"/>
        </w:rPr>
        <w:t xml:space="preserve">+ </w:t>
      </w:r>
      <w:r w:rsidR="005D7DA8" w:rsidRPr="00BE2790">
        <w:rPr>
          <w:szCs w:val="26"/>
        </w:rPr>
        <w:t>Kiểm thử phi chức năng: Đánh giá hiệu năng, bảo mật, khả năng tương thích và trải nghiệm người dùng</w:t>
      </w:r>
    </w:p>
    <w:p w14:paraId="5A770243" w14:textId="5665AD5A" w:rsidR="005D7DA8" w:rsidRPr="00BE2790" w:rsidRDefault="001E41F1" w:rsidP="001E41F1">
      <w:pPr>
        <w:ind w:left="567"/>
        <w:rPr>
          <w:szCs w:val="26"/>
        </w:rPr>
      </w:pPr>
      <w:r w:rsidRPr="00BE2790">
        <w:rPr>
          <w:szCs w:val="26"/>
        </w:rPr>
        <w:t xml:space="preserve">+ </w:t>
      </w:r>
      <w:r w:rsidR="005D7DA8" w:rsidRPr="00BE2790">
        <w:rPr>
          <w:szCs w:val="26"/>
        </w:rPr>
        <w:t>Kiểm thử tích hợp: Kiểm tra tương tác giữa các thành phần (frontend-backend, backend-database, hệ thống-bên thứ ba)</w:t>
      </w:r>
    </w:p>
    <w:p w14:paraId="229EAE11" w14:textId="59D2E099" w:rsidR="005D7DA8" w:rsidRPr="00BE2790" w:rsidRDefault="001E41F1" w:rsidP="001E41F1">
      <w:pPr>
        <w:ind w:left="567"/>
        <w:rPr>
          <w:szCs w:val="26"/>
        </w:rPr>
      </w:pPr>
      <w:r w:rsidRPr="00BE2790">
        <w:rPr>
          <w:szCs w:val="26"/>
        </w:rPr>
        <w:t xml:space="preserve">+ </w:t>
      </w:r>
      <w:r w:rsidR="005D7DA8" w:rsidRPr="00BE2790">
        <w:rPr>
          <w:szCs w:val="26"/>
        </w:rPr>
        <w:t>Kiểm thử hồi quy: Đảm bảo tính ổn định sau mỗi lần thay đổi mã nguồn</w:t>
      </w:r>
    </w:p>
    <w:p w14:paraId="3C8880F7" w14:textId="1FE26604" w:rsidR="005D7DA8" w:rsidRPr="00BE2790" w:rsidRDefault="001E41F1" w:rsidP="005D7DA8">
      <w:pPr>
        <w:rPr>
          <w:szCs w:val="26"/>
        </w:rPr>
      </w:pPr>
      <w:r w:rsidRPr="00BE2790">
        <w:rPr>
          <w:szCs w:val="26"/>
        </w:rPr>
        <w:t xml:space="preserve">- </w:t>
      </w:r>
      <w:r w:rsidR="005D7DA8" w:rsidRPr="00BE2790">
        <w:rPr>
          <w:szCs w:val="26"/>
        </w:rPr>
        <w:t>Phạm vi theo môi trường:</w:t>
      </w:r>
    </w:p>
    <w:p w14:paraId="5BC865CF" w14:textId="7708F56A" w:rsidR="005D7DA8" w:rsidRPr="00BE2790" w:rsidRDefault="001E41F1" w:rsidP="001E41F1">
      <w:pPr>
        <w:ind w:left="567"/>
        <w:rPr>
          <w:szCs w:val="26"/>
        </w:rPr>
      </w:pPr>
      <w:r w:rsidRPr="00BE2790">
        <w:rPr>
          <w:szCs w:val="26"/>
        </w:rPr>
        <w:t xml:space="preserve">+ </w:t>
      </w:r>
      <w:r w:rsidR="005D7DA8" w:rsidRPr="00BE2790">
        <w:rPr>
          <w:szCs w:val="26"/>
        </w:rPr>
        <w:t>Môi trường phát triển (Development): Sử dụng Docker Compose cục bộ</w:t>
      </w:r>
    </w:p>
    <w:p w14:paraId="31F6AD7C" w14:textId="1D18837C" w:rsidR="005D7DA8" w:rsidRPr="00BE2790" w:rsidRDefault="001E41F1" w:rsidP="001E41F1">
      <w:pPr>
        <w:ind w:left="567"/>
        <w:rPr>
          <w:szCs w:val="26"/>
        </w:rPr>
      </w:pPr>
      <w:r w:rsidRPr="00BE2790">
        <w:rPr>
          <w:szCs w:val="26"/>
        </w:rPr>
        <w:t xml:space="preserve">+ </w:t>
      </w:r>
      <w:r w:rsidR="005D7DA8" w:rsidRPr="00BE2790">
        <w:rPr>
          <w:szCs w:val="26"/>
        </w:rPr>
        <w:t>Môi trường tích hợp liên tục (CI): GitHub Actions với cơ sở dữ liệu test container</w:t>
      </w:r>
    </w:p>
    <w:p w14:paraId="5F6A4E7A" w14:textId="4C42D9E3" w:rsidR="005D7DA8" w:rsidRPr="00BE2790" w:rsidRDefault="001E41F1" w:rsidP="001E41F1">
      <w:pPr>
        <w:ind w:left="567"/>
        <w:rPr>
          <w:szCs w:val="26"/>
        </w:rPr>
      </w:pPr>
      <w:r w:rsidRPr="00BE2790">
        <w:rPr>
          <w:szCs w:val="26"/>
        </w:rPr>
        <w:t xml:space="preserve">+ </w:t>
      </w:r>
      <w:r w:rsidR="005D7DA8" w:rsidRPr="00BE2790">
        <w:rPr>
          <w:szCs w:val="26"/>
        </w:rPr>
        <w:t>Môi trường thử nghiệm (Staging): Triển khai trên dịch vụ cloud (nếu áp dụng)</w:t>
      </w:r>
    </w:p>
    <w:p w14:paraId="636BD780" w14:textId="7C610727" w:rsidR="001E41F1" w:rsidRPr="00BE2790" w:rsidRDefault="001E41F1" w:rsidP="001E41F1">
      <w:pPr>
        <w:ind w:left="567"/>
        <w:rPr>
          <w:szCs w:val="26"/>
        </w:rPr>
      </w:pPr>
      <w:r w:rsidRPr="00BE2790">
        <w:rPr>
          <w:szCs w:val="26"/>
        </w:rPr>
        <w:t xml:space="preserve">+ </w:t>
      </w:r>
      <w:r w:rsidR="005D7DA8" w:rsidRPr="00BE2790">
        <w:rPr>
          <w:szCs w:val="26"/>
        </w:rPr>
        <w:t>Môi trường chấp nhận (Acceptance): Kiểm thử nghiệm thu với dữ liệu thực tế</w:t>
      </w:r>
    </w:p>
    <w:p w14:paraId="661895E2" w14:textId="27C3135A" w:rsidR="000C07E7" w:rsidRPr="00BE2790" w:rsidRDefault="000C07E7" w:rsidP="003017A9">
      <w:pPr>
        <w:pStyle w:val="Heading2"/>
        <w:rPr>
          <w:sz w:val="26"/>
          <w:szCs w:val="26"/>
        </w:rPr>
      </w:pPr>
      <w:bookmarkStart w:id="51" w:name="_Toc217218106"/>
      <w:r w:rsidRPr="00BE2790">
        <w:rPr>
          <w:sz w:val="26"/>
          <w:szCs w:val="26"/>
        </w:rPr>
        <w:t>3.</w:t>
      </w:r>
      <w:r w:rsidR="003017A9" w:rsidRPr="00BE2790">
        <w:rPr>
          <w:sz w:val="26"/>
          <w:szCs w:val="26"/>
        </w:rPr>
        <w:t>2</w:t>
      </w:r>
      <w:r w:rsidRPr="00BE2790">
        <w:rPr>
          <w:sz w:val="26"/>
          <w:szCs w:val="26"/>
        </w:rPr>
        <w:t xml:space="preserve">. </w:t>
      </w:r>
      <w:r w:rsidR="003017A9" w:rsidRPr="00BE2790">
        <w:rPr>
          <w:sz w:val="26"/>
          <w:szCs w:val="26"/>
        </w:rPr>
        <w:t>Hạng mục trong phạm</w:t>
      </w:r>
      <w:r w:rsidRPr="00BE2790">
        <w:rPr>
          <w:sz w:val="26"/>
          <w:szCs w:val="26"/>
        </w:rPr>
        <w:t xml:space="preserve"> vi kiểm thử</w:t>
      </w:r>
      <w:bookmarkEnd w:id="51"/>
    </w:p>
    <w:p w14:paraId="64D24506" w14:textId="3AA63172" w:rsidR="000C07E7" w:rsidRPr="00BE2790" w:rsidRDefault="000C07E7" w:rsidP="00CC2880">
      <w:pPr>
        <w:pStyle w:val="Heading3"/>
        <w:rPr>
          <w:sz w:val="26"/>
          <w:szCs w:val="26"/>
        </w:rPr>
      </w:pPr>
      <w:bookmarkStart w:id="52" w:name="_Toc217218107"/>
      <w:r w:rsidRPr="00BE2790">
        <w:rPr>
          <w:sz w:val="26"/>
          <w:szCs w:val="26"/>
        </w:rPr>
        <w:t>3.</w:t>
      </w:r>
      <w:r w:rsidR="00CC2880" w:rsidRPr="00BE2790">
        <w:rPr>
          <w:sz w:val="26"/>
          <w:szCs w:val="26"/>
        </w:rPr>
        <w:t>2</w:t>
      </w:r>
      <w:r w:rsidRPr="00BE2790">
        <w:rPr>
          <w:sz w:val="26"/>
          <w:szCs w:val="26"/>
        </w:rPr>
        <w:t>.1. Kiểm thử Backend API</w:t>
      </w:r>
      <w:bookmarkEnd w:id="52"/>
    </w:p>
    <w:p w14:paraId="71AED73C" w14:textId="333E4647" w:rsidR="000C07E7" w:rsidRPr="00BE2790" w:rsidRDefault="00CC2880" w:rsidP="000C07E7">
      <w:pPr>
        <w:rPr>
          <w:szCs w:val="26"/>
        </w:rPr>
      </w:pPr>
      <w:r w:rsidRPr="00BE2790">
        <w:rPr>
          <w:szCs w:val="26"/>
        </w:rPr>
        <w:t xml:space="preserve">- </w:t>
      </w:r>
      <w:r w:rsidR="000C07E7" w:rsidRPr="00BE2790">
        <w:rPr>
          <w:szCs w:val="26"/>
        </w:rPr>
        <w:t>Mục tiêu: Đảm bảo API hoạt động đúng đặc tả, xử lý nghiệp vụ chính xác, và bảo mật thông tin</w:t>
      </w:r>
    </w:p>
    <w:tbl>
      <w:tblPr>
        <w:tblStyle w:val="TableGridLight"/>
        <w:tblW w:w="0" w:type="auto"/>
        <w:tblLook w:val="04A0" w:firstRow="1" w:lastRow="0" w:firstColumn="1" w:lastColumn="0" w:noHBand="0" w:noVBand="1"/>
      </w:tblPr>
      <w:tblGrid>
        <w:gridCol w:w="2062"/>
        <w:gridCol w:w="3800"/>
        <w:gridCol w:w="3483"/>
      </w:tblGrid>
      <w:tr w:rsidR="000C07E7" w:rsidRPr="00BE2790" w14:paraId="75B2344B" w14:textId="77777777" w:rsidTr="00CC2880">
        <w:tc>
          <w:tcPr>
            <w:tcW w:w="0" w:type="auto"/>
            <w:hideMark/>
          </w:tcPr>
          <w:p w14:paraId="5B8413C1" w14:textId="77777777" w:rsidR="000C07E7" w:rsidRPr="00BE2790" w:rsidRDefault="000C07E7" w:rsidP="000C07E7">
            <w:pPr>
              <w:rPr>
                <w:szCs w:val="26"/>
              </w:rPr>
            </w:pPr>
            <w:r w:rsidRPr="00BE2790">
              <w:rPr>
                <w:szCs w:val="26"/>
              </w:rPr>
              <w:t>Nhóm API</w:t>
            </w:r>
          </w:p>
        </w:tc>
        <w:tc>
          <w:tcPr>
            <w:tcW w:w="0" w:type="auto"/>
            <w:hideMark/>
          </w:tcPr>
          <w:p w14:paraId="74F6AFCC" w14:textId="77777777" w:rsidR="000C07E7" w:rsidRPr="00BE2790" w:rsidRDefault="000C07E7" w:rsidP="000C07E7">
            <w:pPr>
              <w:rPr>
                <w:szCs w:val="26"/>
              </w:rPr>
            </w:pPr>
            <w:r w:rsidRPr="00BE2790">
              <w:rPr>
                <w:szCs w:val="26"/>
              </w:rPr>
              <w:t>Endpoint chính</w:t>
            </w:r>
          </w:p>
        </w:tc>
        <w:tc>
          <w:tcPr>
            <w:tcW w:w="0" w:type="auto"/>
            <w:hideMark/>
          </w:tcPr>
          <w:p w14:paraId="36C31966" w14:textId="77777777" w:rsidR="000C07E7" w:rsidRPr="00BE2790" w:rsidRDefault="000C07E7" w:rsidP="000C07E7">
            <w:pPr>
              <w:rPr>
                <w:szCs w:val="26"/>
              </w:rPr>
            </w:pPr>
            <w:r w:rsidRPr="00BE2790">
              <w:rPr>
                <w:szCs w:val="26"/>
              </w:rPr>
              <w:t>Mục tiêu kiểm thử</w:t>
            </w:r>
          </w:p>
        </w:tc>
      </w:tr>
      <w:tr w:rsidR="000C07E7" w:rsidRPr="00BE2790" w14:paraId="70D585B9" w14:textId="77777777" w:rsidTr="00CC2880">
        <w:tc>
          <w:tcPr>
            <w:tcW w:w="0" w:type="auto"/>
            <w:hideMark/>
          </w:tcPr>
          <w:p w14:paraId="508D2412" w14:textId="77777777" w:rsidR="000C07E7" w:rsidRPr="00BE2790" w:rsidRDefault="000C07E7" w:rsidP="000C07E7">
            <w:pPr>
              <w:rPr>
                <w:szCs w:val="26"/>
              </w:rPr>
            </w:pPr>
            <w:r w:rsidRPr="00BE2790">
              <w:rPr>
                <w:szCs w:val="26"/>
              </w:rPr>
              <w:t>Authentication</w:t>
            </w:r>
          </w:p>
        </w:tc>
        <w:tc>
          <w:tcPr>
            <w:tcW w:w="0" w:type="auto"/>
            <w:hideMark/>
          </w:tcPr>
          <w:p w14:paraId="51ADA612" w14:textId="77777777" w:rsidR="000C07E7" w:rsidRPr="00BE2790" w:rsidRDefault="000C07E7" w:rsidP="000C07E7">
            <w:pPr>
              <w:rPr>
                <w:szCs w:val="26"/>
              </w:rPr>
            </w:pPr>
            <w:r w:rsidRPr="00BE2790">
              <w:rPr>
                <w:szCs w:val="26"/>
              </w:rPr>
              <w:t>/api/auth/login, /api/auth/register, /api/auth/refresh</w:t>
            </w:r>
          </w:p>
        </w:tc>
        <w:tc>
          <w:tcPr>
            <w:tcW w:w="0" w:type="auto"/>
            <w:hideMark/>
          </w:tcPr>
          <w:p w14:paraId="0DC8F116" w14:textId="77777777" w:rsidR="000C07E7" w:rsidRPr="00BE2790" w:rsidRDefault="000C07E7" w:rsidP="000C07E7">
            <w:pPr>
              <w:rPr>
                <w:szCs w:val="26"/>
              </w:rPr>
            </w:pPr>
            <w:r w:rsidRPr="00BE2790">
              <w:rPr>
                <w:szCs w:val="26"/>
              </w:rPr>
              <w:t>Xác thực JWT, refresh token, phân quyền RBAC</w:t>
            </w:r>
          </w:p>
        </w:tc>
      </w:tr>
      <w:tr w:rsidR="000C07E7" w:rsidRPr="00BE2790" w14:paraId="60A48D9B" w14:textId="77777777" w:rsidTr="00CC2880">
        <w:tc>
          <w:tcPr>
            <w:tcW w:w="0" w:type="auto"/>
            <w:hideMark/>
          </w:tcPr>
          <w:p w14:paraId="4A77F4E8" w14:textId="77777777" w:rsidR="000C07E7" w:rsidRPr="00BE2790" w:rsidRDefault="000C07E7" w:rsidP="000C07E7">
            <w:pPr>
              <w:rPr>
                <w:szCs w:val="26"/>
              </w:rPr>
            </w:pPr>
            <w:r w:rsidRPr="00BE2790">
              <w:rPr>
                <w:szCs w:val="26"/>
              </w:rPr>
              <w:t>User Management</w:t>
            </w:r>
          </w:p>
        </w:tc>
        <w:tc>
          <w:tcPr>
            <w:tcW w:w="0" w:type="auto"/>
            <w:hideMark/>
          </w:tcPr>
          <w:p w14:paraId="76FB34EE" w14:textId="77777777" w:rsidR="000C07E7" w:rsidRPr="00BE2790" w:rsidRDefault="000C07E7" w:rsidP="000C07E7">
            <w:pPr>
              <w:rPr>
                <w:szCs w:val="26"/>
              </w:rPr>
            </w:pPr>
            <w:r w:rsidRPr="00BE2790">
              <w:rPr>
                <w:szCs w:val="26"/>
              </w:rPr>
              <w:t>/api/users, /api/users/profile, /api/users/{id}</w:t>
            </w:r>
          </w:p>
        </w:tc>
        <w:tc>
          <w:tcPr>
            <w:tcW w:w="0" w:type="auto"/>
            <w:hideMark/>
          </w:tcPr>
          <w:p w14:paraId="1E2A87B3" w14:textId="77777777" w:rsidR="000C07E7" w:rsidRPr="00BE2790" w:rsidRDefault="000C07E7" w:rsidP="000C07E7">
            <w:pPr>
              <w:rPr>
                <w:szCs w:val="26"/>
              </w:rPr>
            </w:pPr>
            <w:r w:rsidRPr="00BE2790">
              <w:rPr>
                <w:szCs w:val="26"/>
              </w:rPr>
              <w:t>CRUD người dùng, cập nhật profile, phân quyền</w:t>
            </w:r>
          </w:p>
        </w:tc>
      </w:tr>
      <w:tr w:rsidR="000C07E7" w:rsidRPr="00BE2790" w14:paraId="6D2E40D3" w14:textId="77777777" w:rsidTr="00CC2880">
        <w:tc>
          <w:tcPr>
            <w:tcW w:w="0" w:type="auto"/>
            <w:hideMark/>
          </w:tcPr>
          <w:p w14:paraId="23D95A43" w14:textId="77777777" w:rsidR="000C07E7" w:rsidRPr="00BE2790" w:rsidRDefault="000C07E7" w:rsidP="000C07E7">
            <w:pPr>
              <w:rPr>
                <w:szCs w:val="26"/>
              </w:rPr>
            </w:pPr>
            <w:r w:rsidRPr="00BE2790">
              <w:rPr>
                <w:szCs w:val="26"/>
              </w:rPr>
              <w:t>Product Catalog</w:t>
            </w:r>
          </w:p>
        </w:tc>
        <w:tc>
          <w:tcPr>
            <w:tcW w:w="0" w:type="auto"/>
            <w:hideMark/>
          </w:tcPr>
          <w:p w14:paraId="646885D8" w14:textId="77777777" w:rsidR="000C07E7" w:rsidRPr="00BE2790" w:rsidRDefault="000C07E7" w:rsidP="000C07E7">
            <w:pPr>
              <w:rPr>
                <w:szCs w:val="26"/>
              </w:rPr>
            </w:pPr>
            <w:r w:rsidRPr="00BE2790">
              <w:rPr>
                <w:szCs w:val="26"/>
              </w:rPr>
              <w:t>/api/products, /api/products/{id}, /api/products/search</w:t>
            </w:r>
          </w:p>
        </w:tc>
        <w:tc>
          <w:tcPr>
            <w:tcW w:w="0" w:type="auto"/>
            <w:hideMark/>
          </w:tcPr>
          <w:p w14:paraId="18E39094" w14:textId="77777777" w:rsidR="000C07E7" w:rsidRPr="00BE2790" w:rsidRDefault="000C07E7" w:rsidP="000C07E7">
            <w:pPr>
              <w:rPr>
                <w:szCs w:val="26"/>
              </w:rPr>
            </w:pPr>
            <w:r w:rsidRPr="00BE2790">
              <w:rPr>
                <w:szCs w:val="26"/>
              </w:rPr>
              <w:t>Hiển thị sản phẩm quần áo, filter theo size/color, tìm kiếm</w:t>
            </w:r>
          </w:p>
        </w:tc>
      </w:tr>
      <w:tr w:rsidR="000C07E7" w:rsidRPr="00BE2790" w14:paraId="2ED644D9" w14:textId="77777777" w:rsidTr="00CC2880">
        <w:tc>
          <w:tcPr>
            <w:tcW w:w="0" w:type="auto"/>
            <w:hideMark/>
          </w:tcPr>
          <w:p w14:paraId="2279CE4C" w14:textId="77777777" w:rsidR="000C07E7" w:rsidRPr="00BE2790" w:rsidRDefault="000C07E7" w:rsidP="000C07E7">
            <w:pPr>
              <w:rPr>
                <w:szCs w:val="26"/>
              </w:rPr>
            </w:pPr>
            <w:r w:rsidRPr="00BE2790">
              <w:rPr>
                <w:szCs w:val="26"/>
              </w:rPr>
              <w:t>Cart Management</w:t>
            </w:r>
          </w:p>
        </w:tc>
        <w:tc>
          <w:tcPr>
            <w:tcW w:w="0" w:type="auto"/>
            <w:hideMark/>
          </w:tcPr>
          <w:p w14:paraId="35EC05F6" w14:textId="77777777" w:rsidR="000C07E7" w:rsidRPr="00BE2790" w:rsidRDefault="000C07E7" w:rsidP="000C07E7">
            <w:pPr>
              <w:rPr>
                <w:szCs w:val="26"/>
              </w:rPr>
            </w:pPr>
            <w:r w:rsidRPr="00BE2790">
              <w:rPr>
                <w:szCs w:val="26"/>
              </w:rPr>
              <w:t>/api/cart, /api/cart/items, /api/cart/clear</w:t>
            </w:r>
          </w:p>
        </w:tc>
        <w:tc>
          <w:tcPr>
            <w:tcW w:w="0" w:type="auto"/>
            <w:hideMark/>
          </w:tcPr>
          <w:p w14:paraId="3AAD8BBA" w14:textId="77777777" w:rsidR="000C07E7" w:rsidRPr="00BE2790" w:rsidRDefault="000C07E7" w:rsidP="000C07E7">
            <w:pPr>
              <w:rPr>
                <w:szCs w:val="26"/>
              </w:rPr>
            </w:pPr>
            <w:r w:rsidRPr="00BE2790">
              <w:rPr>
                <w:szCs w:val="26"/>
              </w:rPr>
              <w:t>Thêm/xóa/sửa giỏ hàng, tính tổng tiền, validate số lượng</w:t>
            </w:r>
          </w:p>
        </w:tc>
      </w:tr>
      <w:tr w:rsidR="000C07E7" w:rsidRPr="00BE2790" w14:paraId="73D9228B" w14:textId="77777777" w:rsidTr="00CC2880">
        <w:tc>
          <w:tcPr>
            <w:tcW w:w="0" w:type="auto"/>
            <w:hideMark/>
          </w:tcPr>
          <w:p w14:paraId="6D1C1059" w14:textId="77777777" w:rsidR="000C07E7" w:rsidRPr="00BE2790" w:rsidRDefault="000C07E7" w:rsidP="000C07E7">
            <w:pPr>
              <w:rPr>
                <w:szCs w:val="26"/>
              </w:rPr>
            </w:pPr>
            <w:r w:rsidRPr="00BE2790">
              <w:rPr>
                <w:szCs w:val="26"/>
              </w:rPr>
              <w:t>Order Processing</w:t>
            </w:r>
          </w:p>
        </w:tc>
        <w:tc>
          <w:tcPr>
            <w:tcW w:w="0" w:type="auto"/>
            <w:hideMark/>
          </w:tcPr>
          <w:p w14:paraId="68AC062A" w14:textId="77777777" w:rsidR="000C07E7" w:rsidRPr="00BE2790" w:rsidRDefault="000C07E7" w:rsidP="000C07E7">
            <w:pPr>
              <w:rPr>
                <w:szCs w:val="26"/>
              </w:rPr>
            </w:pPr>
            <w:r w:rsidRPr="00BE2790">
              <w:rPr>
                <w:szCs w:val="26"/>
              </w:rPr>
              <w:t>/api/orders, /api/orders/{id}, /api/orders/{id}/status</w:t>
            </w:r>
          </w:p>
        </w:tc>
        <w:tc>
          <w:tcPr>
            <w:tcW w:w="0" w:type="auto"/>
            <w:hideMark/>
          </w:tcPr>
          <w:p w14:paraId="2A755F63" w14:textId="77777777" w:rsidR="000C07E7" w:rsidRPr="00BE2790" w:rsidRDefault="000C07E7" w:rsidP="000C07E7">
            <w:pPr>
              <w:rPr>
                <w:szCs w:val="26"/>
              </w:rPr>
            </w:pPr>
            <w:r w:rsidRPr="00BE2790">
              <w:rPr>
                <w:szCs w:val="26"/>
              </w:rPr>
              <w:t>Tạo đơn hàng, cập nhật trạng thái, hủy đơn</w:t>
            </w:r>
          </w:p>
        </w:tc>
      </w:tr>
      <w:tr w:rsidR="000C07E7" w:rsidRPr="00BE2790" w14:paraId="78CA6590" w14:textId="77777777" w:rsidTr="00CC2880">
        <w:tc>
          <w:tcPr>
            <w:tcW w:w="0" w:type="auto"/>
            <w:hideMark/>
          </w:tcPr>
          <w:p w14:paraId="6C0F1692" w14:textId="77777777" w:rsidR="000C07E7" w:rsidRPr="00BE2790" w:rsidRDefault="000C07E7" w:rsidP="000C07E7">
            <w:pPr>
              <w:rPr>
                <w:szCs w:val="26"/>
              </w:rPr>
            </w:pPr>
            <w:r w:rsidRPr="00BE2790">
              <w:rPr>
                <w:szCs w:val="26"/>
              </w:rPr>
              <w:t>Payment Integration</w:t>
            </w:r>
          </w:p>
        </w:tc>
        <w:tc>
          <w:tcPr>
            <w:tcW w:w="0" w:type="auto"/>
            <w:hideMark/>
          </w:tcPr>
          <w:p w14:paraId="19E1C46B" w14:textId="77777777" w:rsidR="000C07E7" w:rsidRPr="00BE2790" w:rsidRDefault="000C07E7" w:rsidP="000C07E7">
            <w:pPr>
              <w:rPr>
                <w:szCs w:val="26"/>
              </w:rPr>
            </w:pPr>
            <w:r w:rsidRPr="00BE2790">
              <w:rPr>
                <w:szCs w:val="26"/>
              </w:rPr>
              <w:t>/api/payment/create, /api/payment/callback</w:t>
            </w:r>
          </w:p>
        </w:tc>
        <w:tc>
          <w:tcPr>
            <w:tcW w:w="0" w:type="auto"/>
            <w:hideMark/>
          </w:tcPr>
          <w:p w14:paraId="05390D93" w14:textId="77777777" w:rsidR="000C07E7" w:rsidRPr="00BE2790" w:rsidRDefault="000C07E7" w:rsidP="000C07E7">
            <w:pPr>
              <w:rPr>
                <w:szCs w:val="26"/>
              </w:rPr>
            </w:pPr>
            <w:r w:rsidRPr="00BE2790">
              <w:rPr>
                <w:szCs w:val="26"/>
              </w:rPr>
              <w:t>Tích hợp Momo/VNPay, xử lý callback, cập nhật trạng thái</w:t>
            </w:r>
          </w:p>
        </w:tc>
      </w:tr>
      <w:tr w:rsidR="000C07E7" w:rsidRPr="00BE2790" w14:paraId="33222ACE" w14:textId="77777777" w:rsidTr="00CC2880">
        <w:tc>
          <w:tcPr>
            <w:tcW w:w="0" w:type="auto"/>
            <w:hideMark/>
          </w:tcPr>
          <w:p w14:paraId="07A7491D" w14:textId="77777777" w:rsidR="000C07E7" w:rsidRPr="00BE2790" w:rsidRDefault="000C07E7" w:rsidP="000C07E7">
            <w:pPr>
              <w:rPr>
                <w:szCs w:val="26"/>
              </w:rPr>
            </w:pPr>
            <w:r w:rsidRPr="00BE2790">
              <w:rPr>
                <w:szCs w:val="26"/>
              </w:rPr>
              <w:lastRenderedPageBreak/>
              <w:t>Promotion &amp; Voucher</w:t>
            </w:r>
          </w:p>
        </w:tc>
        <w:tc>
          <w:tcPr>
            <w:tcW w:w="0" w:type="auto"/>
            <w:hideMark/>
          </w:tcPr>
          <w:p w14:paraId="37ACA47E" w14:textId="77777777" w:rsidR="000C07E7" w:rsidRPr="00BE2790" w:rsidRDefault="000C07E7" w:rsidP="000C07E7">
            <w:pPr>
              <w:rPr>
                <w:szCs w:val="26"/>
              </w:rPr>
            </w:pPr>
            <w:r w:rsidRPr="00BE2790">
              <w:rPr>
                <w:szCs w:val="26"/>
              </w:rPr>
              <w:t>/api/vouchers, /api/vouchers/apply</w:t>
            </w:r>
          </w:p>
        </w:tc>
        <w:tc>
          <w:tcPr>
            <w:tcW w:w="0" w:type="auto"/>
            <w:hideMark/>
          </w:tcPr>
          <w:p w14:paraId="752F5022" w14:textId="77777777" w:rsidR="000C07E7" w:rsidRPr="00BE2790" w:rsidRDefault="000C07E7" w:rsidP="000C07E7">
            <w:pPr>
              <w:rPr>
                <w:szCs w:val="26"/>
              </w:rPr>
            </w:pPr>
            <w:r w:rsidRPr="00BE2790">
              <w:rPr>
                <w:szCs w:val="26"/>
              </w:rPr>
              <w:t>CRUD voucher, validate điều kiện áp dụng</w:t>
            </w:r>
          </w:p>
        </w:tc>
      </w:tr>
      <w:tr w:rsidR="000C07E7" w:rsidRPr="00BE2790" w14:paraId="106E19E7" w14:textId="77777777" w:rsidTr="00CC2880">
        <w:tc>
          <w:tcPr>
            <w:tcW w:w="0" w:type="auto"/>
            <w:hideMark/>
          </w:tcPr>
          <w:p w14:paraId="40D0DD74" w14:textId="77777777" w:rsidR="000C07E7" w:rsidRPr="00BE2790" w:rsidRDefault="000C07E7" w:rsidP="000C07E7">
            <w:pPr>
              <w:rPr>
                <w:szCs w:val="26"/>
              </w:rPr>
            </w:pPr>
            <w:r w:rsidRPr="00BE2790">
              <w:rPr>
                <w:szCs w:val="26"/>
              </w:rPr>
              <w:t>Shipping Management</w:t>
            </w:r>
          </w:p>
        </w:tc>
        <w:tc>
          <w:tcPr>
            <w:tcW w:w="0" w:type="auto"/>
            <w:hideMark/>
          </w:tcPr>
          <w:p w14:paraId="27CC82F5" w14:textId="77777777" w:rsidR="000C07E7" w:rsidRPr="00BE2790" w:rsidRDefault="000C07E7" w:rsidP="000C07E7">
            <w:pPr>
              <w:rPr>
                <w:szCs w:val="26"/>
              </w:rPr>
            </w:pPr>
            <w:r w:rsidRPr="00BE2790">
              <w:rPr>
                <w:szCs w:val="26"/>
              </w:rPr>
              <w:t>/api/shipping/calculate, /api/shipping/track</w:t>
            </w:r>
          </w:p>
        </w:tc>
        <w:tc>
          <w:tcPr>
            <w:tcW w:w="0" w:type="auto"/>
            <w:hideMark/>
          </w:tcPr>
          <w:p w14:paraId="6BC8C658" w14:textId="77777777" w:rsidR="000C07E7" w:rsidRPr="00BE2790" w:rsidRDefault="000C07E7" w:rsidP="000C07E7">
            <w:pPr>
              <w:rPr>
                <w:szCs w:val="26"/>
              </w:rPr>
            </w:pPr>
            <w:r w:rsidRPr="00BE2790">
              <w:rPr>
                <w:szCs w:val="26"/>
              </w:rPr>
              <w:t>Tính phí vận chuyển, theo dõi đơn hàng</w:t>
            </w:r>
          </w:p>
        </w:tc>
      </w:tr>
      <w:tr w:rsidR="000C07E7" w:rsidRPr="00BE2790" w14:paraId="60AD10BB" w14:textId="77777777" w:rsidTr="00CC2880">
        <w:tc>
          <w:tcPr>
            <w:tcW w:w="0" w:type="auto"/>
            <w:hideMark/>
          </w:tcPr>
          <w:p w14:paraId="6AE4772D" w14:textId="77777777" w:rsidR="000C07E7" w:rsidRPr="00BE2790" w:rsidRDefault="000C07E7" w:rsidP="000C07E7">
            <w:pPr>
              <w:rPr>
                <w:szCs w:val="26"/>
              </w:rPr>
            </w:pPr>
            <w:r w:rsidRPr="00BE2790">
              <w:rPr>
                <w:szCs w:val="26"/>
              </w:rPr>
              <w:t>Admin Dashboard</w:t>
            </w:r>
          </w:p>
        </w:tc>
        <w:tc>
          <w:tcPr>
            <w:tcW w:w="0" w:type="auto"/>
            <w:hideMark/>
          </w:tcPr>
          <w:p w14:paraId="59BCE565" w14:textId="77777777" w:rsidR="000C07E7" w:rsidRPr="00BE2790" w:rsidRDefault="000C07E7" w:rsidP="000C07E7">
            <w:pPr>
              <w:rPr>
                <w:szCs w:val="26"/>
              </w:rPr>
            </w:pPr>
            <w:r w:rsidRPr="00BE2790">
              <w:rPr>
                <w:szCs w:val="26"/>
              </w:rPr>
              <w:t>/api/admin/statistics, /api/admin/reports</w:t>
            </w:r>
          </w:p>
        </w:tc>
        <w:tc>
          <w:tcPr>
            <w:tcW w:w="0" w:type="auto"/>
            <w:hideMark/>
          </w:tcPr>
          <w:p w14:paraId="3EB92AD5" w14:textId="77777777" w:rsidR="000C07E7" w:rsidRPr="00BE2790" w:rsidRDefault="000C07E7" w:rsidP="000C07E7">
            <w:pPr>
              <w:rPr>
                <w:szCs w:val="26"/>
              </w:rPr>
            </w:pPr>
            <w:r w:rsidRPr="00BE2790">
              <w:rPr>
                <w:szCs w:val="26"/>
              </w:rPr>
              <w:t>Thống kê doanh thu, báo cáo tồn kho</w:t>
            </w:r>
          </w:p>
        </w:tc>
      </w:tr>
    </w:tbl>
    <w:p w14:paraId="6A67D097" w14:textId="5CD1AE6A" w:rsidR="000C07E7" w:rsidRPr="00BE2790" w:rsidRDefault="00CC2880" w:rsidP="000C07E7">
      <w:pPr>
        <w:rPr>
          <w:szCs w:val="26"/>
        </w:rPr>
      </w:pPr>
      <w:r w:rsidRPr="00BE2790">
        <w:rPr>
          <w:szCs w:val="26"/>
        </w:rPr>
        <w:t xml:space="preserve">- </w:t>
      </w:r>
      <w:r w:rsidR="000C07E7" w:rsidRPr="00BE2790">
        <w:rPr>
          <w:szCs w:val="26"/>
        </w:rPr>
        <w:t>Kỹ thuật kiểm thử:</w:t>
      </w:r>
    </w:p>
    <w:p w14:paraId="2BBA17F5" w14:textId="388FD1BF" w:rsidR="000C07E7" w:rsidRPr="00BE2790" w:rsidRDefault="00CC2880" w:rsidP="00CC2880">
      <w:pPr>
        <w:ind w:left="567"/>
        <w:rPr>
          <w:szCs w:val="26"/>
        </w:rPr>
      </w:pPr>
      <w:r w:rsidRPr="00BE2790">
        <w:rPr>
          <w:szCs w:val="26"/>
        </w:rPr>
        <w:t xml:space="preserve">+ </w:t>
      </w:r>
      <w:r w:rsidR="000C07E7" w:rsidRPr="00BE2790">
        <w:rPr>
          <w:szCs w:val="26"/>
        </w:rPr>
        <w:t>Contract Testing: Xác minh request/response schema với OpenAPI/Swagger</w:t>
      </w:r>
    </w:p>
    <w:p w14:paraId="1D35E973" w14:textId="25071FBF" w:rsidR="000C07E7" w:rsidRPr="00BE2790" w:rsidRDefault="00CC2880" w:rsidP="00CC2880">
      <w:pPr>
        <w:ind w:left="567"/>
        <w:rPr>
          <w:szCs w:val="26"/>
        </w:rPr>
      </w:pPr>
      <w:r w:rsidRPr="00BE2790">
        <w:rPr>
          <w:szCs w:val="26"/>
        </w:rPr>
        <w:t xml:space="preserve">+ </w:t>
      </w:r>
      <w:r w:rsidR="000C07E7" w:rsidRPr="00BE2790">
        <w:rPr>
          <w:szCs w:val="26"/>
        </w:rPr>
        <w:t>Negative Testing: Kiểm thử với dữ liệu không hợp lệ, token hết hạn, quyền không đủ</w:t>
      </w:r>
    </w:p>
    <w:p w14:paraId="38499348" w14:textId="136C3EB7" w:rsidR="000C07E7" w:rsidRPr="00BE2790" w:rsidRDefault="00CC2880" w:rsidP="00CC2880">
      <w:pPr>
        <w:ind w:left="567"/>
        <w:rPr>
          <w:szCs w:val="26"/>
        </w:rPr>
      </w:pPr>
      <w:r w:rsidRPr="00BE2790">
        <w:rPr>
          <w:szCs w:val="26"/>
        </w:rPr>
        <w:t xml:space="preserve">+ </w:t>
      </w:r>
      <w:r w:rsidR="000C07E7" w:rsidRPr="00BE2790">
        <w:rPr>
          <w:szCs w:val="26"/>
        </w:rPr>
        <w:t>Boundary Testing: Kiểm thử giới hạn số lượng, giá trị biên</w:t>
      </w:r>
    </w:p>
    <w:p w14:paraId="79A3F4F7" w14:textId="5CF15DC5" w:rsidR="000C07E7" w:rsidRPr="00BE2790" w:rsidRDefault="00CC2880" w:rsidP="00CC2880">
      <w:pPr>
        <w:ind w:left="567"/>
        <w:rPr>
          <w:szCs w:val="26"/>
        </w:rPr>
      </w:pPr>
      <w:r w:rsidRPr="00BE2790">
        <w:rPr>
          <w:szCs w:val="26"/>
        </w:rPr>
        <w:t xml:space="preserve">+ </w:t>
      </w:r>
      <w:r w:rsidR="000C07E7" w:rsidRPr="00BE2790">
        <w:rPr>
          <w:szCs w:val="26"/>
        </w:rPr>
        <w:t>Concurrency Testing: Xử lý đồng thời nhiều request (giỏ hàng, thanh toán)</w:t>
      </w:r>
    </w:p>
    <w:p w14:paraId="21F99055" w14:textId="60A31AB1" w:rsidR="000C07E7" w:rsidRPr="00BE2790" w:rsidRDefault="00CC2880" w:rsidP="00675D62">
      <w:pPr>
        <w:pStyle w:val="Heading3"/>
        <w:rPr>
          <w:sz w:val="26"/>
          <w:szCs w:val="26"/>
        </w:rPr>
      </w:pPr>
      <w:bookmarkStart w:id="53" w:name="_Toc217218108"/>
      <w:r w:rsidRPr="00BE2790">
        <w:rPr>
          <w:sz w:val="26"/>
          <w:szCs w:val="26"/>
        </w:rPr>
        <w:t>3.2.2</w:t>
      </w:r>
      <w:r w:rsidR="000C07E7" w:rsidRPr="00BE2790">
        <w:rPr>
          <w:sz w:val="26"/>
          <w:szCs w:val="26"/>
        </w:rPr>
        <w:t>. Kiểm thử Frontend</w:t>
      </w:r>
      <w:bookmarkEnd w:id="53"/>
    </w:p>
    <w:p w14:paraId="7E22D63B" w14:textId="03120789" w:rsidR="000C07E7" w:rsidRPr="00BE2790" w:rsidRDefault="00CC2880" w:rsidP="000C07E7">
      <w:pPr>
        <w:rPr>
          <w:szCs w:val="26"/>
        </w:rPr>
      </w:pPr>
      <w:r w:rsidRPr="00BE2790">
        <w:rPr>
          <w:szCs w:val="26"/>
        </w:rPr>
        <w:t xml:space="preserve">- </w:t>
      </w:r>
      <w:r w:rsidR="000C07E7" w:rsidRPr="00BE2790">
        <w:rPr>
          <w:szCs w:val="26"/>
        </w:rPr>
        <w:t>Mục tiêu: Đảm bảo giao diện người dùng hoạt động đúng, trải nghiệm mượt mà, tương thích đa nền tảng</w:t>
      </w:r>
    </w:p>
    <w:tbl>
      <w:tblPr>
        <w:tblStyle w:val="TableGridLight"/>
        <w:tblW w:w="0" w:type="auto"/>
        <w:tblLook w:val="04A0" w:firstRow="1" w:lastRow="0" w:firstColumn="1" w:lastColumn="0" w:noHBand="0" w:noVBand="1"/>
      </w:tblPr>
      <w:tblGrid>
        <w:gridCol w:w="1644"/>
        <w:gridCol w:w="3593"/>
        <w:gridCol w:w="4108"/>
      </w:tblGrid>
      <w:tr w:rsidR="000C07E7" w:rsidRPr="00BE2790" w14:paraId="42FA7185" w14:textId="77777777" w:rsidTr="00CC2880">
        <w:tc>
          <w:tcPr>
            <w:tcW w:w="0" w:type="auto"/>
            <w:hideMark/>
          </w:tcPr>
          <w:p w14:paraId="19818EF8" w14:textId="77777777" w:rsidR="000C07E7" w:rsidRPr="00BE2790" w:rsidRDefault="000C07E7" w:rsidP="000C07E7">
            <w:pPr>
              <w:rPr>
                <w:szCs w:val="26"/>
              </w:rPr>
            </w:pPr>
            <w:r w:rsidRPr="00BE2790">
              <w:rPr>
                <w:szCs w:val="26"/>
              </w:rPr>
              <w:t>Module Frontend</w:t>
            </w:r>
          </w:p>
        </w:tc>
        <w:tc>
          <w:tcPr>
            <w:tcW w:w="0" w:type="auto"/>
            <w:hideMark/>
          </w:tcPr>
          <w:p w14:paraId="1A568B8D" w14:textId="77777777" w:rsidR="000C07E7" w:rsidRPr="00BE2790" w:rsidRDefault="000C07E7" w:rsidP="000C07E7">
            <w:pPr>
              <w:rPr>
                <w:szCs w:val="26"/>
              </w:rPr>
            </w:pPr>
            <w:r w:rsidRPr="00BE2790">
              <w:rPr>
                <w:szCs w:val="26"/>
              </w:rPr>
              <w:t>Component chính</w:t>
            </w:r>
          </w:p>
        </w:tc>
        <w:tc>
          <w:tcPr>
            <w:tcW w:w="0" w:type="auto"/>
            <w:hideMark/>
          </w:tcPr>
          <w:p w14:paraId="05345055" w14:textId="77777777" w:rsidR="000C07E7" w:rsidRPr="00BE2790" w:rsidRDefault="000C07E7" w:rsidP="000C07E7">
            <w:pPr>
              <w:rPr>
                <w:szCs w:val="26"/>
              </w:rPr>
            </w:pPr>
            <w:r w:rsidRPr="00BE2790">
              <w:rPr>
                <w:szCs w:val="26"/>
              </w:rPr>
              <w:t>Mục tiêu kiểm thử</w:t>
            </w:r>
          </w:p>
        </w:tc>
      </w:tr>
      <w:tr w:rsidR="000C07E7" w:rsidRPr="00BE2790" w14:paraId="38F522EE" w14:textId="77777777" w:rsidTr="00CC2880">
        <w:tc>
          <w:tcPr>
            <w:tcW w:w="0" w:type="auto"/>
            <w:hideMark/>
          </w:tcPr>
          <w:p w14:paraId="1CE1CE57" w14:textId="77777777" w:rsidR="000C07E7" w:rsidRPr="00BE2790" w:rsidRDefault="000C07E7" w:rsidP="000C07E7">
            <w:pPr>
              <w:rPr>
                <w:szCs w:val="26"/>
              </w:rPr>
            </w:pPr>
            <w:r w:rsidRPr="00BE2790">
              <w:rPr>
                <w:szCs w:val="26"/>
              </w:rPr>
              <w:t>Product Listing</w:t>
            </w:r>
          </w:p>
        </w:tc>
        <w:tc>
          <w:tcPr>
            <w:tcW w:w="0" w:type="auto"/>
            <w:hideMark/>
          </w:tcPr>
          <w:p w14:paraId="1DB59CF9" w14:textId="77777777" w:rsidR="000C07E7" w:rsidRPr="00BE2790" w:rsidRDefault="000C07E7" w:rsidP="000C07E7">
            <w:pPr>
              <w:rPr>
                <w:szCs w:val="26"/>
              </w:rPr>
            </w:pPr>
            <w:r w:rsidRPr="00BE2790">
              <w:rPr>
                <w:szCs w:val="26"/>
              </w:rPr>
              <w:t>ProductGrid, ProductCard, FilterSidebar</w:t>
            </w:r>
          </w:p>
        </w:tc>
        <w:tc>
          <w:tcPr>
            <w:tcW w:w="0" w:type="auto"/>
            <w:hideMark/>
          </w:tcPr>
          <w:p w14:paraId="5B53CD3A" w14:textId="77777777" w:rsidR="000C07E7" w:rsidRPr="00BE2790" w:rsidRDefault="000C07E7" w:rsidP="000C07E7">
            <w:pPr>
              <w:rPr>
                <w:szCs w:val="26"/>
              </w:rPr>
            </w:pPr>
            <w:r w:rsidRPr="00BE2790">
              <w:rPr>
                <w:szCs w:val="26"/>
              </w:rPr>
              <w:t>Hiển thị danh sách sản phẩm, filter/sort, phân trang</w:t>
            </w:r>
          </w:p>
        </w:tc>
      </w:tr>
      <w:tr w:rsidR="000C07E7" w:rsidRPr="00BE2790" w14:paraId="36AB89B0" w14:textId="77777777" w:rsidTr="00CC2880">
        <w:tc>
          <w:tcPr>
            <w:tcW w:w="0" w:type="auto"/>
            <w:hideMark/>
          </w:tcPr>
          <w:p w14:paraId="2F49DDC7" w14:textId="77777777" w:rsidR="000C07E7" w:rsidRPr="00BE2790" w:rsidRDefault="000C07E7" w:rsidP="000C07E7">
            <w:pPr>
              <w:rPr>
                <w:szCs w:val="26"/>
              </w:rPr>
            </w:pPr>
            <w:r w:rsidRPr="00BE2790">
              <w:rPr>
                <w:szCs w:val="26"/>
              </w:rPr>
              <w:t>Product Detail</w:t>
            </w:r>
          </w:p>
        </w:tc>
        <w:tc>
          <w:tcPr>
            <w:tcW w:w="0" w:type="auto"/>
            <w:hideMark/>
          </w:tcPr>
          <w:p w14:paraId="3FCDE28D" w14:textId="77777777" w:rsidR="000C07E7" w:rsidRPr="00BE2790" w:rsidRDefault="000C07E7" w:rsidP="000C07E7">
            <w:pPr>
              <w:rPr>
                <w:szCs w:val="26"/>
              </w:rPr>
            </w:pPr>
            <w:r w:rsidRPr="00BE2790">
              <w:rPr>
                <w:szCs w:val="26"/>
              </w:rPr>
              <w:t>ProductGallery, SizeSelector, AddToCart</w:t>
            </w:r>
          </w:p>
        </w:tc>
        <w:tc>
          <w:tcPr>
            <w:tcW w:w="0" w:type="auto"/>
            <w:hideMark/>
          </w:tcPr>
          <w:p w14:paraId="58790B18" w14:textId="77777777" w:rsidR="000C07E7" w:rsidRPr="00BE2790" w:rsidRDefault="000C07E7" w:rsidP="000C07E7">
            <w:pPr>
              <w:rPr>
                <w:szCs w:val="26"/>
              </w:rPr>
            </w:pPr>
            <w:r w:rsidRPr="00BE2790">
              <w:rPr>
                <w:szCs w:val="26"/>
              </w:rPr>
              <w:t>Hiển thị chi tiết sản phẩm, chọn size/color, thêm vào giỏ</w:t>
            </w:r>
          </w:p>
        </w:tc>
      </w:tr>
      <w:tr w:rsidR="000C07E7" w:rsidRPr="00BE2790" w14:paraId="74AE5221" w14:textId="77777777" w:rsidTr="00CC2880">
        <w:tc>
          <w:tcPr>
            <w:tcW w:w="0" w:type="auto"/>
            <w:hideMark/>
          </w:tcPr>
          <w:p w14:paraId="6DCDE2FA" w14:textId="77777777" w:rsidR="000C07E7" w:rsidRPr="00BE2790" w:rsidRDefault="000C07E7" w:rsidP="000C07E7">
            <w:pPr>
              <w:rPr>
                <w:szCs w:val="26"/>
              </w:rPr>
            </w:pPr>
            <w:r w:rsidRPr="00BE2790">
              <w:rPr>
                <w:szCs w:val="26"/>
              </w:rPr>
              <w:t>Shopping Cart</w:t>
            </w:r>
          </w:p>
        </w:tc>
        <w:tc>
          <w:tcPr>
            <w:tcW w:w="0" w:type="auto"/>
            <w:hideMark/>
          </w:tcPr>
          <w:p w14:paraId="0E8979F3" w14:textId="77777777" w:rsidR="000C07E7" w:rsidRPr="00BE2790" w:rsidRDefault="000C07E7" w:rsidP="000C07E7">
            <w:pPr>
              <w:rPr>
                <w:szCs w:val="26"/>
              </w:rPr>
            </w:pPr>
            <w:r w:rsidRPr="00BE2790">
              <w:rPr>
                <w:szCs w:val="26"/>
              </w:rPr>
              <w:t>CartItem, CartSummary, CheckoutButton</w:t>
            </w:r>
          </w:p>
        </w:tc>
        <w:tc>
          <w:tcPr>
            <w:tcW w:w="0" w:type="auto"/>
            <w:hideMark/>
          </w:tcPr>
          <w:p w14:paraId="4B180CC2" w14:textId="77777777" w:rsidR="000C07E7" w:rsidRPr="00BE2790" w:rsidRDefault="000C07E7" w:rsidP="000C07E7">
            <w:pPr>
              <w:rPr>
                <w:szCs w:val="26"/>
              </w:rPr>
            </w:pPr>
            <w:r w:rsidRPr="00BE2790">
              <w:rPr>
                <w:szCs w:val="26"/>
              </w:rPr>
              <w:t>Quản lý giỏ hàng, tính toán tổng tiền, điều hướng thanh toán</w:t>
            </w:r>
          </w:p>
        </w:tc>
      </w:tr>
      <w:tr w:rsidR="000C07E7" w:rsidRPr="00BE2790" w14:paraId="1EEA8F0F" w14:textId="77777777" w:rsidTr="00CC2880">
        <w:tc>
          <w:tcPr>
            <w:tcW w:w="0" w:type="auto"/>
            <w:hideMark/>
          </w:tcPr>
          <w:p w14:paraId="5E91AC28" w14:textId="77777777" w:rsidR="000C07E7" w:rsidRPr="00BE2790" w:rsidRDefault="000C07E7" w:rsidP="000C07E7">
            <w:pPr>
              <w:rPr>
                <w:szCs w:val="26"/>
              </w:rPr>
            </w:pPr>
            <w:r w:rsidRPr="00BE2790">
              <w:rPr>
                <w:szCs w:val="26"/>
              </w:rPr>
              <w:t>Checkout Flow</w:t>
            </w:r>
          </w:p>
        </w:tc>
        <w:tc>
          <w:tcPr>
            <w:tcW w:w="0" w:type="auto"/>
            <w:hideMark/>
          </w:tcPr>
          <w:p w14:paraId="1586513A" w14:textId="77777777" w:rsidR="000C07E7" w:rsidRPr="00BE2790" w:rsidRDefault="000C07E7" w:rsidP="000C07E7">
            <w:pPr>
              <w:rPr>
                <w:szCs w:val="26"/>
              </w:rPr>
            </w:pPr>
            <w:r w:rsidRPr="00BE2790">
              <w:rPr>
                <w:szCs w:val="26"/>
              </w:rPr>
              <w:t>AddressForm, PaymentMethod, OrderReview</w:t>
            </w:r>
          </w:p>
        </w:tc>
        <w:tc>
          <w:tcPr>
            <w:tcW w:w="0" w:type="auto"/>
            <w:hideMark/>
          </w:tcPr>
          <w:p w14:paraId="5CE6D79D" w14:textId="77777777" w:rsidR="000C07E7" w:rsidRPr="00BE2790" w:rsidRDefault="000C07E7" w:rsidP="000C07E7">
            <w:pPr>
              <w:rPr>
                <w:szCs w:val="26"/>
              </w:rPr>
            </w:pPr>
            <w:r w:rsidRPr="00BE2790">
              <w:rPr>
                <w:szCs w:val="26"/>
              </w:rPr>
              <w:t>Luồng thanh toán nhiều bước, validate form, hiển thị tổng kết</w:t>
            </w:r>
          </w:p>
        </w:tc>
      </w:tr>
      <w:tr w:rsidR="000C07E7" w:rsidRPr="00BE2790" w14:paraId="4271EF09" w14:textId="77777777" w:rsidTr="00CC2880">
        <w:tc>
          <w:tcPr>
            <w:tcW w:w="0" w:type="auto"/>
            <w:hideMark/>
          </w:tcPr>
          <w:p w14:paraId="277EF0F1" w14:textId="77777777" w:rsidR="000C07E7" w:rsidRPr="00BE2790" w:rsidRDefault="000C07E7" w:rsidP="000C07E7">
            <w:pPr>
              <w:rPr>
                <w:szCs w:val="26"/>
              </w:rPr>
            </w:pPr>
            <w:r w:rsidRPr="00BE2790">
              <w:rPr>
                <w:szCs w:val="26"/>
              </w:rPr>
              <w:t>User Account</w:t>
            </w:r>
          </w:p>
        </w:tc>
        <w:tc>
          <w:tcPr>
            <w:tcW w:w="0" w:type="auto"/>
            <w:hideMark/>
          </w:tcPr>
          <w:p w14:paraId="4BEE13C2" w14:textId="77777777" w:rsidR="000C07E7" w:rsidRPr="00BE2790" w:rsidRDefault="000C07E7" w:rsidP="000C07E7">
            <w:pPr>
              <w:rPr>
                <w:szCs w:val="26"/>
              </w:rPr>
            </w:pPr>
            <w:r w:rsidRPr="00BE2790">
              <w:rPr>
                <w:szCs w:val="26"/>
              </w:rPr>
              <w:t>LoginForm, RegisterForm, ProfilePage</w:t>
            </w:r>
          </w:p>
        </w:tc>
        <w:tc>
          <w:tcPr>
            <w:tcW w:w="0" w:type="auto"/>
            <w:hideMark/>
          </w:tcPr>
          <w:p w14:paraId="0778DAE3" w14:textId="77777777" w:rsidR="000C07E7" w:rsidRPr="00BE2790" w:rsidRDefault="000C07E7" w:rsidP="000C07E7">
            <w:pPr>
              <w:rPr>
                <w:szCs w:val="26"/>
              </w:rPr>
            </w:pPr>
            <w:r w:rsidRPr="00BE2790">
              <w:rPr>
                <w:szCs w:val="26"/>
              </w:rPr>
              <w:t>Xác thực người dùng, quản lý tài khoản, lịch sử đơn hàng</w:t>
            </w:r>
          </w:p>
        </w:tc>
      </w:tr>
      <w:tr w:rsidR="000C07E7" w:rsidRPr="00BE2790" w14:paraId="45CD788B" w14:textId="77777777" w:rsidTr="00CC2880">
        <w:tc>
          <w:tcPr>
            <w:tcW w:w="0" w:type="auto"/>
            <w:hideMark/>
          </w:tcPr>
          <w:p w14:paraId="27EC0B6E" w14:textId="77777777" w:rsidR="000C07E7" w:rsidRPr="00BE2790" w:rsidRDefault="000C07E7" w:rsidP="000C07E7">
            <w:pPr>
              <w:rPr>
                <w:szCs w:val="26"/>
              </w:rPr>
            </w:pPr>
            <w:r w:rsidRPr="00BE2790">
              <w:rPr>
                <w:szCs w:val="26"/>
              </w:rPr>
              <w:t>Admin Panel</w:t>
            </w:r>
          </w:p>
        </w:tc>
        <w:tc>
          <w:tcPr>
            <w:tcW w:w="0" w:type="auto"/>
            <w:hideMark/>
          </w:tcPr>
          <w:p w14:paraId="257F48AA" w14:textId="77777777" w:rsidR="000C07E7" w:rsidRPr="00BE2790" w:rsidRDefault="000C07E7" w:rsidP="000C07E7">
            <w:pPr>
              <w:rPr>
                <w:szCs w:val="26"/>
              </w:rPr>
            </w:pPr>
            <w:r w:rsidRPr="00BE2790">
              <w:rPr>
                <w:szCs w:val="26"/>
              </w:rPr>
              <w:t>Dashboard, ProductManager, OrderManager</w:t>
            </w:r>
          </w:p>
        </w:tc>
        <w:tc>
          <w:tcPr>
            <w:tcW w:w="0" w:type="auto"/>
            <w:hideMark/>
          </w:tcPr>
          <w:p w14:paraId="1F136319" w14:textId="77777777" w:rsidR="000C07E7" w:rsidRPr="00BE2790" w:rsidRDefault="000C07E7" w:rsidP="000C07E7">
            <w:pPr>
              <w:rPr>
                <w:szCs w:val="26"/>
              </w:rPr>
            </w:pPr>
            <w:r w:rsidRPr="00BE2790">
              <w:rPr>
                <w:szCs w:val="26"/>
              </w:rPr>
              <w:t>Giao diện quản trị, CRUD sản phẩm, xử lý đơn hàng</w:t>
            </w:r>
          </w:p>
        </w:tc>
      </w:tr>
    </w:tbl>
    <w:p w14:paraId="76964AC1" w14:textId="15618EC8" w:rsidR="000C07E7" w:rsidRPr="00BE2790" w:rsidRDefault="00CC2880" w:rsidP="000C07E7">
      <w:pPr>
        <w:rPr>
          <w:szCs w:val="26"/>
        </w:rPr>
      </w:pPr>
      <w:r w:rsidRPr="00BE2790">
        <w:rPr>
          <w:szCs w:val="26"/>
        </w:rPr>
        <w:t xml:space="preserve">- </w:t>
      </w:r>
      <w:r w:rsidR="000C07E7" w:rsidRPr="00BE2790">
        <w:rPr>
          <w:szCs w:val="26"/>
        </w:rPr>
        <w:t>Kỹ thuật kiểm thử:</w:t>
      </w:r>
    </w:p>
    <w:p w14:paraId="7EBEBB48" w14:textId="1C5CA152" w:rsidR="000C07E7" w:rsidRPr="00BE2790" w:rsidRDefault="00CC2880" w:rsidP="00CC2880">
      <w:pPr>
        <w:ind w:left="567"/>
        <w:rPr>
          <w:szCs w:val="26"/>
        </w:rPr>
      </w:pPr>
      <w:r w:rsidRPr="00BE2790">
        <w:rPr>
          <w:szCs w:val="26"/>
        </w:rPr>
        <w:lastRenderedPageBreak/>
        <w:t xml:space="preserve">+ </w:t>
      </w:r>
      <w:r w:rsidR="000C07E7" w:rsidRPr="00BE2790">
        <w:rPr>
          <w:szCs w:val="26"/>
        </w:rPr>
        <w:t>Component Testing: Kiểm thử component độc lập với React Testing Library</w:t>
      </w:r>
      <w:r w:rsidRPr="00BE2790">
        <w:rPr>
          <w:szCs w:val="26"/>
        </w:rPr>
        <w:t>+ +</w:t>
      </w:r>
    </w:p>
    <w:p w14:paraId="7623AC05" w14:textId="71F0F61C" w:rsidR="000C07E7" w:rsidRPr="00BE2790" w:rsidRDefault="00CC2880" w:rsidP="00CC2880">
      <w:pPr>
        <w:ind w:left="567"/>
        <w:rPr>
          <w:szCs w:val="26"/>
        </w:rPr>
      </w:pPr>
      <w:r w:rsidRPr="00BE2790">
        <w:rPr>
          <w:szCs w:val="26"/>
        </w:rPr>
        <w:t xml:space="preserve">+ </w:t>
      </w:r>
      <w:r w:rsidR="000C07E7" w:rsidRPr="00BE2790">
        <w:rPr>
          <w:szCs w:val="26"/>
        </w:rPr>
        <w:t>Integration Testing: Kiểm thử tương tác giữa các component</w:t>
      </w:r>
    </w:p>
    <w:p w14:paraId="518B2730" w14:textId="62BB0E73" w:rsidR="000C07E7" w:rsidRPr="00BE2790" w:rsidRDefault="00CC2880" w:rsidP="00CC2880">
      <w:pPr>
        <w:ind w:left="567"/>
        <w:rPr>
          <w:szCs w:val="26"/>
        </w:rPr>
      </w:pPr>
      <w:r w:rsidRPr="00BE2790">
        <w:rPr>
          <w:szCs w:val="26"/>
        </w:rPr>
        <w:t xml:space="preserve">+ </w:t>
      </w:r>
      <w:r w:rsidR="000C07E7" w:rsidRPr="00BE2790">
        <w:rPr>
          <w:szCs w:val="26"/>
        </w:rPr>
        <w:t>E2E Testing: Kiểm thử luồng người dùng hoàn chỉnh với Cypress</w:t>
      </w:r>
    </w:p>
    <w:p w14:paraId="626B4184" w14:textId="7E4FA7F4" w:rsidR="000C07E7" w:rsidRPr="00BE2790" w:rsidRDefault="00CC2880" w:rsidP="00CC2880">
      <w:pPr>
        <w:ind w:left="567"/>
        <w:rPr>
          <w:szCs w:val="26"/>
        </w:rPr>
      </w:pPr>
      <w:r w:rsidRPr="00BE2790">
        <w:rPr>
          <w:szCs w:val="26"/>
        </w:rPr>
        <w:t xml:space="preserve">+ </w:t>
      </w:r>
      <w:r w:rsidR="000C07E7" w:rsidRPr="00BE2790">
        <w:rPr>
          <w:szCs w:val="26"/>
        </w:rPr>
        <w:t>Accessibility Testing: Kiểm tra hỗ trợ người dùng khuyết tật (WCAG 2.1)</w:t>
      </w:r>
    </w:p>
    <w:p w14:paraId="47BD4011" w14:textId="66000537" w:rsidR="000C07E7" w:rsidRPr="00BE2790" w:rsidRDefault="00CC2880" w:rsidP="00675D62">
      <w:pPr>
        <w:pStyle w:val="Heading3"/>
        <w:rPr>
          <w:sz w:val="26"/>
          <w:szCs w:val="26"/>
        </w:rPr>
      </w:pPr>
      <w:bookmarkStart w:id="54" w:name="_Toc217218109"/>
      <w:r w:rsidRPr="00BE2790">
        <w:rPr>
          <w:sz w:val="26"/>
          <w:szCs w:val="26"/>
        </w:rPr>
        <w:t>3.2.3</w:t>
      </w:r>
      <w:r w:rsidR="000C07E7" w:rsidRPr="00BE2790">
        <w:rPr>
          <w:sz w:val="26"/>
          <w:szCs w:val="26"/>
        </w:rPr>
        <w:t>. Kiểm thử Database</w:t>
      </w:r>
      <w:bookmarkEnd w:id="54"/>
    </w:p>
    <w:p w14:paraId="424FA138" w14:textId="6BC5E5FD" w:rsidR="000C07E7" w:rsidRPr="00BE2790" w:rsidRDefault="00CC2880" w:rsidP="000C07E7">
      <w:pPr>
        <w:rPr>
          <w:szCs w:val="26"/>
        </w:rPr>
      </w:pPr>
      <w:r w:rsidRPr="00BE2790">
        <w:rPr>
          <w:szCs w:val="26"/>
        </w:rPr>
        <w:t xml:space="preserve">- </w:t>
      </w:r>
      <w:r w:rsidR="000C07E7" w:rsidRPr="00BE2790">
        <w:rPr>
          <w:szCs w:val="26"/>
        </w:rPr>
        <w:t>Mục tiêu: Đảm bảo tính toàn vẹn, nhất quán và hiệu suất của cơ sở dữ liệu</w:t>
      </w:r>
    </w:p>
    <w:tbl>
      <w:tblPr>
        <w:tblStyle w:val="TableGridLight"/>
        <w:tblW w:w="0" w:type="auto"/>
        <w:tblLook w:val="04A0" w:firstRow="1" w:lastRow="0" w:firstColumn="1" w:lastColumn="0" w:noHBand="0" w:noVBand="1"/>
      </w:tblPr>
      <w:tblGrid>
        <w:gridCol w:w="1696"/>
        <w:gridCol w:w="2977"/>
        <w:gridCol w:w="4672"/>
      </w:tblGrid>
      <w:tr w:rsidR="000C07E7" w:rsidRPr="00BE2790" w14:paraId="49709C59" w14:textId="77777777" w:rsidTr="00A33946">
        <w:tc>
          <w:tcPr>
            <w:tcW w:w="1696" w:type="dxa"/>
            <w:hideMark/>
          </w:tcPr>
          <w:p w14:paraId="03E8C168" w14:textId="77777777" w:rsidR="000C07E7" w:rsidRPr="00BE2790" w:rsidRDefault="000C07E7" w:rsidP="000C07E7">
            <w:pPr>
              <w:rPr>
                <w:szCs w:val="26"/>
              </w:rPr>
            </w:pPr>
            <w:r w:rsidRPr="00BE2790">
              <w:rPr>
                <w:szCs w:val="26"/>
              </w:rPr>
              <w:t>Loại kiểm thử</w:t>
            </w:r>
          </w:p>
        </w:tc>
        <w:tc>
          <w:tcPr>
            <w:tcW w:w="2977" w:type="dxa"/>
            <w:hideMark/>
          </w:tcPr>
          <w:p w14:paraId="13506104" w14:textId="77777777" w:rsidR="000C07E7" w:rsidRPr="00BE2790" w:rsidRDefault="000C07E7" w:rsidP="000C07E7">
            <w:pPr>
              <w:rPr>
                <w:szCs w:val="26"/>
              </w:rPr>
            </w:pPr>
            <w:r w:rsidRPr="00BE2790">
              <w:rPr>
                <w:szCs w:val="26"/>
              </w:rPr>
              <w:t>Mục tiêu</w:t>
            </w:r>
          </w:p>
        </w:tc>
        <w:tc>
          <w:tcPr>
            <w:tcW w:w="4672" w:type="dxa"/>
            <w:hideMark/>
          </w:tcPr>
          <w:p w14:paraId="0DA68CB4" w14:textId="77777777" w:rsidR="000C07E7" w:rsidRPr="00BE2790" w:rsidRDefault="000C07E7" w:rsidP="000C07E7">
            <w:pPr>
              <w:rPr>
                <w:szCs w:val="26"/>
              </w:rPr>
            </w:pPr>
            <w:r w:rsidRPr="00BE2790">
              <w:rPr>
                <w:szCs w:val="26"/>
              </w:rPr>
              <w:t>Công cụ/Phương pháp</w:t>
            </w:r>
          </w:p>
        </w:tc>
      </w:tr>
      <w:tr w:rsidR="000C07E7" w:rsidRPr="00BE2790" w14:paraId="72602841" w14:textId="77777777" w:rsidTr="00A33946">
        <w:tc>
          <w:tcPr>
            <w:tcW w:w="1696" w:type="dxa"/>
            <w:hideMark/>
          </w:tcPr>
          <w:p w14:paraId="002ADCB3" w14:textId="77777777" w:rsidR="000C07E7" w:rsidRPr="00BE2790" w:rsidRDefault="000C07E7" w:rsidP="000C07E7">
            <w:pPr>
              <w:rPr>
                <w:szCs w:val="26"/>
              </w:rPr>
            </w:pPr>
            <w:r w:rsidRPr="00BE2790">
              <w:rPr>
                <w:szCs w:val="26"/>
              </w:rPr>
              <w:t>Schema Validation</w:t>
            </w:r>
          </w:p>
        </w:tc>
        <w:tc>
          <w:tcPr>
            <w:tcW w:w="2977" w:type="dxa"/>
            <w:hideMark/>
          </w:tcPr>
          <w:p w14:paraId="076174C1" w14:textId="77777777" w:rsidR="000C07E7" w:rsidRPr="00BE2790" w:rsidRDefault="000C07E7" w:rsidP="000C07E7">
            <w:pPr>
              <w:rPr>
                <w:szCs w:val="26"/>
              </w:rPr>
            </w:pPr>
            <w:r w:rsidRPr="00BE2790">
              <w:rPr>
                <w:szCs w:val="26"/>
              </w:rPr>
              <w:t>Kiểm tra cấu trúc bảng, ràng buộc, kiểu dữ liệu</w:t>
            </w:r>
          </w:p>
        </w:tc>
        <w:tc>
          <w:tcPr>
            <w:tcW w:w="4672" w:type="dxa"/>
            <w:hideMark/>
          </w:tcPr>
          <w:p w14:paraId="40C8CCA8" w14:textId="0922F9A0" w:rsidR="000C07E7" w:rsidRPr="00BE2790" w:rsidRDefault="000C07E7" w:rsidP="000C07E7">
            <w:pPr>
              <w:rPr>
                <w:szCs w:val="26"/>
              </w:rPr>
            </w:pPr>
            <w:r w:rsidRPr="00BE2790">
              <w:rPr>
                <w:szCs w:val="26"/>
              </w:rPr>
              <w:t>SQL scripts, Sequelize migrations</w:t>
            </w:r>
          </w:p>
        </w:tc>
      </w:tr>
      <w:tr w:rsidR="000C07E7" w:rsidRPr="00BE2790" w14:paraId="49F40D0E" w14:textId="77777777" w:rsidTr="00A33946">
        <w:tc>
          <w:tcPr>
            <w:tcW w:w="1696" w:type="dxa"/>
            <w:hideMark/>
          </w:tcPr>
          <w:p w14:paraId="6DF5315C" w14:textId="77777777" w:rsidR="000C07E7" w:rsidRPr="00BE2790" w:rsidRDefault="000C07E7" w:rsidP="000C07E7">
            <w:pPr>
              <w:rPr>
                <w:szCs w:val="26"/>
              </w:rPr>
            </w:pPr>
            <w:r w:rsidRPr="00BE2790">
              <w:rPr>
                <w:szCs w:val="26"/>
              </w:rPr>
              <w:t>Data Integrity</w:t>
            </w:r>
          </w:p>
        </w:tc>
        <w:tc>
          <w:tcPr>
            <w:tcW w:w="2977" w:type="dxa"/>
            <w:hideMark/>
          </w:tcPr>
          <w:p w14:paraId="7273780D" w14:textId="77777777" w:rsidR="000C07E7" w:rsidRPr="00BE2790" w:rsidRDefault="000C07E7" w:rsidP="000C07E7">
            <w:pPr>
              <w:rPr>
                <w:szCs w:val="26"/>
              </w:rPr>
            </w:pPr>
            <w:r w:rsidRPr="00BE2790">
              <w:rPr>
                <w:szCs w:val="26"/>
              </w:rPr>
              <w:t>Đảm bảo tính nhất quán referential integrity</w:t>
            </w:r>
          </w:p>
        </w:tc>
        <w:tc>
          <w:tcPr>
            <w:tcW w:w="4672" w:type="dxa"/>
            <w:hideMark/>
          </w:tcPr>
          <w:p w14:paraId="52D17EA3" w14:textId="77777777" w:rsidR="000C07E7" w:rsidRPr="00BE2790" w:rsidRDefault="000C07E7" w:rsidP="000C07E7">
            <w:pPr>
              <w:rPr>
                <w:szCs w:val="26"/>
              </w:rPr>
            </w:pPr>
            <w:r w:rsidRPr="00BE2790">
              <w:rPr>
                <w:szCs w:val="26"/>
              </w:rPr>
              <w:t>Foreign key constraints, transaction testing</w:t>
            </w:r>
          </w:p>
        </w:tc>
      </w:tr>
      <w:tr w:rsidR="000C07E7" w:rsidRPr="00BE2790" w14:paraId="2A939921" w14:textId="77777777" w:rsidTr="00A33946">
        <w:tc>
          <w:tcPr>
            <w:tcW w:w="1696" w:type="dxa"/>
            <w:hideMark/>
          </w:tcPr>
          <w:p w14:paraId="32A5A3C2" w14:textId="77777777" w:rsidR="000C07E7" w:rsidRPr="00BE2790" w:rsidRDefault="000C07E7" w:rsidP="000C07E7">
            <w:pPr>
              <w:rPr>
                <w:szCs w:val="26"/>
              </w:rPr>
            </w:pPr>
            <w:r w:rsidRPr="00BE2790">
              <w:rPr>
                <w:szCs w:val="26"/>
              </w:rPr>
              <w:t>Performance</w:t>
            </w:r>
          </w:p>
        </w:tc>
        <w:tc>
          <w:tcPr>
            <w:tcW w:w="2977" w:type="dxa"/>
            <w:hideMark/>
          </w:tcPr>
          <w:p w14:paraId="178822DE" w14:textId="77777777" w:rsidR="000C07E7" w:rsidRPr="00BE2790" w:rsidRDefault="000C07E7" w:rsidP="000C07E7">
            <w:pPr>
              <w:rPr>
                <w:szCs w:val="26"/>
              </w:rPr>
            </w:pPr>
            <w:r w:rsidRPr="00BE2790">
              <w:rPr>
                <w:szCs w:val="26"/>
              </w:rPr>
              <w:t>Tối ưu query, index, response time</w:t>
            </w:r>
          </w:p>
        </w:tc>
        <w:tc>
          <w:tcPr>
            <w:tcW w:w="4672" w:type="dxa"/>
            <w:hideMark/>
          </w:tcPr>
          <w:p w14:paraId="5CAE6CDF" w14:textId="77777777" w:rsidR="000C07E7" w:rsidRPr="00BE2790" w:rsidRDefault="000C07E7" w:rsidP="000C07E7">
            <w:pPr>
              <w:rPr>
                <w:szCs w:val="26"/>
              </w:rPr>
            </w:pPr>
            <w:r w:rsidRPr="00BE2790">
              <w:rPr>
                <w:szCs w:val="26"/>
              </w:rPr>
              <w:t>EXPLAIN queries, index analysis</w:t>
            </w:r>
          </w:p>
        </w:tc>
      </w:tr>
      <w:tr w:rsidR="000C07E7" w:rsidRPr="00BE2790" w14:paraId="176BAA1A" w14:textId="77777777" w:rsidTr="00A33946">
        <w:tc>
          <w:tcPr>
            <w:tcW w:w="1696" w:type="dxa"/>
            <w:hideMark/>
          </w:tcPr>
          <w:p w14:paraId="7B6652F6" w14:textId="77777777" w:rsidR="000C07E7" w:rsidRPr="00BE2790" w:rsidRDefault="000C07E7" w:rsidP="000C07E7">
            <w:pPr>
              <w:rPr>
                <w:szCs w:val="26"/>
              </w:rPr>
            </w:pPr>
            <w:r w:rsidRPr="00BE2790">
              <w:rPr>
                <w:szCs w:val="26"/>
              </w:rPr>
              <w:t>Migration Testing</w:t>
            </w:r>
          </w:p>
        </w:tc>
        <w:tc>
          <w:tcPr>
            <w:tcW w:w="2977" w:type="dxa"/>
            <w:hideMark/>
          </w:tcPr>
          <w:p w14:paraId="1F89AE9D" w14:textId="77777777" w:rsidR="000C07E7" w:rsidRPr="00BE2790" w:rsidRDefault="000C07E7" w:rsidP="000C07E7">
            <w:pPr>
              <w:rPr>
                <w:szCs w:val="26"/>
              </w:rPr>
            </w:pPr>
            <w:r w:rsidRPr="00BE2790">
              <w:rPr>
                <w:szCs w:val="26"/>
              </w:rPr>
              <w:t>Kiểm tra tính tương thích khi nâng cấp schema</w:t>
            </w:r>
          </w:p>
        </w:tc>
        <w:tc>
          <w:tcPr>
            <w:tcW w:w="4672" w:type="dxa"/>
            <w:hideMark/>
          </w:tcPr>
          <w:p w14:paraId="7FFC91A0" w14:textId="77777777" w:rsidR="000C07E7" w:rsidRPr="00BE2790" w:rsidRDefault="000C07E7" w:rsidP="000C07E7">
            <w:pPr>
              <w:rPr>
                <w:szCs w:val="26"/>
              </w:rPr>
            </w:pPr>
            <w:r w:rsidRPr="00BE2790">
              <w:rPr>
                <w:szCs w:val="26"/>
              </w:rPr>
              <w:t>Rollback testing, data migration validation</w:t>
            </w:r>
          </w:p>
        </w:tc>
      </w:tr>
    </w:tbl>
    <w:p w14:paraId="18696E68" w14:textId="76716214" w:rsidR="000C07E7" w:rsidRPr="00BE2790" w:rsidRDefault="00675D62" w:rsidP="00675D62">
      <w:pPr>
        <w:pStyle w:val="Heading3"/>
        <w:rPr>
          <w:sz w:val="26"/>
          <w:szCs w:val="26"/>
        </w:rPr>
      </w:pPr>
      <w:bookmarkStart w:id="55" w:name="_Toc217218110"/>
      <w:r w:rsidRPr="00BE2790">
        <w:rPr>
          <w:sz w:val="26"/>
          <w:szCs w:val="26"/>
        </w:rPr>
        <w:t>3.2.4</w:t>
      </w:r>
      <w:r w:rsidR="000C07E7" w:rsidRPr="00BE2790">
        <w:rPr>
          <w:sz w:val="26"/>
          <w:szCs w:val="26"/>
        </w:rPr>
        <w:t>. Kiểm thử Tích hợp</w:t>
      </w:r>
      <w:bookmarkEnd w:id="55"/>
    </w:p>
    <w:p w14:paraId="1FBD3FC9" w14:textId="6ECFE8FB" w:rsidR="000C07E7" w:rsidRPr="00BE2790" w:rsidRDefault="00675D62" w:rsidP="000C07E7">
      <w:pPr>
        <w:rPr>
          <w:szCs w:val="26"/>
        </w:rPr>
      </w:pPr>
      <w:r w:rsidRPr="00BE2790">
        <w:rPr>
          <w:szCs w:val="26"/>
        </w:rPr>
        <w:t xml:space="preserve">- </w:t>
      </w:r>
      <w:r w:rsidR="000C07E7" w:rsidRPr="00BE2790">
        <w:rPr>
          <w:szCs w:val="26"/>
        </w:rPr>
        <w:t>Mục tiêu: Đảm bảo các thành phần hệ thống hoạt động đồng bộ</w:t>
      </w:r>
    </w:p>
    <w:tbl>
      <w:tblPr>
        <w:tblStyle w:val="TableGridLight"/>
        <w:tblW w:w="0" w:type="auto"/>
        <w:tblLook w:val="04A0" w:firstRow="1" w:lastRow="0" w:firstColumn="1" w:lastColumn="0" w:noHBand="0" w:noVBand="1"/>
      </w:tblPr>
      <w:tblGrid>
        <w:gridCol w:w="2361"/>
        <w:gridCol w:w="6786"/>
      </w:tblGrid>
      <w:tr w:rsidR="000C07E7" w:rsidRPr="00BE2790" w14:paraId="20C73950" w14:textId="77777777" w:rsidTr="00675D62">
        <w:tc>
          <w:tcPr>
            <w:tcW w:w="0" w:type="auto"/>
            <w:hideMark/>
          </w:tcPr>
          <w:p w14:paraId="3A44B7BE" w14:textId="77777777" w:rsidR="000C07E7" w:rsidRPr="00BE2790" w:rsidRDefault="000C07E7" w:rsidP="000C07E7">
            <w:pPr>
              <w:rPr>
                <w:szCs w:val="26"/>
              </w:rPr>
            </w:pPr>
            <w:r w:rsidRPr="00BE2790">
              <w:rPr>
                <w:szCs w:val="26"/>
              </w:rPr>
              <w:t>Tích hợp</w:t>
            </w:r>
          </w:p>
        </w:tc>
        <w:tc>
          <w:tcPr>
            <w:tcW w:w="0" w:type="auto"/>
            <w:hideMark/>
          </w:tcPr>
          <w:p w14:paraId="7949D6ED" w14:textId="77777777" w:rsidR="000C07E7" w:rsidRPr="00BE2790" w:rsidRDefault="000C07E7" w:rsidP="000C07E7">
            <w:pPr>
              <w:rPr>
                <w:szCs w:val="26"/>
              </w:rPr>
            </w:pPr>
            <w:r w:rsidRPr="00BE2790">
              <w:rPr>
                <w:szCs w:val="26"/>
              </w:rPr>
              <w:t>Mục tiêu kiểm thử</w:t>
            </w:r>
          </w:p>
        </w:tc>
      </w:tr>
      <w:tr w:rsidR="000C07E7" w:rsidRPr="00BE2790" w14:paraId="49D580AA" w14:textId="77777777" w:rsidTr="00675D62">
        <w:tc>
          <w:tcPr>
            <w:tcW w:w="0" w:type="auto"/>
            <w:hideMark/>
          </w:tcPr>
          <w:p w14:paraId="15EE653E" w14:textId="77777777" w:rsidR="000C07E7" w:rsidRPr="00BE2790" w:rsidRDefault="000C07E7" w:rsidP="000C07E7">
            <w:pPr>
              <w:rPr>
                <w:szCs w:val="26"/>
              </w:rPr>
            </w:pPr>
            <w:r w:rsidRPr="00BE2790">
              <w:rPr>
                <w:szCs w:val="26"/>
              </w:rPr>
              <w:t>Frontend-Backend</w:t>
            </w:r>
          </w:p>
        </w:tc>
        <w:tc>
          <w:tcPr>
            <w:tcW w:w="0" w:type="auto"/>
            <w:hideMark/>
          </w:tcPr>
          <w:p w14:paraId="75AEB152" w14:textId="77777777" w:rsidR="000C07E7" w:rsidRPr="00BE2790" w:rsidRDefault="000C07E7" w:rsidP="000C07E7">
            <w:pPr>
              <w:rPr>
                <w:szCs w:val="26"/>
              </w:rPr>
            </w:pPr>
            <w:r w:rsidRPr="00BE2790">
              <w:rPr>
                <w:szCs w:val="26"/>
              </w:rPr>
              <w:t>API calls, error handling, loading states</w:t>
            </w:r>
          </w:p>
        </w:tc>
      </w:tr>
      <w:tr w:rsidR="000C07E7" w:rsidRPr="00BE2790" w14:paraId="181AAC08" w14:textId="77777777" w:rsidTr="00675D62">
        <w:tc>
          <w:tcPr>
            <w:tcW w:w="0" w:type="auto"/>
            <w:hideMark/>
          </w:tcPr>
          <w:p w14:paraId="1EB5C690" w14:textId="77777777" w:rsidR="000C07E7" w:rsidRPr="00BE2790" w:rsidRDefault="000C07E7" w:rsidP="000C07E7">
            <w:pPr>
              <w:rPr>
                <w:szCs w:val="26"/>
              </w:rPr>
            </w:pPr>
            <w:r w:rsidRPr="00BE2790">
              <w:rPr>
                <w:szCs w:val="26"/>
              </w:rPr>
              <w:t>Backend-Database</w:t>
            </w:r>
          </w:p>
        </w:tc>
        <w:tc>
          <w:tcPr>
            <w:tcW w:w="0" w:type="auto"/>
            <w:hideMark/>
          </w:tcPr>
          <w:p w14:paraId="3E8F3CC2" w14:textId="77777777" w:rsidR="000C07E7" w:rsidRPr="00BE2790" w:rsidRDefault="000C07E7" w:rsidP="000C07E7">
            <w:pPr>
              <w:rPr>
                <w:szCs w:val="26"/>
              </w:rPr>
            </w:pPr>
            <w:r w:rsidRPr="00BE2790">
              <w:rPr>
                <w:szCs w:val="26"/>
              </w:rPr>
              <w:t>ORM mapping, transaction handling, connection pooling</w:t>
            </w:r>
          </w:p>
        </w:tc>
      </w:tr>
      <w:tr w:rsidR="000C07E7" w:rsidRPr="00BE2790" w14:paraId="4891BBEE" w14:textId="77777777" w:rsidTr="00675D62">
        <w:tc>
          <w:tcPr>
            <w:tcW w:w="0" w:type="auto"/>
            <w:hideMark/>
          </w:tcPr>
          <w:p w14:paraId="5246624E" w14:textId="77777777" w:rsidR="000C07E7" w:rsidRPr="00BE2790" w:rsidRDefault="000C07E7" w:rsidP="000C07E7">
            <w:pPr>
              <w:rPr>
                <w:szCs w:val="26"/>
              </w:rPr>
            </w:pPr>
            <w:r w:rsidRPr="00BE2790">
              <w:rPr>
                <w:szCs w:val="26"/>
              </w:rPr>
              <w:t>Third-party Services</w:t>
            </w:r>
          </w:p>
        </w:tc>
        <w:tc>
          <w:tcPr>
            <w:tcW w:w="0" w:type="auto"/>
            <w:hideMark/>
          </w:tcPr>
          <w:p w14:paraId="71363B66" w14:textId="77777777" w:rsidR="000C07E7" w:rsidRPr="00BE2790" w:rsidRDefault="000C07E7" w:rsidP="000C07E7">
            <w:pPr>
              <w:rPr>
                <w:szCs w:val="26"/>
              </w:rPr>
            </w:pPr>
            <w:r w:rsidRPr="00BE2790">
              <w:rPr>
                <w:szCs w:val="26"/>
              </w:rPr>
              <w:t>Payment gateways, shipping providers, email services</w:t>
            </w:r>
          </w:p>
        </w:tc>
      </w:tr>
      <w:tr w:rsidR="000C07E7" w:rsidRPr="00BE2790" w14:paraId="30FABED3" w14:textId="77777777" w:rsidTr="00675D62">
        <w:tc>
          <w:tcPr>
            <w:tcW w:w="0" w:type="auto"/>
            <w:hideMark/>
          </w:tcPr>
          <w:p w14:paraId="19E36750" w14:textId="77777777" w:rsidR="000C07E7" w:rsidRPr="00BE2790" w:rsidRDefault="000C07E7" w:rsidP="000C07E7">
            <w:pPr>
              <w:rPr>
                <w:szCs w:val="26"/>
              </w:rPr>
            </w:pPr>
            <w:r w:rsidRPr="00BE2790">
              <w:rPr>
                <w:szCs w:val="26"/>
              </w:rPr>
              <w:t>Microservices</w:t>
            </w:r>
          </w:p>
        </w:tc>
        <w:tc>
          <w:tcPr>
            <w:tcW w:w="0" w:type="auto"/>
            <w:hideMark/>
          </w:tcPr>
          <w:p w14:paraId="43FF3756" w14:textId="77777777" w:rsidR="000C07E7" w:rsidRPr="00BE2790" w:rsidRDefault="000C07E7" w:rsidP="000C07E7">
            <w:pPr>
              <w:rPr>
                <w:szCs w:val="26"/>
              </w:rPr>
            </w:pPr>
            <w:r w:rsidRPr="00BE2790">
              <w:rPr>
                <w:szCs w:val="26"/>
              </w:rPr>
              <w:t>Service discovery, inter-service communication, fault tolerance</w:t>
            </w:r>
          </w:p>
        </w:tc>
      </w:tr>
    </w:tbl>
    <w:p w14:paraId="1E7783AA" w14:textId="7BCD55D4" w:rsidR="000C07E7" w:rsidRPr="00BE2790" w:rsidRDefault="00675D62" w:rsidP="00675D62">
      <w:pPr>
        <w:pStyle w:val="Heading3"/>
        <w:rPr>
          <w:sz w:val="26"/>
          <w:szCs w:val="26"/>
        </w:rPr>
      </w:pPr>
      <w:bookmarkStart w:id="56" w:name="_Toc217218111"/>
      <w:r w:rsidRPr="00BE2790">
        <w:rPr>
          <w:sz w:val="26"/>
          <w:szCs w:val="26"/>
        </w:rPr>
        <w:t>3.2.5</w:t>
      </w:r>
      <w:r w:rsidR="000C07E7" w:rsidRPr="00BE2790">
        <w:rPr>
          <w:sz w:val="26"/>
          <w:szCs w:val="26"/>
        </w:rPr>
        <w:t>. Kiểm thử Phi chức năng</w:t>
      </w:r>
      <w:bookmarkEnd w:id="56"/>
    </w:p>
    <w:p w14:paraId="6A02D085" w14:textId="74978BD5" w:rsidR="000C07E7" w:rsidRPr="00BE2790" w:rsidRDefault="00675D62" w:rsidP="000C07E7">
      <w:pPr>
        <w:rPr>
          <w:szCs w:val="26"/>
        </w:rPr>
      </w:pPr>
      <w:r w:rsidRPr="00BE2790">
        <w:rPr>
          <w:szCs w:val="26"/>
        </w:rPr>
        <w:t xml:space="preserve">- </w:t>
      </w:r>
      <w:r w:rsidR="000C07E7" w:rsidRPr="00BE2790">
        <w:rPr>
          <w:szCs w:val="26"/>
        </w:rPr>
        <w:t>Mục tiêu: Đảm bảo hệ thống đáp ứng các yêu cầu về hiệu năng, bảo mật, độ tin cậy</w:t>
      </w:r>
    </w:p>
    <w:tbl>
      <w:tblPr>
        <w:tblStyle w:val="TableGridLight"/>
        <w:tblW w:w="0" w:type="auto"/>
        <w:tblLook w:val="04A0" w:firstRow="1" w:lastRow="0" w:firstColumn="1" w:lastColumn="0" w:noHBand="0" w:noVBand="1"/>
      </w:tblPr>
      <w:tblGrid>
        <w:gridCol w:w="1673"/>
        <w:gridCol w:w="4134"/>
        <w:gridCol w:w="3538"/>
      </w:tblGrid>
      <w:tr w:rsidR="000C07E7" w:rsidRPr="00BE2790" w14:paraId="4E14A032" w14:textId="77777777" w:rsidTr="00A33946">
        <w:tc>
          <w:tcPr>
            <w:tcW w:w="0" w:type="auto"/>
            <w:hideMark/>
          </w:tcPr>
          <w:p w14:paraId="09066E43" w14:textId="77777777" w:rsidR="000C07E7" w:rsidRPr="00BE2790" w:rsidRDefault="000C07E7" w:rsidP="000C07E7">
            <w:pPr>
              <w:rPr>
                <w:szCs w:val="26"/>
              </w:rPr>
            </w:pPr>
            <w:r w:rsidRPr="00BE2790">
              <w:rPr>
                <w:szCs w:val="26"/>
              </w:rPr>
              <w:t>Loại kiểm thử</w:t>
            </w:r>
          </w:p>
        </w:tc>
        <w:tc>
          <w:tcPr>
            <w:tcW w:w="4134" w:type="dxa"/>
            <w:hideMark/>
          </w:tcPr>
          <w:p w14:paraId="56C0C20D" w14:textId="77777777" w:rsidR="000C07E7" w:rsidRPr="00BE2790" w:rsidRDefault="000C07E7" w:rsidP="000C07E7">
            <w:pPr>
              <w:rPr>
                <w:szCs w:val="26"/>
              </w:rPr>
            </w:pPr>
            <w:r w:rsidRPr="00BE2790">
              <w:rPr>
                <w:szCs w:val="26"/>
              </w:rPr>
              <w:t>Mục tiêu</w:t>
            </w:r>
          </w:p>
        </w:tc>
        <w:tc>
          <w:tcPr>
            <w:tcW w:w="3538" w:type="dxa"/>
            <w:hideMark/>
          </w:tcPr>
          <w:p w14:paraId="3BE15207" w14:textId="77777777" w:rsidR="000C07E7" w:rsidRPr="00BE2790" w:rsidRDefault="000C07E7" w:rsidP="000C07E7">
            <w:pPr>
              <w:rPr>
                <w:szCs w:val="26"/>
              </w:rPr>
            </w:pPr>
            <w:r w:rsidRPr="00BE2790">
              <w:rPr>
                <w:szCs w:val="26"/>
              </w:rPr>
              <w:t>Chỉ số mục tiêu</w:t>
            </w:r>
          </w:p>
        </w:tc>
      </w:tr>
      <w:tr w:rsidR="000C07E7" w:rsidRPr="00BE2790" w14:paraId="07BA0502" w14:textId="77777777" w:rsidTr="00A33946">
        <w:tc>
          <w:tcPr>
            <w:tcW w:w="0" w:type="auto"/>
            <w:hideMark/>
          </w:tcPr>
          <w:p w14:paraId="08528D36" w14:textId="77777777" w:rsidR="000C07E7" w:rsidRPr="00BE2790" w:rsidRDefault="000C07E7" w:rsidP="000C07E7">
            <w:pPr>
              <w:rPr>
                <w:szCs w:val="26"/>
              </w:rPr>
            </w:pPr>
            <w:r w:rsidRPr="00BE2790">
              <w:rPr>
                <w:szCs w:val="26"/>
              </w:rPr>
              <w:t>Performance</w:t>
            </w:r>
          </w:p>
        </w:tc>
        <w:tc>
          <w:tcPr>
            <w:tcW w:w="4134" w:type="dxa"/>
            <w:hideMark/>
          </w:tcPr>
          <w:p w14:paraId="62000B6F" w14:textId="77777777" w:rsidR="000C07E7" w:rsidRPr="00BE2790" w:rsidRDefault="000C07E7" w:rsidP="000C07E7">
            <w:pPr>
              <w:rPr>
                <w:szCs w:val="26"/>
              </w:rPr>
            </w:pPr>
            <w:r w:rsidRPr="00BE2790">
              <w:rPr>
                <w:szCs w:val="26"/>
              </w:rPr>
              <w:t>Thời gian phản hồi, throughput, resource utilization</w:t>
            </w:r>
          </w:p>
        </w:tc>
        <w:tc>
          <w:tcPr>
            <w:tcW w:w="3538" w:type="dxa"/>
            <w:hideMark/>
          </w:tcPr>
          <w:p w14:paraId="36C391B8" w14:textId="77777777" w:rsidR="000C07E7" w:rsidRPr="00BE2790" w:rsidRDefault="000C07E7" w:rsidP="000C07E7">
            <w:pPr>
              <w:rPr>
                <w:szCs w:val="26"/>
              </w:rPr>
            </w:pPr>
            <w:r w:rsidRPr="00BE2790">
              <w:rPr>
                <w:szCs w:val="26"/>
              </w:rPr>
              <w:t>Response time &lt; 2s (p95), uptime 99.9%</w:t>
            </w:r>
          </w:p>
        </w:tc>
      </w:tr>
      <w:tr w:rsidR="000C07E7" w:rsidRPr="00BE2790" w14:paraId="1F907DBA" w14:textId="77777777" w:rsidTr="00A33946">
        <w:tc>
          <w:tcPr>
            <w:tcW w:w="0" w:type="auto"/>
            <w:hideMark/>
          </w:tcPr>
          <w:p w14:paraId="065EC3F2" w14:textId="77777777" w:rsidR="000C07E7" w:rsidRPr="00BE2790" w:rsidRDefault="000C07E7" w:rsidP="000C07E7">
            <w:pPr>
              <w:rPr>
                <w:szCs w:val="26"/>
              </w:rPr>
            </w:pPr>
            <w:r w:rsidRPr="00BE2790">
              <w:rPr>
                <w:szCs w:val="26"/>
              </w:rPr>
              <w:lastRenderedPageBreak/>
              <w:t>Load Testing</w:t>
            </w:r>
          </w:p>
        </w:tc>
        <w:tc>
          <w:tcPr>
            <w:tcW w:w="4134" w:type="dxa"/>
            <w:hideMark/>
          </w:tcPr>
          <w:p w14:paraId="7C8FC073" w14:textId="77777777" w:rsidR="000C07E7" w:rsidRPr="00BE2790" w:rsidRDefault="000C07E7" w:rsidP="000C07E7">
            <w:pPr>
              <w:rPr>
                <w:szCs w:val="26"/>
              </w:rPr>
            </w:pPr>
            <w:r w:rsidRPr="00BE2790">
              <w:rPr>
                <w:szCs w:val="26"/>
              </w:rPr>
              <w:t>Xử lý tải cao, scalability</w:t>
            </w:r>
          </w:p>
        </w:tc>
        <w:tc>
          <w:tcPr>
            <w:tcW w:w="3538" w:type="dxa"/>
            <w:hideMark/>
          </w:tcPr>
          <w:p w14:paraId="31D6FC0E" w14:textId="77777777" w:rsidR="000C07E7" w:rsidRPr="00BE2790" w:rsidRDefault="000C07E7" w:rsidP="000C07E7">
            <w:pPr>
              <w:rPr>
                <w:szCs w:val="26"/>
              </w:rPr>
            </w:pPr>
            <w:r w:rsidRPr="00BE2790">
              <w:rPr>
                <w:szCs w:val="26"/>
              </w:rPr>
              <w:t>1000 concurrent users, 100 orders/minute</w:t>
            </w:r>
          </w:p>
        </w:tc>
      </w:tr>
      <w:tr w:rsidR="000C07E7" w:rsidRPr="00BE2790" w14:paraId="2A6FD349" w14:textId="77777777" w:rsidTr="00A33946">
        <w:tc>
          <w:tcPr>
            <w:tcW w:w="0" w:type="auto"/>
            <w:hideMark/>
          </w:tcPr>
          <w:p w14:paraId="05341DD8" w14:textId="77777777" w:rsidR="000C07E7" w:rsidRPr="00BE2790" w:rsidRDefault="000C07E7" w:rsidP="000C07E7">
            <w:pPr>
              <w:rPr>
                <w:szCs w:val="26"/>
              </w:rPr>
            </w:pPr>
            <w:r w:rsidRPr="00BE2790">
              <w:rPr>
                <w:szCs w:val="26"/>
              </w:rPr>
              <w:t>Security</w:t>
            </w:r>
          </w:p>
        </w:tc>
        <w:tc>
          <w:tcPr>
            <w:tcW w:w="4134" w:type="dxa"/>
            <w:hideMark/>
          </w:tcPr>
          <w:p w14:paraId="3B698FB5" w14:textId="77777777" w:rsidR="000C07E7" w:rsidRPr="00BE2790" w:rsidRDefault="000C07E7" w:rsidP="000C07E7">
            <w:pPr>
              <w:rPr>
                <w:szCs w:val="26"/>
              </w:rPr>
            </w:pPr>
            <w:r w:rsidRPr="00BE2790">
              <w:rPr>
                <w:szCs w:val="26"/>
              </w:rPr>
              <w:t>Authentication, authorization, data protection</w:t>
            </w:r>
          </w:p>
        </w:tc>
        <w:tc>
          <w:tcPr>
            <w:tcW w:w="3538" w:type="dxa"/>
            <w:hideMark/>
          </w:tcPr>
          <w:p w14:paraId="5BBADAFC" w14:textId="77777777" w:rsidR="000C07E7" w:rsidRPr="00BE2790" w:rsidRDefault="000C07E7" w:rsidP="000C07E7">
            <w:pPr>
              <w:rPr>
                <w:szCs w:val="26"/>
              </w:rPr>
            </w:pPr>
            <w:r w:rsidRPr="00BE2790">
              <w:rPr>
                <w:szCs w:val="26"/>
              </w:rPr>
              <w:t>OWASP Top 10 compliance, no critical vulnerabilities</w:t>
            </w:r>
          </w:p>
        </w:tc>
      </w:tr>
      <w:tr w:rsidR="000C07E7" w:rsidRPr="00BE2790" w14:paraId="009932B7" w14:textId="77777777" w:rsidTr="00A33946">
        <w:tc>
          <w:tcPr>
            <w:tcW w:w="0" w:type="auto"/>
            <w:hideMark/>
          </w:tcPr>
          <w:p w14:paraId="1F0953EA" w14:textId="77777777" w:rsidR="000C07E7" w:rsidRPr="00BE2790" w:rsidRDefault="000C07E7" w:rsidP="000C07E7">
            <w:pPr>
              <w:rPr>
                <w:szCs w:val="26"/>
              </w:rPr>
            </w:pPr>
            <w:r w:rsidRPr="00BE2790">
              <w:rPr>
                <w:szCs w:val="26"/>
              </w:rPr>
              <w:t>Compatibility</w:t>
            </w:r>
          </w:p>
        </w:tc>
        <w:tc>
          <w:tcPr>
            <w:tcW w:w="4134" w:type="dxa"/>
            <w:hideMark/>
          </w:tcPr>
          <w:p w14:paraId="43E4FAEB" w14:textId="77777777" w:rsidR="000C07E7" w:rsidRPr="00BE2790" w:rsidRDefault="000C07E7" w:rsidP="000C07E7">
            <w:pPr>
              <w:rPr>
                <w:szCs w:val="26"/>
              </w:rPr>
            </w:pPr>
            <w:r w:rsidRPr="00BE2790">
              <w:rPr>
                <w:szCs w:val="26"/>
              </w:rPr>
              <w:t>Đa trình duyệt, đa thiết bị, responsive design</w:t>
            </w:r>
          </w:p>
        </w:tc>
        <w:tc>
          <w:tcPr>
            <w:tcW w:w="3538" w:type="dxa"/>
            <w:hideMark/>
          </w:tcPr>
          <w:p w14:paraId="427AEB14" w14:textId="77777777" w:rsidR="000C07E7" w:rsidRPr="00BE2790" w:rsidRDefault="000C07E7" w:rsidP="000C07E7">
            <w:pPr>
              <w:rPr>
                <w:szCs w:val="26"/>
              </w:rPr>
            </w:pPr>
            <w:r w:rsidRPr="00BE2790">
              <w:rPr>
                <w:szCs w:val="26"/>
              </w:rPr>
              <w:t>Chrome, Firefox, Safari, Edge; mobile/tablet/desktop</w:t>
            </w:r>
          </w:p>
        </w:tc>
      </w:tr>
    </w:tbl>
    <w:p w14:paraId="1C1A88ED" w14:textId="4AB2F016" w:rsidR="00C42EA2" w:rsidRPr="00BE2790" w:rsidRDefault="00C42EA2" w:rsidP="00F53D8A">
      <w:pPr>
        <w:pStyle w:val="Heading2"/>
        <w:rPr>
          <w:sz w:val="26"/>
          <w:szCs w:val="26"/>
        </w:rPr>
      </w:pPr>
      <w:bookmarkStart w:id="57" w:name="_Toc217218112"/>
      <w:r w:rsidRPr="00BE2790">
        <w:rPr>
          <w:sz w:val="26"/>
          <w:szCs w:val="26"/>
        </w:rPr>
        <w:t>3.3</w:t>
      </w:r>
      <w:r w:rsidR="00EC20DC" w:rsidRPr="00BE2790">
        <w:rPr>
          <w:sz w:val="26"/>
          <w:szCs w:val="26"/>
        </w:rPr>
        <w:t xml:space="preserve">. </w:t>
      </w:r>
      <w:r w:rsidR="00F53D8A" w:rsidRPr="00BE2790">
        <w:rPr>
          <w:sz w:val="26"/>
          <w:szCs w:val="26"/>
        </w:rPr>
        <w:t>Hạng mục n</w:t>
      </w:r>
      <w:r w:rsidRPr="00BE2790">
        <w:rPr>
          <w:sz w:val="26"/>
          <w:szCs w:val="26"/>
        </w:rPr>
        <w:t>goài phạm vi</w:t>
      </w:r>
      <w:r w:rsidR="00F53D8A" w:rsidRPr="00BE2790">
        <w:rPr>
          <w:sz w:val="26"/>
          <w:szCs w:val="26"/>
        </w:rPr>
        <w:t xml:space="preserve"> kiểm thử</w:t>
      </w:r>
      <w:bookmarkEnd w:id="57"/>
      <w:r w:rsidRPr="00BE2790">
        <w:rPr>
          <w:sz w:val="26"/>
          <w:szCs w:val="26"/>
        </w:rPr>
        <w:t xml:space="preserve"> </w:t>
      </w:r>
    </w:p>
    <w:p w14:paraId="4103A63E" w14:textId="7720ED74" w:rsidR="00C42EA2" w:rsidRPr="00BE2790" w:rsidRDefault="00830D9C" w:rsidP="00830D9C">
      <w:pPr>
        <w:pStyle w:val="Heading3"/>
        <w:rPr>
          <w:sz w:val="26"/>
          <w:szCs w:val="26"/>
        </w:rPr>
      </w:pPr>
      <w:bookmarkStart w:id="58" w:name="_Toc217218113"/>
      <w:r w:rsidRPr="00BE2790">
        <w:rPr>
          <w:sz w:val="26"/>
          <w:szCs w:val="26"/>
        </w:rPr>
        <w:t>3.3.1</w:t>
      </w:r>
      <w:r w:rsidR="00C42EA2" w:rsidRPr="00BE2790">
        <w:rPr>
          <w:sz w:val="26"/>
          <w:szCs w:val="26"/>
        </w:rPr>
        <w:t>. Các chức năng không thuộc phạm vi</w:t>
      </w:r>
      <w:bookmarkEnd w:id="58"/>
    </w:p>
    <w:p w14:paraId="440D7090" w14:textId="6706A0AA" w:rsidR="00C42EA2" w:rsidRPr="00BE2790" w:rsidRDefault="00830D9C" w:rsidP="00830D9C">
      <w:pPr>
        <w:rPr>
          <w:szCs w:val="26"/>
        </w:rPr>
      </w:pPr>
      <w:r w:rsidRPr="00BE2790">
        <w:rPr>
          <w:szCs w:val="26"/>
        </w:rPr>
        <w:t xml:space="preserve">1. </w:t>
      </w:r>
      <w:r w:rsidR="00C42EA2" w:rsidRPr="00BE2790">
        <w:rPr>
          <w:szCs w:val="26"/>
        </w:rPr>
        <w:t>Hệ thống bên thứ ba nội bộ:</w:t>
      </w:r>
    </w:p>
    <w:p w14:paraId="52A42E8F" w14:textId="742839D8" w:rsidR="00C42EA2" w:rsidRPr="00BE2790" w:rsidRDefault="00830D9C" w:rsidP="00830D9C">
      <w:pPr>
        <w:rPr>
          <w:szCs w:val="26"/>
        </w:rPr>
      </w:pPr>
      <w:r w:rsidRPr="00BE2790">
        <w:rPr>
          <w:szCs w:val="26"/>
        </w:rPr>
        <w:t xml:space="preserve">+ </w:t>
      </w:r>
      <w:r w:rsidR="00C42EA2" w:rsidRPr="00BE2790">
        <w:rPr>
          <w:szCs w:val="26"/>
        </w:rPr>
        <w:t>Logic nghiệp vụ nội bộ của cổng thanh toán Momo/VNPay</w:t>
      </w:r>
    </w:p>
    <w:p w14:paraId="7F9B1384" w14:textId="229BA6AE" w:rsidR="00C42EA2" w:rsidRPr="00BE2790" w:rsidRDefault="00830D9C" w:rsidP="00830D9C">
      <w:pPr>
        <w:rPr>
          <w:szCs w:val="26"/>
        </w:rPr>
      </w:pPr>
      <w:r w:rsidRPr="00BE2790">
        <w:rPr>
          <w:szCs w:val="26"/>
        </w:rPr>
        <w:t xml:space="preserve">+ </w:t>
      </w:r>
      <w:r w:rsidR="00C42EA2" w:rsidRPr="00BE2790">
        <w:rPr>
          <w:szCs w:val="26"/>
        </w:rPr>
        <w:t>Hệ thống vận chuyển của đối tác (GHN, GHTK, Viettel Post)</w:t>
      </w:r>
    </w:p>
    <w:p w14:paraId="7B489A8C" w14:textId="2C1EF62F" w:rsidR="00C42EA2" w:rsidRPr="00BE2790" w:rsidRDefault="00830D9C" w:rsidP="00830D9C">
      <w:pPr>
        <w:rPr>
          <w:szCs w:val="26"/>
        </w:rPr>
      </w:pPr>
      <w:r w:rsidRPr="00BE2790">
        <w:rPr>
          <w:szCs w:val="26"/>
        </w:rPr>
        <w:t xml:space="preserve">+ </w:t>
      </w:r>
      <w:r w:rsidR="00C42EA2" w:rsidRPr="00BE2790">
        <w:rPr>
          <w:szCs w:val="26"/>
        </w:rPr>
        <w:t>Dịch vụ email marketing bên thứ ba</w:t>
      </w:r>
    </w:p>
    <w:p w14:paraId="2B5DE6C5" w14:textId="6FCC0F5C" w:rsidR="00C42EA2" w:rsidRPr="00BE2790" w:rsidRDefault="00830D9C" w:rsidP="00830D9C">
      <w:pPr>
        <w:rPr>
          <w:szCs w:val="26"/>
        </w:rPr>
      </w:pPr>
      <w:r w:rsidRPr="00BE2790">
        <w:rPr>
          <w:szCs w:val="26"/>
        </w:rPr>
        <w:t xml:space="preserve">2. </w:t>
      </w:r>
      <w:r w:rsidR="00C42EA2" w:rsidRPr="00BE2790">
        <w:rPr>
          <w:szCs w:val="26"/>
        </w:rPr>
        <w:t>Kiểm thử chuyên sâu:</w:t>
      </w:r>
    </w:p>
    <w:p w14:paraId="4C6ADB6C" w14:textId="6E85444F" w:rsidR="00C42EA2" w:rsidRPr="00BE2790" w:rsidRDefault="00830D9C" w:rsidP="00830D9C">
      <w:pPr>
        <w:rPr>
          <w:szCs w:val="26"/>
        </w:rPr>
      </w:pPr>
      <w:r w:rsidRPr="00BE2790">
        <w:rPr>
          <w:szCs w:val="26"/>
        </w:rPr>
        <w:t xml:space="preserve">+ </w:t>
      </w:r>
      <w:r w:rsidR="00C42EA2" w:rsidRPr="00BE2790">
        <w:rPr>
          <w:szCs w:val="26"/>
        </w:rPr>
        <w:t>Penetration testing nâng cao (chỉ thực hiện security scanning cơ bản)</w:t>
      </w:r>
    </w:p>
    <w:p w14:paraId="3A709F7E" w14:textId="04EFDE5C" w:rsidR="00C42EA2" w:rsidRPr="00BE2790" w:rsidRDefault="00830D9C" w:rsidP="00830D9C">
      <w:pPr>
        <w:rPr>
          <w:szCs w:val="26"/>
        </w:rPr>
      </w:pPr>
      <w:r w:rsidRPr="00BE2790">
        <w:rPr>
          <w:szCs w:val="26"/>
        </w:rPr>
        <w:t xml:space="preserve">+ </w:t>
      </w:r>
      <w:r w:rsidR="00C42EA2" w:rsidRPr="00BE2790">
        <w:rPr>
          <w:szCs w:val="26"/>
        </w:rPr>
        <w:t>Usability testing với người dùng thật quy mô lớn</w:t>
      </w:r>
    </w:p>
    <w:p w14:paraId="0DA375C6" w14:textId="7DD027EF" w:rsidR="00C42EA2" w:rsidRPr="00BE2790" w:rsidRDefault="00830D9C" w:rsidP="00830D9C">
      <w:pPr>
        <w:rPr>
          <w:szCs w:val="26"/>
        </w:rPr>
      </w:pPr>
      <w:r w:rsidRPr="00BE2790">
        <w:rPr>
          <w:szCs w:val="26"/>
        </w:rPr>
        <w:t xml:space="preserve">+ </w:t>
      </w:r>
      <w:r w:rsidR="00C42EA2" w:rsidRPr="00BE2790">
        <w:rPr>
          <w:szCs w:val="26"/>
        </w:rPr>
        <w:t>A/B testing cho giao diện người dùng</w:t>
      </w:r>
    </w:p>
    <w:p w14:paraId="52E9EDF7" w14:textId="4AE3C06A" w:rsidR="00C42EA2" w:rsidRPr="00BE2790" w:rsidRDefault="00830D9C" w:rsidP="00830D9C">
      <w:pPr>
        <w:rPr>
          <w:szCs w:val="26"/>
        </w:rPr>
      </w:pPr>
      <w:r w:rsidRPr="00BE2790">
        <w:rPr>
          <w:szCs w:val="26"/>
        </w:rPr>
        <w:t xml:space="preserve">+ </w:t>
      </w:r>
      <w:r w:rsidR="00C42EA2" w:rsidRPr="00BE2790">
        <w:rPr>
          <w:szCs w:val="26"/>
        </w:rPr>
        <w:t>Localization testing cho đa ngôn ngữ</w:t>
      </w:r>
    </w:p>
    <w:p w14:paraId="735B100B" w14:textId="473FBCEB" w:rsidR="00C42EA2" w:rsidRPr="00BE2790" w:rsidRDefault="00830D9C" w:rsidP="00830D9C">
      <w:pPr>
        <w:rPr>
          <w:szCs w:val="26"/>
        </w:rPr>
      </w:pPr>
      <w:r w:rsidRPr="00BE2790">
        <w:rPr>
          <w:szCs w:val="26"/>
        </w:rPr>
        <w:t xml:space="preserve">3. </w:t>
      </w:r>
      <w:r w:rsidR="00C42EA2" w:rsidRPr="00BE2790">
        <w:rPr>
          <w:szCs w:val="26"/>
        </w:rPr>
        <w:t>Infrastructure phức tạp:</w:t>
      </w:r>
    </w:p>
    <w:p w14:paraId="078364BE" w14:textId="7C5AF182" w:rsidR="00C42EA2" w:rsidRPr="00BE2790" w:rsidRDefault="00830D9C" w:rsidP="00830D9C">
      <w:pPr>
        <w:rPr>
          <w:szCs w:val="26"/>
        </w:rPr>
      </w:pPr>
      <w:r w:rsidRPr="00BE2790">
        <w:rPr>
          <w:szCs w:val="26"/>
        </w:rPr>
        <w:t xml:space="preserve">+ </w:t>
      </w:r>
      <w:r w:rsidR="00C42EA2" w:rsidRPr="00BE2790">
        <w:rPr>
          <w:szCs w:val="26"/>
        </w:rPr>
        <w:t>Disaster recovery testing (backup/restore toàn hệ thống)</w:t>
      </w:r>
    </w:p>
    <w:p w14:paraId="56BC927B" w14:textId="5DA2EB21" w:rsidR="00C42EA2" w:rsidRPr="00BE2790" w:rsidRDefault="00830D9C" w:rsidP="00830D9C">
      <w:pPr>
        <w:rPr>
          <w:szCs w:val="26"/>
        </w:rPr>
      </w:pPr>
      <w:r w:rsidRPr="00BE2790">
        <w:rPr>
          <w:szCs w:val="26"/>
        </w:rPr>
        <w:t xml:space="preserve">+ </w:t>
      </w:r>
      <w:r w:rsidR="00C42EA2" w:rsidRPr="00BE2790">
        <w:rPr>
          <w:szCs w:val="26"/>
        </w:rPr>
        <w:t>Load testing cực đại (stress testing vượt quá 10x tải dự kiến)</w:t>
      </w:r>
    </w:p>
    <w:p w14:paraId="1B4C6123" w14:textId="3784E94C" w:rsidR="00C42EA2" w:rsidRPr="00BE2790" w:rsidRDefault="00830D9C" w:rsidP="00830D9C">
      <w:pPr>
        <w:rPr>
          <w:szCs w:val="26"/>
        </w:rPr>
      </w:pPr>
      <w:r w:rsidRPr="00BE2790">
        <w:rPr>
          <w:szCs w:val="26"/>
        </w:rPr>
        <w:t xml:space="preserve">+ </w:t>
      </w:r>
      <w:r w:rsidR="00C42EA2" w:rsidRPr="00BE2790">
        <w:rPr>
          <w:szCs w:val="26"/>
        </w:rPr>
        <w:t>Network failure simulation chi tiết</w:t>
      </w:r>
    </w:p>
    <w:p w14:paraId="5C373722" w14:textId="7E8D6CCB" w:rsidR="00C42EA2" w:rsidRPr="00BE2790" w:rsidRDefault="00830D9C" w:rsidP="00830D9C">
      <w:pPr>
        <w:pStyle w:val="Heading3"/>
        <w:rPr>
          <w:sz w:val="26"/>
          <w:szCs w:val="26"/>
        </w:rPr>
      </w:pPr>
      <w:bookmarkStart w:id="59" w:name="_Toc217218114"/>
      <w:r w:rsidRPr="00BE2790">
        <w:rPr>
          <w:sz w:val="26"/>
          <w:szCs w:val="26"/>
        </w:rPr>
        <w:t>3.3.2</w:t>
      </w:r>
      <w:r w:rsidR="00C42EA2" w:rsidRPr="00BE2790">
        <w:rPr>
          <w:sz w:val="26"/>
          <w:szCs w:val="26"/>
        </w:rPr>
        <w:t>. Giới hạn kiểm thử trong khuôn khổ đồ án</w:t>
      </w:r>
      <w:bookmarkEnd w:id="59"/>
    </w:p>
    <w:p w14:paraId="4D4AEEC3" w14:textId="77777777" w:rsidR="00C42EA2" w:rsidRPr="00BE2790" w:rsidRDefault="00C42EA2" w:rsidP="00C42EA2">
      <w:pPr>
        <w:rPr>
          <w:szCs w:val="26"/>
        </w:rPr>
      </w:pPr>
      <w:r w:rsidRPr="00BE2790">
        <w:rPr>
          <w:szCs w:val="26"/>
        </w:rPr>
        <w:t>Do giới hạn thời gian và nguồn lực của đồ án, một số hoạt động kiểm thử sẽ được thực hiện ở mức độ giới hạn:</w:t>
      </w:r>
    </w:p>
    <w:tbl>
      <w:tblPr>
        <w:tblStyle w:val="TableGridLight"/>
        <w:tblW w:w="0" w:type="auto"/>
        <w:tblLook w:val="04A0" w:firstRow="1" w:lastRow="0" w:firstColumn="1" w:lastColumn="0" w:noHBand="0" w:noVBand="1"/>
      </w:tblPr>
      <w:tblGrid>
        <w:gridCol w:w="1994"/>
        <w:gridCol w:w="4252"/>
        <w:gridCol w:w="3099"/>
      </w:tblGrid>
      <w:tr w:rsidR="00C42EA2" w:rsidRPr="00BE2790" w14:paraId="41C05573" w14:textId="77777777" w:rsidTr="00830D9C">
        <w:tc>
          <w:tcPr>
            <w:tcW w:w="0" w:type="auto"/>
            <w:hideMark/>
          </w:tcPr>
          <w:p w14:paraId="4EB69FC2" w14:textId="77777777" w:rsidR="00C42EA2" w:rsidRPr="00BE2790" w:rsidRDefault="00C42EA2" w:rsidP="00C42EA2">
            <w:pPr>
              <w:rPr>
                <w:szCs w:val="26"/>
              </w:rPr>
            </w:pPr>
            <w:r w:rsidRPr="00BE2790">
              <w:rPr>
                <w:szCs w:val="26"/>
              </w:rPr>
              <w:t>Hoạt động</w:t>
            </w:r>
          </w:p>
        </w:tc>
        <w:tc>
          <w:tcPr>
            <w:tcW w:w="0" w:type="auto"/>
            <w:hideMark/>
          </w:tcPr>
          <w:p w14:paraId="4F1BA50D" w14:textId="77777777" w:rsidR="00C42EA2" w:rsidRPr="00BE2790" w:rsidRDefault="00C42EA2" w:rsidP="00C42EA2">
            <w:pPr>
              <w:rPr>
                <w:szCs w:val="26"/>
              </w:rPr>
            </w:pPr>
            <w:r w:rsidRPr="00BE2790">
              <w:rPr>
                <w:szCs w:val="26"/>
              </w:rPr>
              <w:t>Phạm vi thực hiện</w:t>
            </w:r>
          </w:p>
        </w:tc>
        <w:tc>
          <w:tcPr>
            <w:tcW w:w="0" w:type="auto"/>
            <w:hideMark/>
          </w:tcPr>
          <w:p w14:paraId="7297B9D0" w14:textId="77777777" w:rsidR="00C42EA2" w:rsidRPr="00BE2790" w:rsidRDefault="00C42EA2" w:rsidP="00C42EA2">
            <w:pPr>
              <w:rPr>
                <w:szCs w:val="26"/>
              </w:rPr>
            </w:pPr>
            <w:r w:rsidRPr="00BE2790">
              <w:rPr>
                <w:szCs w:val="26"/>
              </w:rPr>
              <w:t>Lý do giới hạn</w:t>
            </w:r>
          </w:p>
        </w:tc>
      </w:tr>
      <w:tr w:rsidR="00C42EA2" w:rsidRPr="00BE2790" w14:paraId="26F32212" w14:textId="77777777" w:rsidTr="00830D9C">
        <w:tc>
          <w:tcPr>
            <w:tcW w:w="0" w:type="auto"/>
            <w:hideMark/>
          </w:tcPr>
          <w:p w14:paraId="0A9B0468" w14:textId="77777777" w:rsidR="00C42EA2" w:rsidRPr="00BE2790" w:rsidRDefault="00C42EA2" w:rsidP="00C42EA2">
            <w:pPr>
              <w:rPr>
                <w:szCs w:val="26"/>
              </w:rPr>
            </w:pPr>
            <w:r w:rsidRPr="00BE2790">
              <w:rPr>
                <w:szCs w:val="26"/>
              </w:rPr>
              <w:t>E2E Testing</w:t>
            </w:r>
          </w:p>
        </w:tc>
        <w:tc>
          <w:tcPr>
            <w:tcW w:w="0" w:type="auto"/>
            <w:hideMark/>
          </w:tcPr>
          <w:p w14:paraId="7804C545" w14:textId="77777777" w:rsidR="00C42EA2" w:rsidRPr="00BE2790" w:rsidRDefault="00C42EA2" w:rsidP="00C42EA2">
            <w:pPr>
              <w:rPr>
                <w:szCs w:val="26"/>
              </w:rPr>
            </w:pPr>
            <w:r w:rsidRPr="00BE2790">
              <w:rPr>
                <w:szCs w:val="26"/>
              </w:rPr>
              <w:t>5 luồng chính (register → browse → cart → checkout → order tracking)</w:t>
            </w:r>
          </w:p>
        </w:tc>
        <w:tc>
          <w:tcPr>
            <w:tcW w:w="0" w:type="auto"/>
            <w:hideMark/>
          </w:tcPr>
          <w:p w14:paraId="6A10F0CF" w14:textId="77777777" w:rsidR="00C42EA2" w:rsidRPr="00BE2790" w:rsidRDefault="00C42EA2" w:rsidP="00C42EA2">
            <w:pPr>
              <w:rPr>
                <w:szCs w:val="26"/>
              </w:rPr>
            </w:pPr>
            <w:r w:rsidRPr="00BE2790">
              <w:rPr>
                <w:szCs w:val="26"/>
              </w:rPr>
              <w:t>Giới hạn thời gian thiết kế và bảo trì test case</w:t>
            </w:r>
          </w:p>
        </w:tc>
      </w:tr>
      <w:tr w:rsidR="00C42EA2" w:rsidRPr="00BE2790" w14:paraId="21A64B97" w14:textId="77777777" w:rsidTr="00830D9C">
        <w:tc>
          <w:tcPr>
            <w:tcW w:w="0" w:type="auto"/>
            <w:hideMark/>
          </w:tcPr>
          <w:p w14:paraId="586EE374" w14:textId="77777777" w:rsidR="00C42EA2" w:rsidRPr="00BE2790" w:rsidRDefault="00C42EA2" w:rsidP="00C42EA2">
            <w:pPr>
              <w:rPr>
                <w:szCs w:val="26"/>
              </w:rPr>
            </w:pPr>
            <w:r w:rsidRPr="00BE2790">
              <w:rPr>
                <w:szCs w:val="26"/>
              </w:rPr>
              <w:lastRenderedPageBreak/>
              <w:t>Performance Testing</w:t>
            </w:r>
          </w:p>
        </w:tc>
        <w:tc>
          <w:tcPr>
            <w:tcW w:w="0" w:type="auto"/>
            <w:hideMark/>
          </w:tcPr>
          <w:p w14:paraId="3118CDF4" w14:textId="77777777" w:rsidR="00C42EA2" w:rsidRPr="00BE2790" w:rsidRDefault="00C42EA2" w:rsidP="00C42EA2">
            <w:pPr>
              <w:rPr>
                <w:szCs w:val="26"/>
              </w:rPr>
            </w:pPr>
            <w:r w:rsidRPr="00BE2790">
              <w:rPr>
                <w:szCs w:val="26"/>
              </w:rPr>
              <w:t>3 kịch bản chính (browse, search, checkout) với tải mô phỏng</w:t>
            </w:r>
          </w:p>
        </w:tc>
        <w:tc>
          <w:tcPr>
            <w:tcW w:w="0" w:type="auto"/>
            <w:hideMark/>
          </w:tcPr>
          <w:p w14:paraId="1FA1EA4D" w14:textId="77777777" w:rsidR="00C42EA2" w:rsidRPr="00BE2790" w:rsidRDefault="00C42EA2" w:rsidP="00C42EA2">
            <w:pPr>
              <w:rPr>
                <w:szCs w:val="26"/>
              </w:rPr>
            </w:pPr>
            <w:r w:rsidRPr="00BE2790">
              <w:rPr>
                <w:szCs w:val="26"/>
              </w:rPr>
              <w:t>Giới hạn tài nguyên infrastructure cho testing</w:t>
            </w:r>
          </w:p>
        </w:tc>
      </w:tr>
      <w:tr w:rsidR="00C42EA2" w:rsidRPr="00BE2790" w14:paraId="1E3DAA5D" w14:textId="77777777" w:rsidTr="00830D9C">
        <w:tc>
          <w:tcPr>
            <w:tcW w:w="0" w:type="auto"/>
            <w:hideMark/>
          </w:tcPr>
          <w:p w14:paraId="03AE9B81" w14:textId="77777777" w:rsidR="00C42EA2" w:rsidRPr="00BE2790" w:rsidRDefault="00C42EA2" w:rsidP="00C42EA2">
            <w:pPr>
              <w:rPr>
                <w:szCs w:val="26"/>
              </w:rPr>
            </w:pPr>
            <w:r w:rsidRPr="00BE2790">
              <w:rPr>
                <w:szCs w:val="26"/>
              </w:rPr>
              <w:t>Cross-browser Testing</w:t>
            </w:r>
          </w:p>
        </w:tc>
        <w:tc>
          <w:tcPr>
            <w:tcW w:w="0" w:type="auto"/>
            <w:hideMark/>
          </w:tcPr>
          <w:p w14:paraId="5C904774" w14:textId="77777777" w:rsidR="00C42EA2" w:rsidRPr="00BE2790" w:rsidRDefault="00C42EA2" w:rsidP="00C42EA2">
            <w:pPr>
              <w:rPr>
                <w:szCs w:val="26"/>
              </w:rPr>
            </w:pPr>
            <w:r w:rsidRPr="00BE2790">
              <w:rPr>
                <w:szCs w:val="26"/>
              </w:rPr>
              <w:t>3 trình duyệt chính (Chrome, Firefox, Safari)</w:t>
            </w:r>
          </w:p>
        </w:tc>
        <w:tc>
          <w:tcPr>
            <w:tcW w:w="0" w:type="auto"/>
            <w:hideMark/>
          </w:tcPr>
          <w:p w14:paraId="261211B2" w14:textId="77777777" w:rsidR="00C42EA2" w:rsidRPr="00BE2790" w:rsidRDefault="00C42EA2" w:rsidP="00C42EA2">
            <w:pPr>
              <w:rPr>
                <w:szCs w:val="26"/>
              </w:rPr>
            </w:pPr>
            <w:r w:rsidRPr="00BE2790">
              <w:rPr>
                <w:szCs w:val="26"/>
              </w:rPr>
              <w:t>Giới hạn access đến nhiều môi trường testing</w:t>
            </w:r>
          </w:p>
        </w:tc>
      </w:tr>
      <w:tr w:rsidR="00C42EA2" w:rsidRPr="00BE2790" w14:paraId="43E61EFF" w14:textId="77777777" w:rsidTr="00830D9C">
        <w:tc>
          <w:tcPr>
            <w:tcW w:w="0" w:type="auto"/>
            <w:hideMark/>
          </w:tcPr>
          <w:p w14:paraId="3EBD7D50" w14:textId="77777777" w:rsidR="00C42EA2" w:rsidRPr="00BE2790" w:rsidRDefault="00C42EA2" w:rsidP="00C42EA2">
            <w:pPr>
              <w:rPr>
                <w:szCs w:val="26"/>
              </w:rPr>
            </w:pPr>
            <w:r w:rsidRPr="00BE2790">
              <w:rPr>
                <w:szCs w:val="26"/>
              </w:rPr>
              <w:t>Mobile Responsive</w:t>
            </w:r>
          </w:p>
        </w:tc>
        <w:tc>
          <w:tcPr>
            <w:tcW w:w="0" w:type="auto"/>
            <w:hideMark/>
          </w:tcPr>
          <w:p w14:paraId="067D4380" w14:textId="77777777" w:rsidR="00C42EA2" w:rsidRPr="00BE2790" w:rsidRDefault="00C42EA2" w:rsidP="00C42EA2">
            <w:pPr>
              <w:rPr>
                <w:szCs w:val="26"/>
              </w:rPr>
            </w:pPr>
            <w:r w:rsidRPr="00BE2790">
              <w:rPr>
                <w:szCs w:val="26"/>
              </w:rPr>
              <w:t>3 breakpoints (mobile, tablet, desktop)</w:t>
            </w:r>
          </w:p>
        </w:tc>
        <w:tc>
          <w:tcPr>
            <w:tcW w:w="0" w:type="auto"/>
            <w:hideMark/>
          </w:tcPr>
          <w:p w14:paraId="0E934C63" w14:textId="77777777" w:rsidR="00C42EA2" w:rsidRPr="00BE2790" w:rsidRDefault="00C42EA2" w:rsidP="00C42EA2">
            <w:pPr>
              <w:rPr>
                <w:szCs w:val="26"/>
              </w:rPr>
            </w:pPr>
            <w:r w:rsidRPr="00BE2790">
              <w:rPr>
                <w:szCs w:val="26"/>
              </w:rPr>
              <w:t>Ưu tiên cho trải nghiệm desktop trước</w:t>
            </w:r>
          </w:p>
        </w:tc>
      </w:tr>
    </w:tbl>
    <w:p w14:paraId="63ABDA2B" w14:textId="77777777" w:rsidR="009F1645" w:rsidRPr="00BE2790" w:rsidRDefault="009F1645" w:rsidP="00466DF6">
      <w:pPr>
        <w:pStyle w:val="Heading2"/>
        <w:rPr>
          <w:sz w:val="26"/>
          <w:szCs w:val="26"/>
        </w:rPr>
      </w:pPr>
      <w:bookmarkStart w:id="60" w:name="_Toc217218115"/>
      <w:r w:rsidRPr="00BE2790">
        <w:rPr>
          <w:sz w:val="26"/>
          <w:szCs w:val="26"/>
        </w:rPr>
        <w:t>3.4. Phương pháp luận kiểm thử</w:t>
      </w:r>
      <w:bookmarkEnd w:id="60"/>
    </w:p>
    <w:p w14:paraId="52DD974F" w14:textId="77777777" w:rsidR="009F1645" w:rsidRPr="00BE2790" w:rsidRDefault="009F1645" w:rsidP="00466DF6">
      <w:pPr>
        <w:pStyle w:val="Heading3"/>
        <w:rPr>
          <w:sz w:val="26"/>
          <w:szCs w:val="26"/>
        </w:rPr>
      </w:pPr>
      <w:bookmarkStart w:id="61" w:name="_Toc217218116"/>
      <w:r w:rsidRPr="00BE2790">
        <w:rPr>
          <w:sz w:val="26"/>
          <w:szCs w:val="26"/>
        </w:rPr>
        <w:t>3.4.1. Khung phương pháp luận tổng thể</w:t>
      </w:r>
      <w:bookmarkEnd w:id="61"/>
    </w:p>
    <w:p w14:paraId="714AE0CC" w14:textId="56D489E0" w:rsidR="009F1645" w:rsidRPr="00BE2790" w:rsidRDefault="009F1645" w:rsidP="009F1645">
      <w:pPr>
        <w:rPr>
          <w:szCs w:val="26"/>
        </w:rPr>
      </w:pPr>
      <w:r w:rsidRPr="00BE2790">
        <w:rPr>
          <w:szCs w:val="26"/>
        </w:rPr>
        <w:t>Dự án áp dụng phương pháp luận kết hợp giữa V-Model truyền thống và Agile Testing linh hoạt, được cá nhân hóa cho domain eCommerce:</w:t>
      </w:r>
    </w:p>
    <w:p w14:paraId="599F9DC2" w14:textId="17D62A71" w:rsidR="007211CA" w:rsidRPr="00BE2790" w:rsidRDefault="007211CA" w:rsidP="009F1645">
      <w:pPr>
        <w:rPr>
          <w:szCs w:val="26"/>
        </w:rPr>
      </w:pPr>
      <w:r w:rsidRPr="00BE2790">
        <w:rPr>
          <w:szCs w:val="26"/>
        </w:rPr>
        <w:drawing>
          <wp:inline distT="0" distB="0" distL="0" distR="0" wp14:anchorId="06DF9391" wp14:editId="544B1905">
            <wp:extent cx="5940425" cy="3342005"/>
            <wp:effectExtent l="0" t="0" r="3175" b="0"/>
            <wp:docPr id="1855163120" name="Picture 1" descr="V-Model in Software Development: Complete Guide to Verification and  Validation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odel in Software Development: Complete Guide to Verification and  Validation SDL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0425" cy="3342005"/>
                    </a:xfrm>
                    <a:prstGeom prst="rect">
                      <a:avLst/>
                    </a:prstGeom>
                    <a:noFill/>
                    <a:ln>
                      <a:noFill/>
                    </a:ln>
                  </pic:spPr>
                </pic:pic>
              </a:graphicData>
            </a:graphic>
          </wp:inline>
        </w:drawing>
      </w:r>
    </w:p>
    <w:p w14:paraId="226009A3" w14:textId="3E33532C" w:rsidR="009F1645" w:rsidRPr="00BE2790" w:rsidRDefault="00C8285F" w:rsidP="009F1645">
      <w:pPr>
        <w:rPr>
          <w:szCs w:val="26"/>
        </w:rPr>
      </w:pPr>
      <w:r w:rsidRPr="00BE2790">
        <w:rPr>
          <w:szCs w:val="26"/>
        </w:rPr>
        <w:t xml:space="preserve">- </w:t>
      </w:r>
      <w:r w:rsidR="009F1645" w:rsidRPr="00BE2790">
        <w:rPr>
          <w:szCs w:val="26"/>
        </w:rPr>
        <w:t>Triết lý áp dụng:</w:t>
      </w:r>
    </w:p>
    <w:p w14:paraId="595E89F4" w14:textId="79FD7AAF" w:rsidR="009F1645" w:rsidRPr="00BE2790" w:rsidRDefault="00C8285F" w:rsidP="009F1645">
      <w:pPr>
        <w:rPr>
          <w:szCs w:val="26"/>
        </w:rPr>
      </w:pPr>
      <w:r w:rsidRPr="00BE2790">
        <w:rPr>
          <w:szCs w:val="26"/>
        </w:rPr>
        <w:t xml:space="preserve">+ </w:t>
      </w:r>
      <w:r w:rsidR="009F1645" w:rsidRPr="00BE2790">
        <w:rPr>
          <w:szCs w:val="26"/>
        </w:rPr>
        <w:t>"Testing Pyramid": Ưu tiên số lượng lớn Unit Test, vừa phải Integration Test, ít nhưng đầy đủ E2E Test</w:t>
      </w:r>
    </w:p>
    <w:p w14:paraId="1ADF4A62" w14:textId="3D5B9301" w:rsidR="009F1645" w:rsidRPr="00BE2790" w:rsidRDefault="00C8285F" w:rsidP="009F1645">
      <w:pPr>
        <w:rPr>
          <w:szCs w:val="26"/>
        </w:rPr>
      </w:pPr>
      <w:r w:rsidRPr="00BE2790">
        <w:rPr>
          <w:szCs w:val="26"/>
        </w:rPr>
        <w:t xml:space="preserve">+ </w:t>
      </w:r>
      <w:r w:rsidR="009F1645" w:rsidRPr="00BE2790">
        <w:rPr>
          <w:szCs w:val="26"/>
        </w:rPr>
        <w:t>"Shift-Left": Đưa testing vào sớm trong vòng đời phát triển, giảm cost of change</w:t>
      </w:r>
    </w:p>
    <w:p w14:paraId="033544EE" w14:textId="515DB185" w:rsidR="009F1645" w:rsidRPr="00BE2790" w:rsidRDefault="00C8285F" w:rsidP="009F1645">
      <w:pPr>
        <w:rPr>
          <w:szCs w:val="26"/>
        </w:rPr>
      </w:pPr>
      <w:r w:rsidRPr="00BE2790">
        <w:rPr>
          <w:szCs w:val="26"/>
        </w:rPr>
        <w:t xml:space="preserve">+ </w:t>
      </w:r>
      <w:r w:rsidR="009F1645" w:rsidRPr="00BE2790">
        <w:rPr>
          <w:szCs w:val="26"/>
        </w:rPr>
        <w:t>"Risk-Based": Phân bổ effort testing theo mức độ rủi ro của từng chức năng</w:t>
      </w:r>
    </w:p>
    <w:p w14:paraId="2DA22233" w14:textId="72699FDF" w:rsidR="009F1645" w:rsidRPr="00BE2790" w:rsidRDefault="009F1645" w:rsidP="00C8285F">
      <w:pPr>
        <w:pStyle w:val="Heading3"/>
        <w:rPr>
          <w:sz w:val="26"/>
          <w:szCs w:val="26"/>
        </w:rPr>
      </w:pPr>
      <w:bookmarkStart w:id="62" w:name="_Toc217218117"/>
      <w:r w:rsidRPr="00BE2790">
        <w:rPr>
          <w:sz w:val="26"/>
          <w:szCs w:val="26"/>
        </w:rPr>
        <w:t>3.4.2. Cấp độ kiểm thử</w:t>
      </w:r>
      <w:bookmarkEnd w:id="62"/>
    </w:p>
    <w:p w14:paraId="4006B9CC" w14:textId="298ECCF5" w:rsidR="009F1645" w:rsidRPr="00BE2790" w:rsidRDefault="009F1645" w:rsidP="00C8285F">
      <w:pPr>
        <w:pStyle w:val="Heading4"/>
        <w:rPr>
          <w:szCs w:val="26"/>
        </w:rPr>
      </w:pPr>
      <w:r w:rsidRPr="00BE2790">
        <w:rPr>
          <w:szCs w:val="26"/>
        </w:rPr>
        <w:t xml:space="preserve">A. Kiểm thử đơn vị </w:t>
      </w:r>
    </w:p>
    <w:p w14:paraId="5D12AB96" w14:textId="59C5839A" w:rsidR="009F1645" w:rsidRPr="00BE2790" w:rsidRDefault="00C8285F" w:rsidP="00C8285F">
      <w:pPr>
        <w:ind w:left="284"/>
        <w:rPr>
          <w:szCs w:val="26"/>
        </w:rPr>
      </w:pPr>
      <w:r w:rsidRPr="00BE2790">
        <w:rPr>
          <w:szCs w:val="26"/>
        </w:rPr>
        <w:t xml:space="preserve">- </w:t>
      </w:r>
      <w:r w:rsidR="009F1645" w:rsidRPr="00BE2790">
        <w:rPr>
          <w:szCs w:val="26"/>
        </w:rPr>
        <w:t>Mục tiêu: Xác minh từng đơn vị mã nguồn nhỏ nhất hoạt động đúng</w:t>
      </w:r>
    </w:p>
    <w:p w14:paraId="304D8996" w14:textId="57EBBC49" w:rsidR="009F1645" w:rsidRPr="00BE2790" w:rsidRDefault="00C8285F" w:rsidP="00C8285F">
      <w:pPr>
        <w:ind w:left="284"/>
        <w:rPr>
          <w:szCs w:val="26"/>
        </w:rPr>
      </w:pPr>
      <w:r w:rsidRPr="00BE2790">
        <w:rPr>
          <w:szCs w:val="26"/>
        </w:rPr>
        <w:lastRenderedPageBreak/>
        <w:t xml:space="preserve">- </w:t>
      </w:r>
      <w:r w:rsidR="009F1645" w:rsidRPr="00BE2790">
        <w:rPr>
          <w:szCs w:val="26"/>
        </w:rPr>
        <w:t>Phạm vi:</w:t>
      </w:r>
    </w:p>
    <w:p w14:paraId="29A40F25" w14:textId="50A638B4" w:rsidR="009F1645" w:rsidRPr="00BE2790" w:rsidRDefault="00C8285F" w:rsidP="00C8285F">
      <w:pPr>
        <w:ind w:left="567"/>
        <w:rPr>
          <w:szCs w:val="26"/>
        </w:rPr>
      </w:pPr>
      <w:r w:rsidRPr="00BE2790">
        <w:rPr>
          <w:szCs w:val="26"/>
        </w:rPr>
        <w:t xml:space="preserve">+ </w:t>
      </w:r>
      <w:r w:rsidR="009F1645" w:rsidRPr="00BE2790">
        <w:rPr>
          <w:szCs w:val="26"/>
        </w:rPr>
        <w:t>Các hàm utility, helper functions</w:t>
      </w:r>
    </w:p>
    <w:p w14:paraId="15E5B524" w14:textId="378D7C02" w:rsidR="009F1645" w:rsidRPr="00BE2790" w:rsidRDefault="00C8285F" w:rsidP="00C8285F">
      <w:pPr>
        <w:ind w:left="567"/>
        <w:rPr>
          <w:szCs w:val="26"/>
        </w:rPr>
      </w:pPr>
      <w:r w:rsidRPr="00BE2790">
        <w:rPr>
          <w:szCs w:val="26"/>
        </w:rPr>
        <w:t xml:space="preserve">+ </w:t>
      </w:r>
      <w:r w:rsidR="009F1645" w:rsidRPr="00BE2790">
        <w:rPr>
          <w:szCs w:val="26"/>
        </w:rPr>
        <w:t>Business logic trong services</w:t>
      </w:r>
    </w:p>
    <w:p w14:paraId="2862F07C" w14:textId="757E00E5" w:rsidR="009F1645" w:rsidRPr="00BE2790" w:rsidRDefault="00C8285F" w:rsidP="00C8285F">
      <w:pPr>
        <w:ind w:left="567"/>
        <w:rPr>
          <w:szCs w:val="26"/>
        </w:rPr>
      </w:pPr>
      <w:r w:rsidRPr="00BE2790">
        <w:rPr>
          <w:szCs w:val="26"/>
        </w:rPr>
        <w:t xml:space="preserve">+ </w:t>
      </w:r>
      <w:r w:rsidR="009F1645" w:rsidRPr="00BE2790">
        <w:rPr>
          <w:szCs w:val="26"/>
        </w:rPr>
        <w:t>Component logic (React hooks, helpers)</w:t>
      </w:r>
    </w:p>
    <w:p w14:paraId="76B086AE" w14:textId="43666DB9" w:rsidR="009F1645" w:rsidRPr="00BE2790" w:rsidRDefault="00C8285F" w:rsidP="00C8285F">
      <w:pPr>
        <w:ind w:left="567"/>
        <w:rPr>
          <w:szCs w:val="26"/>
        </w:rPr>
      </w:pPr>
      <w:r w:rsidRPr="00BE2790">
        <w:rPr>
          <w:szCs w:val="26"/>
        </w:rPr>
        <w:t xml:space="preserve">+ </w:t>
      </w:r>
      <w:r w:rsidR="009F1645" w:rsidRPr="00BE2790">
        <w:rPr>
          <w:szCs w:val="26"/>
        </w:rPr>
        <w:t>Model validators, transformers</w:t>
      </w:r>
    </w:p>
    <w:p w14:paraId="6D2BC5E8" w14:textId="5A9124E5" w:rsidR="009F1645" w:rsidRPr="00BE2790" w:rsidRDefault="00C8285F" w:rsidP="00C8285F">
      <w:pPr>
        <w:ind w:left="284"/>
        <w:rPr>
          <w:szCs w:val="26"/>
        </w:rPr>
      </w:pPr>
      <w:r w:rsidRPr="00BE2790">
        <w:rPr>
          <w:szCs w:val="26"/>
        </w:rPr>
        <w:t xml:space="preserve">- </w:t>
      </w:r>
      <w:r w:rsidR="009F1645" w:rsidRPr="00BE2790">
        <w:rPr>
          <w:szCs w:val="26"/>
        </w:rPr>
        <w:t>Chiến lược:</w:t>
      </w:r>
    </w:p>
    <w:p w14:paraId="4354497F" w14:textId="2C4CC629" w:rsidR="009F1645" w:rsidRPr="00BE2790" w:rsidRDefault="00C8285F" w:rsidP="00C8285F">
      <w:pPr>
        <w:ind w:left="567"/>
        <w:rPr>
          <w:szCs w:val="26"/>
        </w:rPr>
      </w:pPr>
      <w:r w:rsidRPr="00BE2790">
        <w:rPr>
          <w:szCs w:val="26"/>
        </w:rPr>
        <w:t xml:space="preserve">+ </w:t>
      </w:r>
      <w:r w:rsidR="009F1645" w:rsidRPr="00BE2790">
        <w:rPr>
          <w:szCs w:val="26"/>
        </w:rPr>
        <w:t>Isolation: Mock tất cả dependencies bên ngoài (database, API calls, file system)</w:t>
      </w:r>
    </w:p>
    <w:p w14:paraId="13945C7D" w14:textId="6E4DB29C" w:rsidR="009F1645" w:rsidRPr="00BE2790" w:rsidRDefault="00C8285F" w:rsidP="00C8285F">
      <w:pPr>
        <w:ind w:left="567"/>
        <w:rPr>
          <w:szCs w:val="26"/>
        </w:rPr>
      </w:pPr>
      <w:r w:rsidRPr="00BE2790">
        <w:rPr>
          <w:szCs w:val="26"/>
        </w:rPr>
        <w:t xml:space="preserve">+ </w:t>
      </w:r>
      <w:r w:rsidR="009F1645" w:rsidRPr="00BE2790">
        <w:rPr>
          <w:szCs w:val="26"/>
        </w:rPr>
        <w:t>Coverage: Áp dụng code coverage với mục tiêu:</w:t>
      </w:r>
    </w:p>
    <w:p w14:paraId="3DACE899" w14:textId="2349828A" w:rsidR="009F1645" w:rsidRPr="00BE2790" w:rsidRDefault="00C8285F" w:rsidP="00C8285F">
      <w:pPr>
        <w:ind w:left="567"/>
        <w:rPr>
          <w:szCs w:val="26"/>
        </w:rPr>
      </w:pPr>
      <w:r w:rsidRPr="00BE2790">
        <w:rPr>
          <w:szCs w:val="26"/>
        </w:rPr>
        <w:t xml:space="preserve">+ </w:t>
      </w:r>
      <w:r w:rsidR="009F1645" w:rsidRPr="00BE2790">
        <w:rPr>
          <w:szCs w:val="26"/>
        </w:rPr>
        <w:t>Statement coverage: ≥ 90%</w:t>
      </w:r>
    </w:p>
    <w:p w14:paraId="2D641079" w14:textId="627B1FEB" w:rsidR="009F1645" w:rsidRPr="00BE2790" w:rsidRDefault="00C8285F" w:rsidP="00C8285F">
      <w:pPr>
        <w:ind w:left="567"/>
        <w:rPr>
          <w:szCs w:val="26"/>
        </w:rPr>
      </w:pPr>
      <w:r w:rsidRPr="00BE2790">
        <w:rPr>
          <w:szCs w:val="26"/>
        </w:rPr>
        <w:t xml:space="preserve">+ </w:t>
      </w:r>
      <w:r w:rsidR="009F1645" w:rsidRPr="00BE2790">
        <w:rPr>
          <w:szCs w:val="26"/>
        </w:rPr>
        <w:t>Branch coverage: ≥ 80%</w:t>
      </w:r>
    </w:p>
    <w:p w14:paraId="72D8B218" w14:textId="7C4297E0" w:rsidR="009F1645" w:rsidRPr="00BE2790" w:rsidRDefault="00C8285F" w:rsidP="00C8285F">
      <w:pPr>
        <w:ind w:left="567"/>
        <w:rPr>
          <w:szCs w:val="26"/>
        </w:rPr>
      </w:pPr>
      <w:r w:rsidRPr="00BE2790">
        <w:rPr>
          <w:szCs w:val="26"/>
        </w:rPr>
        <w:t xml:space="preserve">+ </w:t>
      </w:r>
      <w:r w:rsidR="009F1645" w:rsidRPr="00BE2790">
        <w:rPr>
          <w:szCs w:val="26"/>
        </w:rPr>
        <w:t>Function coverage: 100% cho critical functions</w:t>
      </w:r>
    </w:p>
    <w:p w14:paraId="7E352F23" w14:textId="452C748C" w:rsidR="009F1645" w:rsidRPr="00BE2790" w:rsidRDefault="00C8285F" w:rsidP="00C8285F">
      <w:pPr>
        <w:ind w:left="284"/>
        <w:rPr>
          <w:szCs w:val="26"/>
        </w:rPr>
      </w:pPr>
      <w:r w:rsidRPr="00BE2790">
        <w:rPr>
          <w:szCs w:val="26"/>
        </w:rPr>
        <w:t xml:space="preserve">- </w:t>
      </w:r>
      <w:r w:rsidR="009F1645" w:rsidRPr="00BE2790">
        <w:rPr>
          <w:szCs w:val="26"/>
        </w:rPr>
        <w:t>Test Design:</w:t>
      </w:r>
    </w:p>
    <w:p w14:paraId="595E4B9F" w14:textId="4A0A1AAA" w:rsidR="009F1645" w:rsidRPr="00BE2790" w:rsidRDefault="00C8285F" w:rsidP="00C8285F">
      <w:pPr>
        <w:ind w:left="567"/>
        <w:rPr>
          <w:szCs w:val="26"/>
        </w:rPr>
      </w:pPr>
      <w:r w:rsidRPr="00BE2790">
        <w:rPr>
          <w:szCs w:val="26"/>
        </w:rPr>
        <w:t xml:space="preserve">+ </w:t>
      </w:r>
      <w:r w:rsidR="009F1645" w:rsidRPr="00BE2790">
        <w:rPr>
          <w:szCs w:val="26"/>
        </w:rPr>
        <w:t>Equivalence Partitioning cho input parameters</w:t>
      </w:r>
    </w:p>
    <w:p w14:paraId="118800FC" w14:textId="26C161E7" w:rsidR="009F1645" w:rsidRPr="00BE2790" w:rsidRDefault="00C8285F" w:rsidP="00C8285F">
      <w:pPr>
        <w:ind w:left="567"/>
        <w:rPr>
          <w:szCs w:val="26"/>
        </w:rPr>
      </w:pPr>
      <w:r w:rsidRPr="00BE2790">
        <w:rPr>
          <w:szCs w:val="26"/>
        </w:rPr>
        <w:t xml:space="preserve">+ </w:t>
      </w:r>
      <w:r w:rsidR="009F1645" w:rsidRPr="00BE2790">
        <w:rPr>
          <w:szCs w:val="26"/>
        </w:rPr>
        <w:t>Boundary Value Analysis cho numeric inputs</w:t>
      </w:r>
    </w:p>
    <w:p w14:paraId="299A7E71" w14:textId="1323719A" w:rsidR="009F1645" w:rsidRPr="00BE2790" w:rsidRDefault="00C8285F" w:rsidP="00C8285F">
      <w:pPr>
        <w:ind w:left="567"/>
        <w:rPr>
          <w:szCs w:val="26"/>
        </w:rPr>
      </w:pPr>
      <w:r w:rsidRPr="00BE2790">
        <w:rPr>
          <w:szCs w:val="26"/>
        </w:rPr>
        <w:t xml:space="preserve">+ </w:t>
      </w:r>
      <w:r w:rsidR="009F1645" w:rsidRPr="00BE2790">
        <w:rPr>
          <w:szCs w:val="26"/>
        </w:rPr>
        <w:t>Error Guessing cho exception handling</w:t>
      </w:r>
    </w:p>
    <w:p w14:paraId="26F1860D" w14:textId="45E7306B" w:rsidR="009F1645" w:rsidRPr="00BE2790" w:rsidRDefault="00C8285F" w:rsidP="00C8285F">
      <w:pPr>
        <w:ind w:left="567"/>
        <w:rPr>
          <w:szCs w:val="26"/>
        </w:rPr>
      </w:pPr>
      <w:r w:rsidRPr="00BE2790">
        <w:rPr>
          <w:szCs w:val="26"/>
        </w:rPr>
        <w:t xml:space="preserve">+ </w:t>
      </w:r>
      <w:r w:rsidR="009F1645" w:rsidRPr="00BE2790">
        <w:rPr>
          <w:szCs w:val="26"/>
        </w:rPr>
        <w:t>Công cụ: Jest, React Testing Library, Supertest (cho API unit tests)</w:t>
      </w:r>
    </w:p>
    <w:p w14:paraId="1AB061C3" w14:textId="167FCC37" w:rsidR="009F1645" w:rsidRPr="00BE2790" w:rsidRDefault="009F1645" w:rsidP="00C8285F">
      <w:pPr>
        <w:pStyle w:val="Heading4"/>
        <w:rPr>
          <w:szCs w:val="26"/>
        </w:rPr>
      </w:pPr>
      <w:r w:rsidRPr="00BE2790">
        <w:rPr>
          <w:szCs w:val="26"/>
        </w:rPr>
        <w:t xml:space="preserve">B. Kiểm thử tích hợp </w:t>
      </w:r>
    </w:p>
    <w:p w14:paraId="7BA342CA" w14:textId="102E5EA6" w:rsidR="009F1645" w:rsidRPr="00BE2790" w:rsidRDefault="00C8285F" w:rsidP="00C8285F">
      <w:pPr>
        <w:ind w:left="284"/>
        <w:rPr>
          <w:szCs w:val="26"/>
        </w:rPr>
      </w:pPr>
      <w:r w:rsidRPr="00BE2790">
        <w:rPr>
          <w:szCs w:val="26"/>
        </w:rPr>
        <w:t xml:space="preserve">- </w:t>
      </w:r>
      <w:r w:rsidR="009F1645" w:rsidRPr="00BE2790">
        <w:rPr>
          <w:szCs w:val="26"/>
        </w:rPr>
        <w:t>Mục tiêu: Xác minh sự tương tác giữa các thành phần hệ thống</w:t>
      </w:r>
    </w:p>
    <w:p w14:paraId="41462E21" w14:textId="1C37AD6D" w:rsidR="009F1645" w:rsidRPr="00BE2790" w:rsidRDefault="00C8285F" w:rsidP="00C8285F">
      <w:pPr>
        <w:ind w:left="284"/>
        <w:rPr>
          <w:szCs w:val="26"/>
        </w:rPr>
      </w:pPr>
      <w:r w:rsidRPr="00BE2790">
        <w:rPr>
          <w:szCs w:val="26"/>
        </w:rPr>
        <w:t xml:space="preserve">- </w:t>
      </w:r>
      <w:r w:rsidR="009F1645" w:rsidRPr="00BE2790">
        <w:rPr>
          <w:szCs w:val="26"/>
        </w:rPr>
        <w:t>Phạm vi:</w:t>
      </w:r>
    </w:p>
    <w:p w14:paraId="3C646D73" w14:textId="1D63F668" w:rsidR="009F1645" w:rsidRPr="00BE2790" w:rsidRDefault="00C8285F" w:rsidP="00C8285F">
      <w:pPr>
        <w:ind w:left="567"/>
        <w:rPr>
          <w:szCs w:val="26"/>
        </w:rPr>
      </w:pPr>
      <w:r w:rsidRPr="00BE2790">
        <w:rPr>
          <w:szCs w:val="26"/>
        </w:rPr>
        <w:t xml:space="preserve">+ </w:t>
      </w:r>
      <w:r w:rsidR="009F1645" w:rsidRPr="00BE2790">
        <w:rPr>
          <w:szCs w:val="26"/>
        </w:rPr>
        <w:t>API endpoints với database (controller → service → model → database)</w:t>
      </w:r>
    </w:p>
    <w:p w14:paraId="73C796DC" w14:textId="14F9565D" w:rsidR="009F1645" w:rsidRPr="00BE2790" w:rsidRDefault="00C8285F" w:rsidP="00C8285F">
      <w:pPr>
        <w:ind w:left="567"/>
        <w:rPr>
          <w:szCs w:val="26"/>
        </w:rPr>
      </w:pPr>
      <w:r w:rsidRPr="00BE2790">
        <w:rPr>
          <w:szCs w:val="26"/>
        </w:rPr>
        <w:t xml:space="preserve">+ </w:t>
      </w:r>
      <w:r w:rsidR="009F1645" w:rsidRPr="00BE2790">
        <w:rPr>
          <w:szCs w:val="26"/>
        </w:rPr>
        <w:t>Frontend components với backend APIs</w:t>
      </w:r>
    </w:p>
    <w:p w14:paraId="4AF37E11" w14:textId="1D6C8232" w:rsidR="009F1645" w:rsidRPr="00BE2790" w:rsidRDefault="00C8285F" w:rsidP="00C8285F">
      <w:pPr>
        <w:ind w:left="567"/>
        <w:rPr>
          <w:szCs w:val="26"/>
        </w:rPr>
      </w:pPr>
      <w:r w:rsidRPr="00BE2790">
        <w:rPr>
          <w:szCs w:val="26"/>
        </w:rPr>
        <w:t xml:space="preserve">+ </w:t>
      </w:r>
      <w:r w:rsidR="009F1645" w:rsidRPr="00BE2790">
        <w:rPr>
          <w:szCs w:val="26"/>
        </w:rPr>
        <w:t>Service-to-service communication</w:t>
      </w:r>
    </w:p>
    <w:p w14:paraId="7A382DA9" w14:textId="2876BB84" w:rsidR="009F1645" w:rsidRPr="00BE2790" w:rsidRDefault="00C8285F" w:rsidP="00C8285F">
      <w:pPr>
        <w:ind w:left="567"/>
        <w:rPr>
          <w:szCs w:val="26"/>
        </w:rPr>
      </w:pPr>
      <w:r w:rsidRPr="00BE2790">
        <w:rPr>
          <w:szCs w:val="26"/>
        </w:rPr>
        <w:t xml:space="preserve">+ </w:t>
      </w:r>
      <w:r w:rsidR="009F1645" w:rsidRPr="00BE2790">
        <w:rPr>
          <w:szCs w:val="26"/>
        </w:rPr>
        <w:t>Third-party service integrations</w:t>
      </w:r>
    </w:p>
    <w:p w14:paraId="583CA447" w14:textId="3B5125AD" w:rsidR="009F1645" w:rsidRPr="00BE2790" w:rsidRDefault="00C8285F" w:rsidP="00C8285F">
      <w:pPr>
        <w:ind w:left="284"/>
        <w:rPr>
          <w:szCs w:val="26"/>
        </w:rPr>
      </w:pPr>
      <w:r w:rsidRPr="00BE2790">
        <w:rPr>
          <w:szCs w:val="26"/>
        </w:rPr>
        <w:t xml:space="preserve">- </w:t>
      </w:r>
      <w:r w:rsidR="009F1645" w:rsidRPr="00BE2790">
        <w:rPr>
          <w:szCs w:val="26"/>
        </w:rPr>
        <w:t>Chiến lược:</w:t>
      </w:r>
    </w:p>
    <w:p w14:paraId="2977299C" w14:textId="4E0A3F3B" w:rsidR="009F1645" w:rsidRPr="00BE2790" w:rsidRDefault="00C8285F" w:rsidP="00C8285F">
      <w:pPr>
        <w:ind w:left="567"/>
        <w:rPr>
          <w:szCs w:val="26"/>
        </w:rPr>
      </w:pPr>
      <w:r w:rsidRPr="00BE2790">
        <w:rPr>
          <w:szCs w:val="26"/>
        </w:rPr>
        <w:t xml:space="preserve">+ </w:t>
      </w:r>
      <w:r w:rsidR="009F1645" w:rsidRPr="00BE2790">
        <w:rPr>
          <w:szCs w:val="26"/>
        </w:rPr>
        <w:t>Incremental Integration: Bottom-up approach, bắt đầu từ data layer lên đến API layer</w:t>
      </w:r>
    </w:p>
    <w:p w14:paraId="5B841C23" w14:textId="046DB4D8" w:rsidR="009F1645" w:rsidRPr="00BE2790" w:rsidRDefault="00C8285F" w:rsidP="00C8285F">
      <w:pPr>
        <w:ind w:left="567"/>
        <w:rPr>
          <w:szCs w:val="26"/>
        </w:rPr>
      </w:pPr>
      <w:r w:rsidRPr="00BE2790">
        <w:rPr>
          <w:szCs w:val="26"/>
        </w:rPr>
        <w:t xml:space="preserve">+ </w:t>
      </w:r>
      <w:r w:rsidR="009F1645" w:rsidRPr="00BE2790">
        <w:rPr>
          <w:szCs w:val="26"/>
        </w:rPr>
        <w:t>Database Integration: Sử dụng test database với transaction rollback</w:t>
      </w:r>
    </w:p>
    <w:p w14:paraId="76385C14" w14:textId="6E42206A" w:rsidR="009F1645" w:rsidRPr="00BE2790" w:rsidRDefault="00C8285F" w:rsidP="00C8285F">
      <w:pPr>
        <w:ind w:left="567"/>
        <w:rPr>
          <w:szCs w:val="26"/>
        </w:rPr>
      </w:pPr>
      <w:r w:rsidRPr="00BE2790">
        <w:rPr>
          <w:szCs w:val="26"/>
        </w:rPr>
        <w:t xml:space="preserve">+ </w:t>
      </w:r>
      <w:r w:rsidR="009F1645" w:rsidRPr="00BE2790">
        <w:rPr>
          <w:szCs w:val="26"/>
        </w:rPr>
        <w:t>API Contract Testing: Xác minh request/response schema consistency</w:t>
      </w:r>
    </w:p>
    <w:p w14:paraId="6B3164A6" w14:textId="7CE389BB" w:rsidR="009F1645" w:rsidRPr="00BE2790" w:rsidRDefault="00C8285F" w:rsidP="00C8285F">
      <w:pPr>
        <w:ind w:left="567"/>
        <w:rPr>
          <w:szCs w:val="26"/>
        </w:rPr>
      </w:pPr>
      <w:r w:rsidRPr="00BE2790">
        <w:rPr>
          <w:szCs w:val="26"/>
        </w:rPr>
        <w:lastRenderedPageBreak/>
        <w:t xml:space="preserve">+ </w:t>
      </w:r>
      <w:r w:rsidR="009F1645" w:rsidRPr="00BE2790">
        <w:rPr>
          <w:szCs w:val="26"/>
        </w:rPr>
        <w:t>End-to-End Integration: Kiểm thử luồng nghiệp vụ qua nhiều services</w:t>
      </w:r>
    </w:p>
    <w:p w14:paraId="60EF1808" w14:textId="4F3BEB65" w:rsidR="009F1645" w:rsidRPr="00BE2790" w:rsidRDefault="00C8285F" w:rsidP="00C8285F">
      <w:pPr>
        <w:ind w:left="284"/>
        <w:rPr>
          <w:szCs w:val="26"/>
        </w:rPr>
      </w:pPr>
      <w:r w:rsidRPr="00BE2790">
        <w:rPr>
          <w:szCs w:val="26"/>
        </w:rPr>
        <w:t xml:space="preserve">- </w:t>
      </w:r>
      <w:r w:rsidR="009F1645" w:rsidRPr="00BE2790">
        <w:rPr>
          <w:szCs w:val="26"/>
        </w:rPr>
        <w:t>Công cụ: Jest với test containers, Supertest, Cypress (cho frontend-backend integration)</w:t>
      </w:r>
    </w:p>
    <w:p w14:paraId="5599B2E7" w14:textId="55F79B88" w:rsidR="002E019E" w:rsidRPr="00BE2790" w:rsidRDefault="009F1645" w:rsidP="00941DA0">
      <w:pPr>
        <w:pStyle w:val="Heading4"/>
        <w:rPr>
          <w:ins w:id="63" w:author="{D14F7BB4-22B0-46B7-A660-788EF7F62E68}" w:date="2025-12-20T12:34:00Z" w16du:dateUtc="2025-12-20T05:34:00Z"/>
          <w:szCs w:val="26"/>
        </w:rPr>
      </w:pPr>
      <w:r w:rsidRPr="00BE2790">
        <w:rPr>
          <w:szCs w:val="26"/>
        </w:rPr>
        <w:t xml:space="preserve">C. Kiểm thử hệ thống </w:t>
      </w:r>
    </w:p>
    <w:p w14:paraId="11E4725E" w14:textId="5FBBB986" w:rsidR="009F1645" w:rsidRPr="00BE2790" w:rsidRDefault="00C8285F" w:rsidP="00C8285F">
      <w:pPr>
        <w:ind w:left="284"/>
        <w:rPr>
          <w:szCs w:val="26"/>
        </w:rPr>
      </w:pPr>
      <w:r w:rsidRPr="00BE2790">
        <w:rPr>
          <w:szCs w:val="26"/>
        </w:rPr>
        <w:t xml:space="preserve">- </w:t>
      </w:r>
      <w:r w:rsidR="009F1645" w:rsidRPr="00BE2790">
        <w:rPr>
          <w:szCs w:val="26"/>
        </w:rPr>
        <w:t>Mục tiêu: Xác minh toàn bộ hệ thống hoạt động đúng theo yêu cầu</w:t>
      </w:r>
    </w:p>
    <w:p w14:paraId="04042EFC" w14:textId="23B1E7FD" w:rsidR="009F1645" w:rsidRPr="00BE2790" w:rsidRDefault="00C8285F" w:rsidP="00C8285F">
      <w:pPr>
        <w:ind w:left="284"/>
        <w:rPr>
          <w:szCs w:val="26"/>
        </w:rPr>
      </w:pPr>
      <w:r w:rsidRPr="00BE2790">
        <w:rPr>
          <w:szCs w:val="26"/>
        </w:rPr>
        <w:t xml:space="preserve">- </w:t>
      </w:r>
      <w:r w:rsidR="009F1645" w:rsidRPr="00BE2790">
        <w:rPr>
          <w:szCs w:val="26"/>
        </w:rPr>
        <w:t>Phạm vi:</w:t>
      </w:r>
    </w:p>
    <w:p w14:paraId="2F8B1AD1" w14:textId="206838DD" w:rsidR="009F1645" w:rsidRPr="00BE2790" w:rsidRDefault="00C8285F" w:rsidP="00C8285F">
      <w:pPr>
        <w:ind w:left="567"/>
        <w:rPr>
          <w:szCs w:val="26"/>
        </w:rPr>
      </w:pPr>
      <w:r w:rsidRPr="00BE2790">
        <w:rPr>
          <w:szCs w:val="26"/>
        </w:rPr>
        <w:t xml:space="preserve">+ </w:t>
      </w:r>
      <w:r w:rsidR="009F1645" w:rsidRPr="00BE2790">
        <w:rPr>
          <w:szCs w:val="26"/>
        </w:rPr>
        <w:t>End-to-end user journeys</w:t>
      </w:r>
    </w:p>
    <w:p w14:paraId="06909048" w14:textId="7409639C" w:rsidR="009F1645" w:rsidRPr="00BE2790" w:rsidRDefault="00C8285F" w:rsidP="00C8285F">
      <w:pPr>
        <w:ind w:left="567"/>
        <w:rPr>
          <w:szCs w:val="26"/>
        </w:rPr>
      </w:pPr>
      <w:r w:rsidRPr="00BE2790">
        <w:rPr>
          <w:szCs w:val="26"/>
        </w:rPr>
        <w:t xml:space="preserve">+ </w:t>
      </w:r>
      <w:r w:rsidR="009F1645" w:rsidRPr="00BE2790">
        <w:rPr>
          <w:szCs w:val="26"/>
        </w:rPr>
        <w:t>Business workflows hoàn chỉnh</w:t>
      </w:r>
    </w:p>
    <w:p w14:paraId="72FBD127" w14:textId="44B63723" w:rsidR="009F1645" w:rsidRPr="00BE2790" w:rsidRDefault="00C8285F" w:rsidP="00C8285F">
      <w:pPr>
        <w:ind w:left="567"/>
        <w:rPr>
          <w:szCs w:val="26"/>
        </w:rPr>
      </w:pPr>
      <w:r w:rsidRPr="00BE2790">
        <w:rPr>
          <w:szCs w:val="26"/>
        </w:rPr>
        <w:t xml:space="preserve">+ </w:t>
      </w:r>
      <w:r w:rsidR="009F1645" w:rsidRPr="00BE2790">
        <w:rPr>
          <w:szCs w:val="26"/>
        </w:rPr>
        <w:t>Cross-module functionality</w:t>
      </w:r>
    </w:p>
    <w:p w14:paraId="4193AB72" w14:textId="251047D1" w:rsidR="009F1645" w:rsidRPr="00BE2790" w:rsidRDefault="00C8285F" w:rsidP="00C8285F">
      <w:pPr>
        <w:ind w:left="567"/>
        <w:rPr>
          <w:szCs w:val="26"/>
        </w:rPr>
      </w:pPr>
      <w:r w:rsidRPr="00BE2790">
        <w:rPr>
          <w:szCs w:val="26"/>
        </w:rPr>
        <w:t xml:space="preserve">+ </w:t>
      </w:r>
      <w:r w:rsidR="009F1645" w:rsidRPr="00BE2790">
        <w:rPr>
          <w:szCs w:val="26"/>
        </w:rPr>
        <w:t>Non-functional requirements</w:t>
      </w:r>
    </w:p>
    <w:p w14:paraId="59250C01" w14:textId="1DFBC3B3" w:rsidR="009F1645" w:rsidRPr="00BE2790" w:rsidRDefault="00C8285F" w:rsidP="00C8285F">
      <w:pPr>
        <w:ind w:left="284"/>
        <w:rPr>
          <w:szCs w:val="26"/>
        </w:rPr>
      </w:pPr>
      <w:r w:rsidRPr="00BE2790">
        <w:rPr>
          <w:szCs w:val="26"/>
        </w:rPr>
        <w:t xml:space="preserve">- </w:t>
      </w:r>
      <w:r w:rsidR="009F1645" w:rsidRPr="00BE2790">
        <w:rPr>
          <w:szCs w:val="26"/>
        </w:rPr>
        <w:t>Chiến lược:</w:t>
      </w:r>
    </w:p>
    <w:p w14:paraId="7D4A6929" w14:textId="097D209C" w:rsidR="009F1645" w:rsidRPr="00BE2790" w:rsidRDefault="00C8285F" w:rsidP="00C8285F">
      <w:pPr>
        <w:ind w:left="567"/>
        <w:rPr>
          <w:szCs w:val="26"/>
        </w:rPr>
      </w:pPr>
      <w:r w:rsidRPr="00BE2790">
        <w:rPr>
          <w:szCs w:val="26"/>
        </w:rPr>
        <w:t xml:space="preserve">+ </w:t>
      </w:r>
      <w:r w:rsidR="009F1645" w:rsidRPr="00BE2790">
        <w:rPr>
          <w:szCs w:val="26"/>
        </w:rPr>
        <w:t>Scenario-Based Testing: Thiết kế test case dựa trên user stories</w:t>
      </w:r>
    </w:p>
    <w:p w14:paraId="2AB15231" w14:textId="04A53742" w:rsidR="009F1645" w:rsidRPr="00BE2790" w:rsidRDefault="00C8285F" w:rsidP="00C8285F">
      <w:pPr>
        <w:ind w:left="567"/>
        <w:rPr>
          <w:szCs w:val="26"/>
        </w:rPr>
      </w:pPr>
      <w:r w:rsidRPr="00BE2790">
        <w:rPr>
          <w:szCs w:val="26"/>
        </w:rPr>
        <w:t xml:space="preserve">+ </w:t>
      </w:r>
      <w:r w:rsidR="009F1645" w:rsidRPr="00BE2790">
        <w:rPr>
          <w:szCs w:val="26"/>
        </w:rPr>
        <w:t>Exploratory Testing: Bổ sung khám phá các tình huống không được cover bởi scripted tests</w:t>
      </w:r>
    </w:p>
    <w:p w14:paraId="6FAAE4DC" w14:textId="759A379A" w:rsidR="009F1645" w:rsidRPr="00BE2790" w:rsidRDefault="00C8285F" w:rsidP="00C8285F">
      <w:pPr>
        <w:ind w:left="567"/>
        <w:rPr>
          <w:szCs w:val="26"/>
        </w:rPr>
      </w:pPr>
      <w:r w:rsidRPr="00BE2790">
        <w:rPr>
          <w:szCs w:val="26"/>
        </w:rPr>
        <w:t xml:space="preserve">+ </w:t>
      </w:r>
      <w:r w:rsidR="009F1645" w:rsidRPr="00BE2790">
        <w:rPr>
          <w:szCs w:val="26"/>
        </w:rPr>
        <w:t>Regression Testing: Đảm bảo chức năng hiện tại không bị ảnh hưởng bởi changes mới</w:t>
      </w:r>
    </w:p>
    <w:p w14:paraId="0A1ABB92" w14:textId="0ADEC1AD" w:rsidR="009F1645" w:rsidRPr="00BE2790" w:rsidRDefault="00C8285F" w:rsidP="00C8285F">
      <w:pPr>
        <w:ind w:left="284"/>
        <w:rPr>
          <w:szCs w:val="26"/>
        </w:rPr>
      </w:pPr>
      <w:r w:rsidRPr="00BE2790">
        <w:rPr>
          <w:szCs w:val="26"/>
        </w:rPr>
        <w:t xml:space="preserve">- </w:t>
      </w:r>
      <w:r w:rsidR="009F1645" w:rsidRPr="00BE2790">
        <w:rPr>
          <w:szCs w:val="26"/>
        </w:rPr>
        <w:t>Công cụ: Cypress, k6 (performance), OWASP ZAP (security)</w:t>
      </w:r>
    </w:p>
    <w:p w14:paraId="5C4E00AB" w14:textId="77B9949B" w:rsidR="002E019E" w:rsidRPr="00BE2790" w:rsidRDefault="009F1645" w:rsidP="00941DA0">
      <w:pPr>
        <w:pStyle w:val="Heading4"/>
        <w:rPr>
          <w:ins w:id="64" w:author="{D14F7BB4-22B0-46B7-A660-788EF7F62E68}" w:date="2025-12-20T12:35:00Z" w16du:dateUtc="2025-12-20T05:35:00Z"/>
          <w:szCs w:val="26"/>
        </w:rPr>
      </w:pPr>
      <w:r w:rsidRPr="00BE2790">
        <w:rPr>
          <w:szCs w:val="26"/>
        </w:rPr>
        <w:t xml:space="preserve">D. Kiểm thử chấp nhận </w:t>
      </w:r>
    </w:p>
    <w:p w14:paraId="46AEC7E7" w14:textId="0EC7C575" w:rsidR="009F1645" w:rsidRPr="00BE2790" w:rsidRDefault="00C8285F" w:rsidP="00C8285F">
      <w:pPr>
        <w:ind w:left="284"/>
        <w:rPr>
          <w:szCs w:val="26"/>
        </w:rPr>
      </w:pPr>
      <w:r w:rsidRPr="00BE2790">
        <w:rPr>
          <w:szCs w:val="26"/>
        </w:rPr>
        <w:t xml:space="preserve">- </w:t>
      </w:r>
      <w:r w:rsidR="009F1645" w:rsidRPr="00BE2790">
        <w:rPr>
          <w:szCs w:val="26"/>
        </w:rPr>
        <w:t>Mục tiêu: Xác minh hệ thống đáp ứng yêu cầu nghiệp vụ và sẵn sàng triển khai</w:t>
      </w:r>
    </w:p>
    <w:p w14:paraId="3A37CF32" w14:textId="073FC812" w:rsidR="009F1645" w:rsidRPr="00BE2790" w:rsidRDefault="00C8285F" w:rsidP="00C8285F">
      <w:pPr>
        <w:ind w:left="284"/>
        <w:rPr>
          <w:szCs w:val="26"/>
        </w:rPr>
      </w:pPr>
      <w:r w:rsidRPr="00BE2790">
        <w:rPr>
          <w:szCs w:val="26"/>
        </w:rPr>
        <w:t xml:space="preserve">- </w:t>
      </w:r>
      <w:r w:rsidR="009F1645" w:rsidRPr="00BE2790">
        <w:rPr>
          <w:szCs w:val="26"/>
        </w:rPr>
        <w:t>Phạm vi:</w:t>
      </w:r>
    </w:p>
    <w:p w14:paraId="0A1488AF" w14:textId="35543B5B" w:rsidR="009F1645" w:rsidRPr="00BE2790" w:rsidRDefault="00C8285F" w:rsidP="00C8285F">
      <w:pPr>
        <w:ind w:left="567"/>
        <w:rPr>
          <w:szCs w:val="26"/>
        </w:rPr>
      </w:pPr>
      <w:r w:rsidRPr="00BE2790">
        <w:rPr>
          <w:szCs w:val="26"/>
        </w:rPr>
        <w:t xml:space="preserve">+ </w:t>
      </w:r>
      <w:r w:rsidR="009F1645" w:rsidRPr="00BE2790">
        <w:rPr>
          <w:szCs w:val="26"/>
        </w:rPr>
        <w:t>User acceptance testing (UAT) với end-users</w:t>
      </w:r>
    </w:p>
    <w:p w14:paraId="50CC5B0B" w14:textId="74861821" w:rsidR="009F1645" w:rsidRPr="00BE2790" w:rsidRDefault="00C8285F" w:rsidP="00C8285F">
      <w:pPr>
        <w:ind w:left="567"/>
        <w:rPr>
          <w:szCs w:val="26"/>
        </w:rPr>
      </w:pPr>
      <w:r w:rsidRPr="00BE2790">
        <w:rPr>
          <w:szCs w:val="26"/>
        </w:rPr>
        <w:t xml:space="preserve">+ </w:t>
      </w:r>
      <w:r w:rsidR="009F1645" w:rsidRPr="00BE2790">
        <w:rPr>
          <w:szCs w:val="26"/>
        </w:rPr>
        <w:t>Business acceptance testing (BAT) với stakeholders</w:t>
      </w:r>
    </w:p>
    <w:p w14:paraId="4ACD9B0C" w14:textId="00B0DE1A" w:rsidR="009F1645" w:rsidRPr="00BE2790" w:rsidRDefault="00C8285F" w:rsidP="00C8285F">
      <w:pPr>
        <w:ind w:left="567"/>
        <w:rPr>
          <w:szCs w:val="26"/>
        </w:rPr>
      </w:pPr>
      <w:r w:rsidRPr="00BE2790">
        <w:rPr>
          <w:szCs w:val="26"/>
        </w:rPr>
        <w:t xml:space="preserve">+ </w:t>
      </w:r>
      <w:r w:rsidR="009F1645" w:rsidRPr="00BE2790">
        <w:rPr>
          <w:szCs w:val="26"/>
        </w:rPr>
        <w:t>Operational acceptance testing (OAT) cho deployment</w:t>
      </w:r>
    </w:p>
    <w:p w14:paraId="4CC20455" w14:textId="17822D0F" w:rsidR="009F1645" w:rsidRPr="00BE2790" w:rsidRDefault="00C8285F" w:rsidP="00C8285F">
      <w:pPr>
        <w:ind w:left="284"/>
        <w:rPr>
          <w:szCs w:val="26"/>
        </w:rPr>
      </w:pPr>
      <w:r w:rsidRPr="00BE2790">
        <w:rPr>
          <w:szCs w:val="26"/>
        </w:rPr>
        <w:t xml:space="preserve">- </w:t>
      </w:r>
      <w:r w:rsidR="009F1645" w:rsidRPr="00BE2790">
        <w:rPr>
          <w:szCs w:val="26"/>
        </w:rPr>
        <w:t>Chiến lược:</w:t>
      </w:r>
    </w:p>
    <w:p w14:paraId="4A2D1D13" w14:textId="4CA4E180" w:rsidR="009F1645" w:rsidRPr="00BE2790" w:rsidRDefault="00C8285F" w:rsidP="00C8285F">
      <w:pPr>
        <w:ind w:left="567"/>
        <w:rPr>
          <w:szCs w:val="26"/>
        </w:rPr>
      </w:pPr>
      <w:r w:rsidRPr="00BE2790">
        <w:rPr>
          <w:szCs w:val="26"/>
        </w:rPr>
        <w:t xml:space="preserve">+ </w:t>
      </w:r>
      <w:r w:rsidR="009F1645" w:rsidRPr="00BE2790">
        <w:rPr>
          <w:szCs w:val="26"/>
        </w:rPr>
        <w:t>User Story Validation: Mỗi user story phải có ít nhất một acceptance test</w:t>
      </w:r>
    </w:p>
    <w:p w14:paraId="3FC146D5" w14:textId="7D676D4F" w:rsidR="009F1645" w:rsidRPr="00BE2790" w:rsidRDefault="00C8285F" w:rsidP="00C8285F">
      <w:pPr>
        <w:ind w:left="567"/>
        <w:rPr>
          <w:szCs w:val="26"/>
        </w:rPr>
      </w:pPr>
      <w:r w:rsidRPr="00BE2790">
        <w:rPr>
          <w:szCs w:val="26"/>
        </w:rPr>
        <w:t xml:space="preserve">+ </w:t>
      </w:r>
      <w:r w:rsidR="009F1645" w:rsidRPr="00BE2790">
        <w:rPr>
          <w:szCs w:val="26"/>
        </w:rPr>
        <w:t>Acceptance Criteria: Định nghĩa tiêu chí "Done" rõ ràng</w:t>
      </w:r>
    </w:p>
    <w:p w14:paraId="7A6E0FAF" w14:textId="5A8215E4" w:rsidR="002E019E" w:rsidRPr="00BE2790" w:rsidRDefault="00C8285F" w:rsidP="00B9373C">
      <w:pPr>
        <w:ind w:left="567"/>
        <w:rPr>
          <w:ins w:id="65" w:author="{D14F7BB4-22B0-46B7-A660-788EF7F62E68}" w:date="2025-12-20T12:39:00Z" w16du:dateUtc="2025-12-20T05:39:00Z"/>
          <w:szCs w:val="26"/>
        </w:rPr>
      </w:pPr>
      <w:r w:rsidRPr="00BE2790">
        <w:rPr>
          <w:szCs w:val="26"/>
        </w:rPr>
        <w:t xml:space="preserve">+ </w:t>
      </w:r>
      <w:r w:rsidR="009F1645" w:rsidRPr="00BE2790">
        <w:rPr>
          <w:szCs w:val="26"/>
        </w:rPr>
        <w:t>Production-like Environment: Thực hiện trên môi trường giống production nhất có thể</w:t>
      </w:r>
    </w:p>
    <w:p w14:paraId="7AD8F160" w14:textId="7FC025BF" w:rsidR="002E019E" w:rsidRPr="00BE2790" w:rsidRDefault="009F1645" w:rsidP="00B9373C">
      <w:pPr>
        <w:pStyle w:val="Heading3"/>
        <w:rPr>
          <w:ins w:id="66" w:author="{D14F7BB4-22B0-46B7-A660-788EF7F62E68}" w:date="2025-12-20T12:36:00Z" w16du:dateUtc="2025-12-20T05:36:00Z"/>
          <w:sz w:val="26"/>
          <w:szCs w:val="26"/>
        </w:rPr>
      </w:pPr>
      <w:bookmarkStart w:id="67" w:name="_Toc217218118"/>
      <w:r w:rsidRPr="00BE2790">
        <w:rPr>
          <w:sz w:val="26"/>
          <w:szCs w:val="26"/>
        </w:rPr>
        <w:lastRenderedPageBreak/>
        <w:t>3.4.3. Loại kiểm thử</w:t>
      </w:r>
      <w:bookmarkEnd w:id="67"/>
    </w:p>
    <w:p w14:paraId="19583466" w14:textId="74C2C08E" w:rsidR="009F1645" w:rsidRPr="00BE2790" w:rsidRDefault="009F1645" w:rsidP="001B4142">
      <w:pPr>
        <w:pStyle w:val="Heading4"/>
        <w:rPr>
          <w:szCs w:val="26"/>
        </w:rPr>
      </w:pPr>
      <w:r w:rsidRPr="00BE2790">
        <w:rPr>
          <w:szCs w:val="26"/>
        </w:rPr>
        <w:t>A. Kiểm thử chức năng</w:t>
      </w:r>
    </w:p>
    <w:p w14:paraId="67DEE94C" w14:textId="4ED2F65D" w:rsidR="009F1645" w:rsidRPr="00BE2790" w:rsidRDefault="001B4142" w:rsidP="009F1645">
      <w:pPr>
        <w:rPr>
          <w:szCs w:val="26"/>
        </w:rPr>
      </w:pPr>
      <w:r w:rsidRPr="00BE2790">
        <w:rPr>
          <w:szCs w:val="26"/>
        </w:rPr>
        <w:t xml:space="preserve">- </w:t>
      </w:r>
      <w:r w:rsidR="009F1645" w:rsidRPr="00BE2790">
        <w:rPr>
          <w:szCs w:val="26"/>
        </w:rPr>
        <w:t>Phương pháp: Black-box testing với kỹ thuật:</w:t>
      </w:r>
    </w:p>
    <w:p w14:paraId="6DA8E3F2" w14:textId="77777777" w:rsidR="009F1645" w:rsidRPr="00BE2790" w:rsidRDefault="009F1645" w:rsidP="006B0598">
      <w:pPr>
        <w:pStyle w:val="ListParagraph"/>
        <w:numPr>
          <w:ilvl w:val="0"/>
          <w:numId w:val="12"/>
        </w:numPr>
        <w:rPr>
          <w:szCs w:val="26"/>
        </w:rPr>
      </w:pPr>
      <w:r w:rsidRPr="00BE2790">
        <w:rPr>
          <w:szCs w:val="26"/>
        </w:rPr>
        <w:t>Equivalence Partitioning: Nhóm input thành các lớp tương đương</w:t>
      </w:r>
    </w:p>
    <w:p w14:paraId="0386DC86" w14:textId="77777777" w:rsidR="00213C73" w:rsidRPr="00BE2790" w:rsidRDefault="00213C73" w:rsidP="009F1645">
      <w:pPr>
        <w:rPr>
          <w:ins w:id="68" w:author="{D14F7BB4-22B0-46B7-A660-788EF7F62E68}" w:date="2025-12-20T12:41:00Z" w16du:dateUtc="2025-12-20T05:41:00Z"/>
          <w:szCs w:val="26"/>
        </w:rPr>
      </w:pPr>
    </w:p>
    <w:p w14:paraId="033DA4DE" w14:textId="77777777" w:rsidR="009F1645" w:rsidRPr="00BE2790" w:rsidRDefault="009F1645" w:rsidP="006B0598">
      <w:pPr>
        <w:pStyle w:val="ListParagraph"/>
        <w:numPr>
          <w:ilvl w:val="0"/>
          <w:numId w:val="12"/>
        </w:numPr>
        <w:rPr>
          <w:szCs w:val="26"/>
        </w:rPr>
      </w:pPr>
      <w:r w:rsidRPr="00BE2790">
        <w:rPr>
          <w:szCs w:val="26"/>
        </w:rPr>
        <w:t>Boundary Value Analysis: Kiểm thử tại các điểm biên</w:t>
      </w:r>
    </w:p>
    <w:p w14:paraId="6EEA8621" w14:textId="77777777" w:rsidR="009F1645" w:rsidRPr="00BE2790" w:rsidRDefault="009F1645" w:rsidP="006B0598">
      <w:pPr>
        <w:pStyle w:val="ListParagraph"/>
        <w:numPr>
          <w:ilvl w:val="0"/>
          <w:numId w:val="12"/>
        </w:numPr>
        <w:rPr>
          <w:szCs w:val="26"/>
        </w:rPr>
      </w:pPr>
      <w:r w:rsidRPr="00BE2790">
        <w:rPr>
          <w:szCs w:val="26"/>
        </w:rPr>
        <w:t>Decision Table Testing: Cho các business rules phức tạp</w:t>
      </w:r>
    </w:p>
    <w:p w14:paraId="362883A5" w14:textId="77777777" w:rsidR="009F1645" w:rsidRPr="00BE2790" w:rsidRDefault="009F1645" w:rsidP="006B0598">
      <w:pPr>
        <w:pStyle w:val="ListParagraph"/>
        <w:numPr>
          <w:ilvl w:val="0"/>
          <w:numId w:val="12"/>
        </w:numPr>
        <w:rPr>
          <w:szCs w:val="26"/>
        </w:rPr>
      </w:pPr>
      <w:r w:rsidRPr="00BE2790">
        <w:rPr>
          <w:szCs w:val="26"/>
        </w:rPr>
        <w:t>State Transition Testing: Cho các workflows có nhiều trạng thái</w:t>
      </w:r>
    </w:p>
    <w:p w14:paraId="4B4F31D3" w14:textId="30422A63" w:rsidR="009F1645" w:rsidRPr="00BE2790" w:rsidRDefault="00B97F80" w:rsidP="009F1645">
      <w:pPr>
        <w:rPr>
          <w:szCs w:val="26"/>
        </w:rPr>
      </w:pPr>
      <w:r w:rsidRPr="00BE2790">
        <w:rPr>
          <w:szCs w:val="26"/>
        </w:rPr>
        <w:t xml:space="preserve">- </w:t>
      </w:r>
      <w:r w:rsidR="009F1645" w:rsidRPr="00BE2790">
        <w:rPr>
          <w:szCs w:val="26"/>
        </w:rPr>
        <w:t>Ví dụ áp dụng cho eCommerce:</w:t>
      </w:r>
    </w:p>
    <w:p w14:paraId="3837402C" w14:textId="77777777" w:rsidR="009F1645" w:rsidRPr="00BE2790" w:rsidRDefault="009F1645" w:rsidP="006B0598">
      <w:pPr>
        <w:pStyle w:val="ListParagraph"/>
        <w:numPr>
          <w:ilvl w:val="0"/>
          <w:numId w:val="13"/>
        </w:numPr>
        <w:rPr>
          <w:szCs w:val="26"/>
        </w:rPr>
      </w:pPr>
      <w:r w:rsidRPr="00BE2790">
        <w:rPr>
          <w:szCs w:val="26"/>
        </w:rPr>
        <w:t>Giỏ hàng: Test các tổ hợp số lượng (0, 1, max, &gt;max)</w:t>
      </w:r>
    </w:p>
    <w:p w14:paraId="3AA5ADA1" w14:textId="77777777" w:rsidR="009F1645" w:rsidRPr="00BE2790" w:rsidRDefault="009F1645" w:rsidP="006B0598">
      <w:pPr>
        <w:pStyle w:val="ListParagraph"/>
        <w:numPr>
          <w:ilvl w:val="0"/>
          <w:numId w:val="13"/>
        </w:numPr>
        <w:rPr>
          <w:szCs w:val="26"/>
        </w:rPr>
      </w:pPr>
      <w:r w:rsidRPr="00BE2790">
        <w:rPr>
          <w:szCs w:val="26"/>
        </w:rPr>
        <w:t>Thanh toán: Test các tổ hợp payment method × shipping method × voucher</w:t>
      </w:r>
    </w:p>
    <w:p w14:paraId="0102C492" w14:textId="5CD4ABA1" w:rsidR="009F1645" w:rsidRPr="00BE2790" w:rsidRDefault="009F1645" w:rsidP="00B97F80">
      <w:pPr>
        <w:pStyle w:val="Heading4"/>
        <w:rPr>
          <w:szCs w:val="26"/>
        </w:rPr>
      </w:pPr>
      <w:r w:rsidRPr="00BE2790">
        <w:rPr>
          <w:szCs w:val="26"/>
        </w:rPr>
        <w:t xml:space="preserve">B. Kiểm thử phi chức năng </w:t>
      </w:r>
    </w:p>
    <w:p w14:paraId="623BC8AA" w14:textId="3EE643C1" w:rsidR="009F1645" w:rsidRPr="00BE2790" w:rsidRDefault="00B97F80" w:rsidP="009F1645">
      <w:pPr>
        <w:rPr>
          <w:szCs w:val="26"/>
        </w:rPr>
      </w:pPr>
      <w:r w:rsidRPr="00BE2790">
        <w:rPr>
          <w:szCs w:val="26"/>
        </w:rPr>
        <w:t xml:space="preserve">- </w:t>
      </w:r>
      <w:r w:rsidR="009F1645" w:rsidRPr="00BE2790">
        <w:rPr>
          <w:szCs w:val="26"/>
        </w:rPr>
        <w:t>Phương pháp tiếp cận:</w:t>
      </w:r>
    </w:p>
    <w:p w14:paraId="2A8E015E" w14:textId="77777777" w:rsidR="009F1645" w:rsidRPr="00BE2790" w:rsidRDefault="009F1645" w:rsidP="006B0598">
      <w:pPr>
        <w:pStyle w:val="ListParagraph"/>
        <w:numPr>
          <w:ilvl w:val="0"/>
          <w:numId w:val="14"/>
        </w:numPr>
        <w:rPr>
          <w:szCs w:val="26"/>
        </w:rPr>
      </w:pPr>
      <w:r w:rsidRPr="00BE2790">
        <w:rPr>
          <w:szCs w:val="26"/>
        </w:rPr>
        <w:t>Performance Testing:</w:t>
      </w:r>
    </w:p>
    <w:p w14:paraId="24D74FC3" w14:textId="77777777" w:rsidR="009F1645" w:rsidRPr="00BE2790" w:rsidRDefault="009F1645" w:rsidP="006B0598">
      <w:pPr>
        <w:pStyle w:val="ListParagraph"/>
        <w:numPr>
          <w:ilvl w:val="0"/>
          <w:numId w:val="14"/>
        </w:numPr>
        <w:rPr>
          <w:szCs w:val="26"/>
        </w:rPr>
      </w:pPr>
      <w:r w:rsidRPr="00BE2790">
        <w:rPr>
          <w:szCs w:val="26"/>
        </w:rPr>
        <w:t>Load Testing: Mô phỏng số lượng người dùng dự kiến</w:t>
      </w:r>
    </w:p>
    <w:p w14:paraId="731BB2CB" w14:textId="77777777" w:rsidR="009F1645" w:rsidRPr="00BE2790" w:rsidRDefault="009F1645" w:rsidP="006B0598">
      <w:pPr>
        <w:pStyle w:val="ListParagraph"/>
        <w:numPr>
          <w:ilvl w:val="0"/>
          <w:numId w:val="14"/>
        </w:numPr>
        <w:rPr>
          <w:szCs w:val="26"/>
        </w:rPr>
      </w:pPr>
      <w:r w:rsidRPr="00BE2790">
        <w:rPr>
          <w:szCs w:val="26"/>
        </w:rPr>
        <w:t>Stress Testing: Đẩy hệ thống vượt ngưỡng để xác định breaking point</w:t>
      </w:r>
    </w:p>
    <w:p w14:paraId="08A7167A" w14:textId="77777777" w:rsidR="009F1645" w:rsidRPr="00BE2790" w:rsidRDefault="009F1645" w:rsidP="006B0598">
      <w:pPr>
        <w:pStyle w:val="ListParagraph"/>
        <w:numPr>
          <w:ilvl w:val="0"/>
          <w:numId w:val="14"/>
        </w:numPr>
        <w:rPr>
          <w:szCs w:val="26"/>
        </w:rPr>
      </w:pPr>
      <w:r w:rsidRPr="00BE2790">
        <w:rPr>
          <w:szCs w:val="26"/>
        </w:rPr>
        <w:t>Endurance Testing: Chạy tải ổn định trong thời gian dài</w:t>
      </w:r>
    </w:p>
    <w:p w14:paraId="0D15FC32" w14:textId="77777777" w:rsidR="009F1645" w:rsidRPr="00BE2790" w:rsidRDefault="009F1645" w:rsidP="006B0598">
      <w:pPr>
        <w:pStyle w:val="ListParagraph"/>
        <w:numPr>
          <w:ilvl w:val="0"/>
          <w:numId w:val="14"/>
        </w:numPr>
        <w:rPr>
          <w:szCs w:val="26"/>
        </w:rPr>
      </w:pPr>
      <w:r w:rsidRPr="00BE2790">
        <w:rPr>
          <w:szCs w:val="26"/>
        </w:rPr>
        <w:t>Security Testing:</w:t>
      </w:r>
    </w:p>
    <w:p w14:paraId="1F78D4A5" w14:textId="77777777" w:rsidR="009F1645" w:rsidRPr="00BE2790" w:rsidRDefault="009F1645" w:rsidP="006B0598">
      <w:pPr>
        <w:pStyle w:val="ListParagraph"/>
        <w:numPr>
          <w:ilvl w:val="0"/>
          <w:numId w:val="14"/>
        </w:numPr>
        <w:rPr>
          <w:szCs w:val="26"/>
        </w:rPr>
      </w:pPr>
      <w:r w:rsidRPr="00BE2790">
        <w:rPr>
          <w:szCs w:val="26"/>
        </w:rPr>
        <w:t>Authentication/Authorization Testing: RBAC implementation</w:t>
      </w:r>
    </w:p>
    <w:p w14:paraId="7982868B" w14:textId="77777777" w:rsidR="009F1645" w:rsidRPr="00BE2790" w:rsidRDefault="009F1645" w:rsidP="006B0598">
      <w:pPr>
        <w:pStyle w:val="ListParagraph"/>
        <w:numPr>
          <w:ilvl w:val="0"/>
          <w:numId w:val="14"/>
        </w:numPr>
        <w:rPr>
          <w:szCs w:val="26"/>
        </w:rPr>
      </w:pPr>
      <w:r w:rsidRPr="00BE2790">
        <w:rPr>
          <w:szCs w:val="26"/>
        </w:rPr>
        <w:t>Input Validation Testing: SQL injection, XSS, CSRF</w:t>
      </w:r>
    </w:p>
    <w:p w14:paraId="1F708313" w14:textId="77777777" w:rsidR="009F1645" w:rsidRPr="00BE2790" w:rsidRDefault="009F1645" w:rsidP="006B0598">
      <w:pPr>
        <w:pStyle w:val="ListParagraph"/>
        <w:numPr>
          <w:ilvl w:val="0"/>
          <w:numId w:val="14"/>
        </w:numPr>
        <w:rPr>
          <w:szCs w:val="26"/>
        </w:rPr>
      </w:pPr>
      <w:r w:rsidRPr="00BE2790">
        <w:rPr>
          <w:szCs w:val="26"/>
        </w:rPr>
        <w:t>Data Protection Testing: Encryption, PII handling</w:t>
      </w:r>
    </w:p>
    <w:p w14:paraId="3A613E0E" w14:textId="77777777" w:rsidR="009F1645" w:rsidRPr="00BE2790" w:rsidRDefault="009F1645" w:rsidP="006B0598">
      <w:pPr>
        <w:pStyle w:val="ListParagraph"/>
        <w:numPr>
          <w:ilvl w:val="0"/>
          <w:numId w:val="14"/>
        </w:numPr>
        <w:rPr>
          <w:szCs w:val="26"/>
        </w:rPr>
      </w:pPr>
      <w:r w:rsidRPr="00BE2790">
        <w:rPr>
          <w:szCs w:val="26"/>
        </w:rPr>
        <w:t>Usability Testing:</w:t>
      </w:r>
    </w:p>
    <w:p w14:paraId="3F9663DF" w14:textId="77777777" w:rsidR="009F1645" w:rsidRPr="00BE2790" w:rsidRDefault="009F1645" w:rsidP="006B0598">
      <w:pPr>
        <w:pStyle w:val="ListParagraph"/>
        <w:numPr>
          <w:ilvl w:val="0"/>
          <w:numId w:val="14"/>
        </w:numPr>
        <w:rPr>
          <w:szCs w:val="26"/>
        </w:rPr>
      </w:pPr>
      <w:r w:rsidRPr="00BE2790">
        <w:rPr>
          <w:szCs w:val="26"/>
        </w:rPr>
        <w:t>Heuristic Evaluation: Đánh giá theo Nielsen's 10 heuristics</w:t>
      </w:r>
    </w:p>
    <w:p w14:paraId="0782321D" w14:textId="77777777" w:rsidR="009F1645" w:rsidRPr="00BE2790" w:rsidRDefault="009F1645" w:rsidP="006B0598">
      <w:pPr>
        <w:pStyle w:val="ListParagraph"/>
        <w:numPr>
          <w:ilvl w:val="0"/>
          <w:numId w:val="14"/>
        </w:numPr>
        <w:rPr>
          <w:szCs w:val="26"/>
        </w:rPr>
      </w:pPr>
      <w:r w:rsidRPr="00BE2790">
        <w:rPr>
          <w:szCs w:val="26"/>
        </w:rPr>
        <w:t>Accessibility Testing: WCAG 2.1 compliance</w:t>
      </w:r>
    </w:p>
    <w:p w14:paraId="28C93CAE" w14:textId="41CFA3B8" w:rsidR="009F1645" w:rsidRPr="00BE2790" w:rsidRDefault="009F1645" w:rsidP="00762C77">
      <w:pPr>
        <w:pStyle w:val="Heading4"/>
        <w:rPr>
          <w:szCs w:val="26"/>
        </w:rPr>
      </w:pPr>
      <w:r w:rsidRPr="00BE2790">
        <w:rPr>
          <w:szCs w:val="26"/>
        </w:rPr>
        <w:t xml:space="preserve">C. Kiểm thử hồi quy </w:t>
      </w:r>
    </w:p>
    <w:p w14:paraId="4B29B740" w14:textId="0DDD3B02" w:rsidR="009F1645" w:rsidRPr="00BE2790" w:rsidRDefault="00762C77" w:rsidP="009F1645">
      <w:pPr>
        <w:rPr>
          <w:szCs w:val="26"/>
        </w:rPr>
      </w:pPr>
      <w:r w:rsidRPr="00BE2790">
        <w:rPr>
          <w:szCs w:val="26"/>
        </w:rPr>
        <w:t xml:space="preserve">- </w:t>
      </w:r>
      <w:r w:rsidR="009F1645" w:rsidRPr="00BE2790">
        <w:rPr>
          <w:szCs w:val="26"/>
        </w:rPr>
        <w:t>Chiến lược:</w:t>
      </w:r>
    </w:p>
    <w:p w14:paraId="1A67FC80" w14:textId="77777777" w:rsidR="009F1645" w:rsidRPr="00BE2790" w:rsidRDefault="009F1645" w:rsidP="006B0598">
      <w:pPr>
        <w:pStyle w:val="ListParagraph"/>
        <w:numPr>
          <w:ilvl w:val="0"/>
          <w:numId w:val="15"/>
        </w:numPr>
        <w:rPr>
          <w:szCs w:val="26"/>
        </w:rPr>
      </w:pPr>
      <w:r w:rsidRPr="00BE2790">
        <w:rPr>
          <w:szCs w:val="26"/>
        </w:rPr>
        <w:t>Selective Regression: Chỉ chạy test cases liên quan đến areas bị ảnh hưởng</w:t>
      </w:r>
    </w:p>
    <w:p w14:paraId="224E83B5" w14:textId="77777777" w:rsidR="009F1645" w:rsidRPr="00BE2790" w:rsidRDefault="009F1645" w:rsidP="006B0598">
      <w:pPr>
        <w:pStyle w:val="ListParagraph"/>
        <w:numPr>
          <w:ilvl w:val="0"/>
          <w:numId w:val="15"/>
        </w:numPr>
        <w:rPr>
          <w:szCs w:val="26"/>
        </w:rPr>
      </w:pPr>
      <w:r w:rsidRPr="00BE2790">
        <w:rPr>
          <w:szCs w:val="26"/>
        </w:rPr>
        <w:t>Automated Regression Suite: Tự động hóa các test cases ổn định, quan trọng</w:t>
      </w:r>
    </w:p>
    <w:p w14:paraId="391F7BFD" w14:textId="77777777" w:rsidR="009F1645" w:rsidRPr="00BE2790" w:rsidRDefault="009F1645" w:rsidP="006B0598">
      <w:pPr>
        <w:pStyle w:val="ListParagraph"/>
        <w:numPr>
          <w:ilvl w:val="0"/>
          <w:numId w:val="15"/>
        </w:numPr>
        <w:rPr>
          <w:szCs w:val="26"/>
        </w:rPr>
      </w:pPr>
      <w:r w:rsidRPr="00BE2790">
        <w:rPr>
          <w:szCs w:val="26"/>
        </w:rPr>
        <w:t>Risk-Based Regression: Ưu tiên test cases cho high-risk areas</w:t>
      </w:r>
    </w:p>
    <w:p w14:paraId="04BA3FFB" w14:textId="699C0FD0" w:rsidR="0087699B" w:rsidRPr="00BE2790" w:rsidRDefault="0087699B" w:rsidP="008F73FE">
      <w:pPr>
        <w:pStyle w:val="Heading3"/>
        <w:rPr>
          <w:sz w:val="26"/>
          <w:szCs w:val="26"/>
        </w:rPr>
      </w:pPr>
      <w:bookmarkStart w:id="69" w:name="_Toc217218119"/>
      <w:r w:rsidRPr="00BE2790">
        <w:rPr>
          <w:sz w:val="26"/>
          <w:szCs w:val="26"/>
        </w:rPr>
        <w:lastRenderedPageBreak/>
        <w:t>3.4.</w:t>
      </w:r>
      <w:r w:rsidR="004E5652" w:rsidRPr="00BE2790">
        <w:rPr>
          <w:sz w:val="26"/>
          <w:szCs w:val="26"/>
        </w:rPr>
        <w:t>4</w:t>
      </w:r>
      <w:r w:rsidRPr="00BE2790">
        <w:rPr>
          <w:sz w:val="26"/>
          <w:szCs w:val="26"/>
        </w:rPr>
        <w:t>. Kỹ thuật thiết kế test case</w:t>
      </w:r>
      <w:bookmarkEnd w:id="69"/>
    </w:p>
    <w:p w14:paraId="783527AB" w14:textId="0294A2A1" w:rsidR="0087699B" w:rsidRPr="00BE2790" w:rsidRDefault="0087699B" w:rsidP="008F73FE">
      <w:pPr>
        <w:pStyle w:val="Heading4"/>
        <w:rPr>
          <w:szCs w:val="26"/>
        </w:rPr>
      </w:pPr>
      <w:r w:rsidRPr="00BE2790">
        <w:rPr>
          <w:szCs w:val="26"/>
        </w:rPr>
        <w:t xml:space="preserve">A. Phương pháp hộp đen </w:t>
      </w:r>
    </w:p>
    <w:p w14:paraId="6AD2B335" w14:textId="52699EAC" w:rsidR="0087699B" w:rsidRPr="00BE2790" w:rsidRDefault="008F73FE" w:rsidP="0087699B">
      <w:pPr>
        <w:rPr>
          <w:szCs w:val="26"/>
        </w:rPr>
      </w:pPr>
      <w:r w:rsidRPr="00BE2790">
        <w:rPr>
          <w:szCs w:val="26"/>
        </w:rPr>
        <w:t xml:space="preserve">- </w:t>
      </w:r>
      <w:r w:rsidR="0087699B" w:rsidRPr="00BE2790">
        <w:rPr>
          <w:szCs w:val="26"/>
        </w:rPr>
        <w:t>User Story Testing:</w:t>
      </w:r>
    </w:p>
    <w:p w14:paraId="3031E533" w14:textId="77777777" w:rsidR="0087699B" w:rsidRPr="00BE2790" w:rsidRDefault="0087699B" w:rsidP="006B0598">
      <w:pPr>
        <w:pStyle w:val="ListParagraph"/>
        <w:numPr>
          <w:ilvl w:val="0"/>
          <w:numId w:val="16"/>
        </w:numPr>
        <w:jc w:val="left"/>
        <w:rPr>
          <w:szCs w:val="26"/>
        </w:rPr>
      </w:pPr>
      <w:r w:rsidRPr="00BE2790">
        <w:rPr>
          <w:szCs w:val="26"/>
        </w:rPr>
        <w:t>GIVEN người dùng đã đăng nhập</w:t>
      </w:r>
    </w:p>
    <w:p w14:paraId="0532B391" w14:textId="38F9008E" w:rsidR="0087699B" w:rsidRPr="00BE2790" w:rsidRDefault="0087699B" w:rsidP="006B0598">
      <w:pPr>
        <w:pStyle w:val="ListParagraph"/>
        <w:numPr>
          <w:ilvl w:val="0"/>
          <w:numId w:val="16"/>
        </w:numPr>
        <w:jc w:val="left"/>
        <w:rPr>
          <w:szCs w:val="26"/>
        </w:rPr>
      </w:pPr>
      <w:r w:rsidRPr="00BE2790">
        <w:rPr>
          <w:szCs w:val="26"/>
        </w:rPr>
        <w:t>AND có sản phẩm trong giỏ hàng</w:t>
      </w:r>
    </w:p>
    <w:p w14:paraId="051F7395" w14:textId="77777777" w:rsidR="0087699B" w:rsidRPr="00BE2790" w:rsidRDefault="0087699B" w:rsidP="006B0598">
      <w:pPr>
        <w:pStyle w:val="ListParagraph"/>
        <w:numPr>
          <w:ilvl w:val="0"/>
          <w:numId w:val="16"/>
        </w:numPr>
        <w:jc w:val="left"/>
        <w:rPr>
          <w:szCs w:val="26"/>
        </w:rPr>
      </w:pPr>
      <w:r w:rsidRPr="00BE2790">
        <w:rPr>
          <w:szCs w:val="26"/>
        </w:rPr>
        <w:t>WHEN người dùng nhấn "Thanh toán"</w:t>
      </w:r>
    </w:p>
    <w:p w14:paraId="22A1CD8F" w14:textId="77777777" w:rsidR="0087699B" w:rsidRPr="00BE2790" w:rsidRDefault="0087699B" w:rsidP="006B0598">
      <w:pPr>
        <w:pStyle w:val="ListParagraph"/>
        <w:numPr>
          <w:ilvl w:val="0"/>
          <w:numId w:val="16"/>
        </w:numPr>
        <w:jc w:val="left"/>
        <w:rPr>
          <w:szCs w:val="26"/>
        </w:rPr>
      </w:pPr>
      <w:r w:rsidRPr="00BE2790">
        <w:rPr>
          <w:szCs w:val="26"/>
        </w:rPr>
        <w:t>THEN hệ thống hiển thị trang thanh toán</w:t>
      </w:r>
    </w:p>
    <w:p w14:paraId="3457A3CB" w14:textId="439719C8" w:rsidR="0087699B" w:rsidRPr="00BE2790" w:rsidRDefault="0087699B" w:rsidP="006B0598">
      <w:pPr>
        <w:pStyle w:val="ListParagraph"/>
        <w:numPr>
          <w:ilvl w:val="0"/>
          <w:numId w:val="16"/>
        </w:numPr>
        <w:jc w:val="left"/>
        <w:rPr>
          <w:szCs w:val="26"/>
        </w:rPr>
      </w:pPr>
      <w:r w:rsidRPr="00BE2790">
        <w:rPr>
          <w:szCs w:val="26"/>
        </w:rPr>
        <w:t>AND tổng tiền được tính chính xác</w:t>
      </w:r>
    </w:p>
    <w:p w14:paraId="2133691B" w14:textId="5922C303" w:rsidR="0087699B" w:rsidRPr="00BE2790" w:rsidRDefault="00FF6B0B" w:rsidP="0087699B">
      <w:pPr>
        <w:rPr>
          <w:szCs w:val="26"/>
        </w:rPr>
      </w:pPr>
      <w:r w:rsidRPr="00BE2790">
        <w:rPr>
          <w:szCs w:val="26"/>
        </w:rPr>
        <w:t xml:space="preserve">- </w:t>
      </w:r>
      <w:r w:rsidR="0087699B" w:rsidRPr="00BE2790">
        <w:rPr>
          <w:szCs w:val="26"/>
        </w:rPr>
        <w:t>Use Case Testing: Mỗi use case được map thành multiple test scenarios</w:t>
      </w:r>
    </w:p>
    <w:p w14:paraId="083C7BD1" w14:textId="77777777" w:rsidR="00FF6B0B" w:rsidRPr="00BE2790" w:rsidRDefault="00FF6B0B" w:rsidP="0087699B">
      <w:pPr>
        <w:rPr>
          <w:szCs w:val="26"/>
        </w:rPr>
      </w:pPr>
      <w:r w:rsidRPr="00BE2790">
        <w:rPr>
          <w:szCs w:val="26"/>
        </w:rPr>
        <w:t xml:space="preserve">- </w:t>
      </w:r>
      <w:r w:rsidR="0087699B" w:rsidRPr="00BE2790">
        <w:rPr>
          <w:szCs w:val="26"/>
        </w:rPr>
        <w:t>Exploratory Testing Charter:</w:t>
      </w:r>
    </w:p>
    <w:p w14:paraId="13A465D0" w14:textId="47E0702E" w:rsidR="0087699B" w:rsidRPr="00BE2790" w:rsidRDefault="0087699B" w:rsidP="006B0598">
      <w:pPr>
        <w:pStyle w:val="ListParagraph"/>
        <w:numPr>
          <w:ilvl w:val="0"/>
          <w:numId w:val="17"/>
        </w:numPr>
        <w:rPr>
          <w:szCs w:val="26"/>
        </w:rPr>
      </w:pPr>
      <w:r w:rsidRPr="00BE2790">
        <w:rPr>
          <w:szCs w:val="26"/>
        </w:rPr>
        <w:t>Charter: Khám phá luồng thanh toán với voucher</w:t>
      </w:r>
    </w:p>
    <w:p w14:paraId="24E2A339" w14:textId="77777777" w:rsidR="0087699B" w:rsidRPr="00BE2790" w:rsidRDefault="0087699B" w:rsidP="006B0598">
      <w:pPr>
        <w:pStyle w:val="ListParagraph"/>
        <w:numPr>
          <w:ilvl w:val="0"/>
          <w:numId w:val="17"/>
        </w:numPr>
        <w:rPr>
          <w:szCs w:val="26"/>
        </w:rPr>
      </w:pPr>
      <w:r w:rsidRPr="00BE2790">
        <w:rPr>
          <w:szCs w:val="26"/>
        </w:rPr>
        <w:t>Time Box: 30 minutes</w:t>
      </w:r>
    </w:p>
    <w:p w14:paraId="259C8033" w14:textId="77777777" w:rsidR="0087699B" w:rsidRPr="00BE2790" w:rsidRDefault="0087699B" w:rsidP="006B0598">
      <w:pPr>
        <w:pStyle w:val="ListParagraph"/>
        <w:numPr>
          <w:ilvl w:val="0"/>
          <w:numId w:val="17"/>
        </w:numPr>
        <w:rPr>
          <w:szCs w:val="26"/>
        </w:rPr>
      </w:pPr>
      <w:r w:rsidRPr="00BE2790">
        <w:rPr>
          <w:szCs w:val="26"/>
        </w:rPr>
        <w:t>Test Data: User có voucher hợp lệ, voucher hết hạn, voucher không đủ điều kiện</w:t>
      </w:r>
    </w:p>
    <w:p w14:paraId="7FEEEABB" w14:textId="77777777" w:rsidR="0087699B" w:rsidRPr="00BE2790" w:rsidRDefault="0087699B" w:rsidP="006B0598">
      <w:pPr>
        <w:pStyle w:val="ListParagraph"/>
        <w:numPr>
          <w:ilvl w:val="0"/>
          <w:numId w:val="17"/>
        </w:numPr>
        <w:rPr>
          <w:szCs w:val="26"/>
        </w:rPr>
      </w:pPr>
      <w:r w:rsidRPr="00BE2790">
        <w:rPr>
          <w:szCs w:val="26"/>
        </w:rPr>
        <w:t>Notes: Tập trung vào error messages và edge cases</w:t>
      </w:r>
    </w:p>
    <w:p w14:paraId="0BB00FB5" w14:textId="50F2ECFD" w:rsidR="0087699B" w:rsidRPr="00BE2790" w:rsidRDefault="0087699B" w:rsidP="00FF6B0B">
      <w:pPr>
        <w:pStyle w:val="Heading4"/>
        <w:rPr>
          <w:szCs w:val="26"/>
        </w:rPr>
      </w:pPr>
      <w:r w:rsidRPr="00BE2790">
        <w:rPr>
          <w:szCs w:val="26"/>
        </w:rPr>
        <w:t>B. Phương pháp hộp trắng</w:t>
      </w:r>
    </w:p>
    <w:p w14:paraId="7C574B52" w14:textId="502C1C69" w:rsidR="0087699B" w:rsidRPr="00BE2790" w:rsidRDefault="00FF6B0B" w:rsidP="0087699B">
      <w:pPr>
        <w:rPr>
          <w:szCs w:val="26"/>
        </w:rPr>
      </w:pPr>
      <w:r w:rsidRPr="00BE2790">
        <w:rPr>
          <w:szCs w:val="26"/>
        </w:rPr>
        <w:t xml:space="preserve">- </w:t>
      </w:r>
      <w:r w:rsidR="0087699B" w:rsidRPr="00BE2790">
        <w:rPr>
          <w:szCs w:val="26"/>
        </w:rPr>
        <w:t>Code Coverage Analysis:</w:t>
      </w:r>
    </w:p>
    <w:p w14:paraId="3BF18E50" w14:textId="77777777" w:rsidR="0087699B" w:rsidRPr="00BE2790" w:rsidRDefault="0087699B" w:rsidP="006B0598">
      <w:pPr>
        <w:pStyle w:val="ListParagraph"/>
        <w:numPr>
          <w:ilvl w:val="0"/>
          <w:numId w:val="18"/>
        </w:numPr>
        <w:rPr>
          <w:szCs w:val="26"/>
        </w:rPr>
      </w:pPr>
      <w:r w:rsidRPr="00BE2790">
        <w:rPr>
          <w:szCs w:val="26"/>
        </w:rPr>
        <w:t>Statement coverage cho critical business logic</w:t>
      </w:r>
    </w:p>
    <w:p w14:paraId="3CED60EA" w14:textId="77777777" w:rsidR="0087699B" w:rsidRPr="00BE2790" w:rsidRDefault="0087699B" w:rsidP="006B0598">
      <w:pPr>
        <w:pStyle w:val="ListParagraph"/>
        <w:numPr>
          <w:ilvl w:val="0"/>
          <w:numId w:val="18"/>
        </w:numPr>
        <w:rPr>
          <w:szCs w:val="26"/>
        </w:rPr>
      </w:pPr>
      <w:r w:rsidRPr="00BE2790">
        <w:rPr>
          <w:szCs w:val="26"/>
        </w:rPr>
        <w:t>Branch coverage cho conditional logic</w:t>
      </w:r>
    </w:p>
    <w:p w14:paraId="79ABC047" w14:textId="77777777" w:rsidR="0087699B" w:rsidRPr="00BE2790" w:rsidRDefault="0087699B" w:rsidP="006B0598">
      <w:pPr>
        <w:pStyle w:val="ListParagraph"/>
        <w:numPr>
          <w:ilvl w:val="0"/>
          <w:numId w:val="18"/>
        </w:numPr>
        <w:rPr>
          <w:szCs w:val="26"/>
        </w:rPr>
      </w:pPr>
      <w:r w:rsidRPr="00BE2790">
        <w:rPr>
          <w:szCs w:val="26"/>
        </w:rPr>
        <w:t>Path coverage cho complex algorithms</w:t>
      </w:r>
    </w:p>
    <w:p w14:paraId="4CFC6ABD" w14:textId="77777777" w:rsidR="0087699B" w:rsidRPr="00BE2790" w:rsidRDefault="0087699B" w:rsidP="006B0598">
      <w:pPr>
        <w:pStyle w:val="ListParagraph"/>
        <w:numPr>
          <w:ilvl w:val="0"/>
          <w:numId w:val="18"/>
        </w:numPr>
        <w:rPr>
          <w:szCs w:val="26"/>
        </w:rPr>
      </w:pPr>
      <w:r w:rsidRPr="00BE2790">
        <w:rPr>
          <w:szCs w:val="26"/>
        </w:rPr>
        <w:t>Static Code Analysis:</w:t>
      </w:r>
    </w:p>
    <w:p w14:paraId="0A97B3BF" w14:textId="77777777" w:rsidR="0087699B" w:rsidRPr="00BE2790" w:rsidRDefault="0087699B" w:rsidP="006B0598">
      <w:pPr>
        <w:pStyle w:val="ListParagraph"/>
        <w:numPr>
          <w:ilvl w:val="0"/>
          <w:numId w:val="18"/>
        </w:numPr>
        <w:rPr>
          <w:szCs w:val="26"/>
        </w:rPr>
      </w:pPr>
      <w:r w:rsidRPr="00BE2790">
        <w:rPr>
          <w:szCs w:val="26"/>
        </w:rPr>
        <w:t>ESLint cho code quality</w:t>
      </w:r>
    </w:p>
    <w:p w14:paraId="78D76D1E" w14:textId="77777777" w:rsidR="0087699B" w:rsidRPr="00BE2790" w:rsidRDefault="0087699B" w:rsidP="006B0598">
      <w:pPr>
        <w:pStyle w:val="ListParagraph"/>
        <w:numPr>
          <w:ilvl w:val="0"/>
          <w:numId w:val="18"/>
        </w:numPr>
        <w:rPr>
          <w:szCs w:val="26"/>
        </w:rPr>
      </w:pPr>
      <w:r w:rsidRPr="00BE2790">
        <w:rPr>
          <w:szCs w:val="26"/>
        </w:rPr>
        <w:t>SonarQube cho code smells, bugs, vulnerabilities</w:t>
      </w:r>
    </w:p>
    <w:p w14:paraId="7B8203B8" w14:textId="19946576" w:rsidR="0087699B" w:rsidRPr="00BE2790" w:rsidRDefault="0087699B" w:rsidP="00FF6B0B">
      <w:pPr>
        <w:pStyle w:val="Heading4"/>
        <w:rPr>
          <w:szCs w:val="26"/>
        </w:rPr>
      </w:pPr>
      <w:r w:rsidRPr="00BE2790">
        <w:rPr>
          <w:szCs w:val="26"/>
        </w:rPr>
        <w:t xml:space="preserve">C. Phương pháp hộp xám </w:t>
      </w:r>
    </w:p>
    <w:p w14:paraId="45D5925E" w14:textId="3CBFDF67" w:rsidR="0087699B" w:rsidRPr="00BE2790" w:rsidRDefault="00FF6B0B" w:rsidP="0087699B">
      <w:pPr>
        <w:rPr>
          <w:szCs w:val="26"/>
        </w:rPr>
      </w:pPr>
      <w:r w:rsidRPr="00BE2790">
        <w:rPr>
          <w:szCs w:val="26"/>
        </w:rPr>
        <w:t xml:space="preserve">- </w:t>
      </w:r>
      <w:r w:rsidR="0087699B" w:rsidRPr="00BE2790">
        <w:rPr>
          <w:szCs w:val="26"/>
        </w:rPr>
        <w:t>Kết hợp hiểu biết internal structure với external behavior:</w:t>
      </w:r>
    </w:p>
    <w:p w14:paraId="2D5D08F9" w14:textId="77777777" w:rsidR="0087699B" w:rsidRPr="00BE2790" w:rsidRDefault="0087699B" w:rsidP="006B0598">
      <w:pPr>
        <w:pStyle w:val="ListParagraph"/>
        <w:numPr>
          <w:ilvl w:val="0"/>
          <w:numId w:val="19"/>
        </w:numPr>
        <w:rPr>
          <w:szCs w:val="26"/>
        </w:rPr>
      </w:pPr>
      <w:r w:rsidRPr="00BE2790">
        <w:rPr>
          <w:szCs w:val="26"/>
        </w:rPr>
        <w:t>API Testing với knowledge of database schema</w:t>
      </w:r>
    </w:p>
    <w:p w14:paraId="652E16B7" w14:textId="77777777" w:rsidR="0087699B" w:rsidRPr="00BE2790" w:rsidRDefault="0087699B" w:rsidP="006B0598">
      <w:pPr>
        <w:pStyle w:val="ListParagraph"/>
        <w:numPr>
          <w:ilvl w:val="0"/>
          <w:numId w:val="19"/>
        </w:numPr>
        <w:rPr>
          <w:szCs w:val="26"/>
        </w:rPr>
      </w:pPr>
      <w:r w:rsidRPr="00BE2790">
        <w:rPr>
          <w:szCs w:val="26"/>
        </w:rPr>
        <w:t>Database testing với knowledge of application logic</w:t>
      </w:r>
    </w:p>
    <w:p w14:paraId="2FD235D8" w14:textId="525E19B0" w:rsidR="0087699B" w:rsidRPr="00BE2790" w:rsidRDefault="0087699B" w:rsidP="006B0598">
      <w:pPr>
        <w:pStyle w:val="ListParagraph"/>
        <w:numPr>
          <w:ilvl w:val="0"/>
          <w:numId w:val="19"/>
        </w:numPr>
        <w:rPr>
          <w:szCs w:val="26"/>
        </w:rPr>
      </w:pPr>
      <w:r w:rsidRPr="00BE2790">
        <w:rPr>
          <w:szCs w:val="26"/>
        </w:rPr>
        <w:t>Integration testing với knowledge of component interfaces</w:t>
      </w:r>
    </w:p>
    <w:p w14:paraId="69C0C84C" w14:textId="77777777" w:rsidR="00E90387" w:rsidRPr="00BE2790" w:rsidRDefault="00E90387" w:rsidP="00104A1A">
      <w:pPr>
        <w:pStyle w:val="Heading2"/>
        <w:rPr>
          <w:sz w:val="26"/>
          <w:szCs w:val="26"/>
        </w:rPr>
      </w:pPr>
      <w:bookmarkStart w:id="70" w:name="_Toc217218120"/>
      <w:r w:rsidRPr="00BE2790">
        <w:rPr>
          <w:sz w:val="26"/>
          <w:szCs w:val="26"/>
        </w:rPr>
        <w:t>3.5. Chiến lược kiểm thử</w:t>
      </w:r>
      <w:bookmarkEnd w:id="70"/>
    </w:p>
    <w:p w14:paraId="23D0F99B" w14:textId="77777777" w:rsidR="00E90387" w:rsidRPr="00BE2790" w:rsidRDefault="00E90387" w:rsidP="00104A1A">
      <w:pPr>
        <w:pStyle w:val="Heading3"/>
        <w:rPr>
          <w:sz w:val="26"/>
          <w:szCs w:val="26"/>
        </w:rPr>
      </w:pPr>
      <w:bookmarkStart w:id="71" w:name="_Toc217218121"/>
      <w:r w:rsidRPr="00BE2790">
        <w:rPr>
          <w:sz w:val="26"/>
          <w:szCs w:val="26"/>
        </w:rPr>
        <w:t>3.5.1. Chiến lược tổng thể</w:t>
      </w:r>
      <w:bookmarkEnd w:id="71"/>
    </w:p>
    <w:p w14:paraId="23047BAA" w14:textId="26AD5269" w:rsidR="00E90387" w:rsidRPr="00BE2790" w:rsidRDefault="00B40EB2" w:rsidP="00E90387">
      <w:pPr>
        <w:rPr>
          <w:szCs w:val="26"/>
        </w:rPr>
      </w:pPr>
      <w:r w:rsidRPr="00BE2790">
        <w:rPr>
          <w:szCs w:val="26"/>
        </w:rPr>
        <w:t xml:space="preserve">- </w:t>
      </w:r>
      <w:r w:rsidR="00E90387" w:rsidRPr="00BE2790">
        <w:rPr>
          <w:szCs w:val="26"/>
        </w:rPr>
        <w:t>Chiến lược kiểm thử được thiết kế theo nguyên tắc "Risk-Based, Automation-First, Shift-Left":</w:t>
      </w:r>
    </w:p>
    <w:p w14:paraId="7E08DFC0" w14:textId="3315E672" w:rsidR="00E90387" w:rsidRPr="00BE2790" w:rsidRDefault="00B40EB2" w:rsidP="00E90387">
      <w:pPr>
        <w:rPr>
          <w:szCs w:val="26"/>
        </w:rPr>
      </w:pPr>
      <w:r w:rsidRPr="00BE2790">
        <w:rPr>
          <w:szCs w:val="26"/>
        </w:rPr>
        <w:lastRenderedPageBreak/>
        <w:t xml:space="preserve">- </w:t>
      </w:r>
      <w:r w:rsidR="00E90387" w:rsidRPr="00BE2790">
        <w:rPr>
          <w:szCs w:val="26"/>
        </w:rPr>
        <w:t>Ba trụ cột chính:</w:t>
      </w:r>
    </w:p>
    <w:p w14:paraId="357CD564" w14:textId="77777777" w:rsidR="00E90387" w:rsidRPr="00BE2790" w:rsidRDefault="00E90387" w:rsidP="006B0598">
      <w:pPr>
        <w:pStyle w:val="ListParagraph"/>
        <w:numPr>
          <w:ilvl w:val="0"/>
          <w:numId w:val="20"/>
        </w:numPr>
        <w:rPr>
          <w:szCs w:val="26"/>
        </w:rPr>
      </w:pPr>
      <w:r w:rsidRPr="00BE2790">
        <w:rPr>
          <w:szCs w:val="26"/>
        </w:rPr>
        <w:t>Prevention over Detection: Ưu tiên ngăn ngừa defects thay vì phát hiện defects</w:t>
      </w:r>
    </w:p>
    <w:p w14:paraId="111334EC" w14:textId="77777777" w:rsidR="00E90387" w:rsidRPr="00BE2790" w:rsidRDefault="00E90387" w:rsidP="006B0598">
      <w:pPr>
        <w:pStyle w:val="ListParagraph"/>
        <w:numPr>
          <w:ilvl w:val="0"/>
          <w:numId w:val="20"/>
        </w:numPr>
        <w:rPr>
          <w:szCs w:val="26"/>
        </w:rPr>
      </w:pPr>
      <w:r w:rsidRPr="00BE2790">
        <w:rPr>
          <w:szCs w:val="26"/>
        </w:rPr>
        <w:t>Early Feedback: Cung cấp feedback nhanh cho developers</w:t>
      </w:r>
    </w:p>
    <w:p w14:paraId="28E2022D" w14:textId="77777777" w:rsidR="00E90387" w:rsidRPr="00BE2790" w:rsidRDefault="00E90387" w:rsidP="006B0598">
      <w:pPr>
        <w:pStyle w:val="ListParagraph"/>
        <w:numPr>
          <w:ilvl w:val="0"/>
          <w:numId w:val="20"/>
        </w:numPr>
        <w:rPr>
          <w:szCs w:val="26"/>
        </w:rPr>
      </w:pPr>
      <w:r w:rsidRPr="00BE2790">
        <w:rPr>
          <w:szCs w:val="26"/>
        </w:rPr>
        <w:t>Business Risk Focus: Tập trung vào các areas có impact business cao nhất</w:t>
      </w:r>
    </w:p>
    <w:p w14:paraId="017A33EB" w14:textId="12D95E03" w:rsidR="00E90387" w:rsidRPr="00BE2790" w:rsidRDefault="00556121" w:rsidP="00E90387">
      <w:pPr>
        <w:rPr>
          <w:szCs w:val="26"/>
        </w:rPr>
      </w:pPr>
      <w:r w:rsidRPr="00BE2790">
        <w:rPr>
          <w:szCs w:val="26"/>
        </w:rPr>
        <w:t xml:space="preserve">- </w:t>
      </w:r>
      <w:r w:rsidR="00E90387" w:rsidRPr="00BE2790">
        <w:rPr>
          <w:szCs w:val="26"/>
        </w:rPr>
        <w:t>Phân bổ effort testing:</w:t>
      </w:r>
    </w:p>
    <w:p w14:paraId="17C953A8" w14:textId="4651B990" w:rsidR="00385590" w:rsidRPr="00BE2790" w:rsidRDefault="004245B2" w:rsidP="00B40EB2">
      <w:pPr>
        <w:rPr>
          <w:szCs w:val="26"/>
        </w:rPr>
      </w:pPr>
      <w:r w:rsidRPr="00BE2790">
        <w:rPr>
          <w:szCs w:val="26"/>
        </w:rPr>
        <w:drawing>
          <wp:inline distT="0" distB="0" distL="0" distR="0" wp14:anchorId="4848B655" wp14:editId="2CCF4D3C">
            <wp:extent cx="5359180" cy="3489339"/>
            <wp:effectExtent l="0" t="0" r="0" b="0"/>
            <wp:docPr id="97045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58347" name=""/>
                    <pic:cNvPicPr/>
                  </pic:nvPicPr>
                  <pic:blipFill>
                    <a:blip r:embed="rId56"/>
                    <a:stretch>
                      <a:fillRect/>
                    </a:stretch>
                  </pic:blipFill>
                  <pic:spPr>
                    <a:xfrm>
                      <a:off x="0" y="0"/>
                      <a:ext cx="5366447" cy="3494070"/>
                    </a:xfrm>
                    <a:prstGeom prst="rect">
                      <a:avLst/>
                    </a:prstGeom>
                  </pic:spPr>
                </pic:pic>
              </a:graphicData>
            </a:graphic>
          </wp:inline>
        </w:drawing>
      </w:r>
    </w:p>
    <w:p w14:paraId="5DD72C2B" w14:textId="4C49024A" w:rsidR="0051749F" w:rsidRPr="00BE2790" w:rsidRDefault="0051749F" w:rsidP="00B40EB2">
      <w:pPr>
        <w:rPr>
          <w:szCs w:val="26"/>
        </w:rPr>
      </w:pPr>
      <w:r w:rsidRPr="00BE2790">
        <w:rPr>
          <w:szCs w:val="26"/>
        </w:rPr>
        <w:t xml:space="preserve">Hình 3.1: </w:t>
      </w:r>
    </w:p>
    <w:p w14:paraId="364961A7" w14:textId="77777777" w:rsidR="00E90387" w:rsidRPr="00BE2790" w:rsidRDefault="00E90387" w:rsidP="006B5E43">
      <w:pPr>
        <w:pStyle w:val="Heading3"/>
        <w:rPr>
          <w:sz w:val="26"/>
          <w:szCs w:val="26"/>
        </w:rPr>
      </w:pPr>
      <w:bookmarkStart w:id="72" w:name="_Toc217218122"/>
      <w:r w:rsidRPr="00BE2790">
        <w:rPr>
          <w:sz w:val="26"/>
          <w:szCs w:val="26"/>
        </w:rPr>
        <w:t>3.5.2. Chiến lược cho từng thành phần</w:t>
      </w:r>
      <w:bookmarkEnd w:id="72"/>
    </w:p>
    <w:p w14:paraId="38340262" w14:textId="77777777" w:rsidR="00E90387" w:rsidRPr="00BE2790" w:rsidRDefault="00E90387" w:rsidP="006B5E43">
      <w:pPr>
        <w:pStyle w:val="Heading4"/>
        <w:rPr>
          <w:szCs w:val="26"/>
        </w:rPr>
      </w:pPr>
      <w:r w:rsidRPr="00BE2790">
        <w:rPr>
          <w:szCs w:val="26"/>
        </w:rPr>
        <w:t>A. Chiến lược kiểm thử Backend</w:t>
      </w:r>
    </w:p>
    <w:p w14:paraId="3E4C44B7" w14:textId="723BE659" w:rsidR="00E90387" w:rsidRPr="00BE2790" w:rsidRDefault="006B5E43" w:rsidP="00E90387">
      <w:pPr>
        <w:rPr>
          <w:szCs w:val="26"/>
        </w:rPr>
      </w:pPr>
      <w:r w:rsidRPr="00BE2790">
        <w:rPr>
          <w:szCs w:val="26"/>
        </w:rPr>
        <w:t xml:space="preserve">- </w:t>
      </w:r>
      <w:r w:rsidR="00E90387" w:rsidRPr="00BE2790">
        <w:rPr>
          <w:szCs w:val="26"/>
        </w:rPr>
        <w:t>Mục tiêu: Đảm bảo API reliability, performance, và security</w:t>
      </w:r>
    </w:p>
    <w:p w14:paraId="1FE3CE14" w14:textId="3D368A1C" w:rsidR="00E90387" w:rsidRPr="00BE2790" w:rsidRDefault="006B5E43" w:rsidP="00B40EB2">
      <w:pPr>
        <w:rPr>
          <w:szCs w:val="26"/>
        </w:rPr>
      </w:pPr>
      <w:r w:rsidRPr="00BE2790">
        <w:rPr>
          <w:szCs w:val="26"/>
        </w:rPr>
        <w:t xml:space="preserve">- </w:t>
      </w:r>
      <w:r w:rsidR="00F93A3C" w:rsidRPr="00BE2790">
        <w:rPr>
          <w:szCs w:val="26"/>
        </w:rPr>
        <w:t>Chiến lược kiểm thử cơ sở dữ liệu</w:t>
      </w:r>
      <w:r w:rsidR="00E90387" w:rsidRPr="00BE2790">
        <w:rPr>
          <w:szCs w:val="26"/>
        </w:rPr>
        <w:t>:</w:t>
      </w:r>
    </w:p>
    <w:p w14:paraId="1C684F5B" w14:textId="77777777" w:rsidR="002464C3" w:rsidRPr="00BE2790" w:rsidRDefault="002464C3" w:rsidP="006B0598">
      <w:pPr>
        <w:pStyle w:val="ListParagraph"/>
        <w:numPr>
          <w:ilvl w:val="0"/>
          <w:numId w:val="21"/>
        </w:numPr>
        <w:rPr>
          <w:szCs w:val="26"/>
        </w:rPr>
      </w:pPr>
      <w:r w:rsidRPr="00BE2790">
        <w:rPr>
          <w:szCs w:val="26"/>
        </w:rPr>
        <w:t>Cô lập kiểm thử: Mỗi bộ kiểm thử sử dụng giao dịch với khôi phục tự động</w:t>
      </w:r>
    </w:p>
    <w:p w14:paraId="68B92867" w14:textId="77777777" w:rsidR="002464C3" w:rsidRPr="00BE2790" w:rsidRDefault="002464C3" w:rsidP="006B0598">
      <w:pPr>
        <w:pStyle w:val="ListParagraph"/>
        <w:numPr>
          <w:ilvl w:val="0"/>
          <w:numId w:val="21"/>
        </w:numPr>
        <w:rPr>
          <w:szCs w:val="26"/>
        </w:rPr>
      </w:pPr>
      <w:r w:rsidRPr="00BE2790">
        <w:rPr>
          <w:szCs w:val="26"/>
        </w:rPr>
        <w:t>Quản lý dữ liệu kiểm thử: Mẫu nhà máy để tạo dữ liệu kiểm thử</w:t>
      </w:r>
    </w:p>
    <w:p w14:paraId="224FE929" w14:textId="77777777" w:rsidR="002464C3" w:rsidRPr="00BE2790" w:rsidRDefault="002464C3" w:rsidP="006B0598">
      <w:pPr>
        <w:pStyle w:val="ListParagraph"/>
        <w:numPr>
          <w:ilvl w:val="0"/>
          <w:numId w:val="21"/>
        </w:numPr>
        <w:rPr>
          <w:szCs w:val="26"/>
        </w:rPr>
      </w:pPr>
      <w:r w:rsidRPr="00BE2790">
        <w:rPr>
          <w:szCs w:val="26"/>
        </w:rPr>
        <w:t>Kiểm thử di chuyển: Di chuyển cơ sở dữ liệu có phiên bản với kiểm tra tương thích ngược</w:t>
      </w:r>
    </w:p>
    <w:p w14:paraId="10CA1F42" w14:textId="2480AF8E" w:rsidR="005603AF" w:rsidRPr="00BE2790" w:rsidRDefault="005603AF" w:rsidP="005603AF">
      <w:pPr>
        <w:rPr>
          <w:szCs w:val="26"/>
        </w:rPr>
      </w:pPr>
      <w:r w:rsidRPr="00BE2790">
        <w:rPr>
          <w:szCs w:val="26"/>
        </w:rPr>
        <w:t>- Chiến lược kiểm thử API:</w:t>
      </w:r>
    </w:p>
    <w:p w14:paraId="351DD821" w14:textId="77777777" w:rsidR="005603AF" w:rsidRPr="00BE2790" w:rsidRDefault="005603AF" w:rsidP="006B0598">
      <w:pPr>
        <w:pStyle w:val="ListParagraph"/>
        <w:numPr>
          <w:ilvl w:val="0"/>
          <w:numId w:val="22"/>
        </w:numPr>
        <w:rPr>
          <w:szCs w:val="26"/>
        </w:rPr>
      </w:pPr>
      <w:r w:rsidRPr="00BE2790">
        <w:rPr>
          <w:szCs w:val="26"/>
        </w:rPr>
        <w:t>Kiểm thử hợp đồng: Xác thực OpenAPI/Swagger</w:t>
      </w:r>
    </w:p>
    <w:p w14:paraId="54F949D2" w14:textId="77777777" w:rsidR="005603AF" w:rsidRPr="00BE2790" w:rsidRDefault="005603AF" w:rsidP="006B0598">
      <w:pPr>
        <w:pStyle w:val="ListParagraph"/>
        <w:numPr>
          <w:ilvl w:val="0"/>
          <w:numId w:val="22"/>
        </w:numPr>
        <w:rPr>
          <w:szCs w:val="26"/>
        </w:rPr>
      </w:pPr>
      <w:r w:rsidRPr="00BE2790">
        <w:rPr>
          <w:szCs w:val="26"/>
        </w:rPr>
        <w:t>Kiểm thử tiêu cực: Đầu vào không hợp lệ, điều kiện lỗi</w:t>
      </w:r>
    </w:p>
    <w:p w14:paraId="7A91E357" w14:textId="77777777" w:rsidR="005603AF" w:rsidRPr="00BE2790" w:rsidRDefault="005603AF" w:rsidP="006B0598">
      <w:pPr>
        <w:pStyle w:val="ListParagraph"/>
        <w:numPr>
          <w:ilvl w:val="0"/>
          <w:numId w:val="22"/>
        </w:numPr>
        <w:rPr>
          <w:szCs w:val="26"/>
        </w:rPr>
      </w:pPr>
      <w:r w:rsidRPr="00BE2790">
        <w:rPr>
          <w:szCs w:val="26"/>
        </w:rPr>
        <w:t>Kiểm thử bảo mật: Xác thực, ủy quyền, tấn công tiêm</w:t>
      </w:r>
    </w:p>
    <w:p w14:paraId="33D772C7" w14:textId="77777777" w:rsidR="00E90387" w:rsidRPr="00BE2790" w:rsidRDefault="00E90387" w:rsidP="006B5E43">
      <w:pPr>
        <w:pStyle w:val="Heading4"/>
        <w:rPr>
          <w:szCs w:val="26"/>
        </w:rPr>
      </w:pPr>
      <w:r w:rsidRPr="00BE2790">
        <w:rPr>
          <w:szCs w:val="26"/>
        </w:rPr>
        <w:lastRenderedPageBreak/>
        <w:t>B. Chiến lược kiểm thử Frontend</w:t>
      </w:r>
    </w:p>
    <w:p w14:paraId="797845C1" w14:textId="6C9EA9BC" w:rsidR="006A4EBD" w:rsidRPr="00BE2790" w:rsidRDefault="006A4EBD" w:rsidP="006A4EBD">
      <w:pPr>
        <w:rPr>
          <w:szCs w:val="26"/>
        </w:rPr>
      </w:pPr>
      <w:r w:rsidRPr="00BE2790">
        <w:rPr>
          <w:szCs w:val="26"/>
        </w:rPr>
        <w:t>- Mục tiêu: Đảm bảo khả năng phản hồi giao diện người dùng, khả năng tiếp cận và trải nghiệm người dùng</w:t>
      </w:r>
    </w:p>
    <w:p w14:paraId="1619039D" w14:textId="171A3714" w:rsidR="006A4EBD" w:rsidRPr="00BE2790" w:rsidRDefault="006A4EBD" w:rsidP="006A4EBD">
      <w:pPr>
        <w:rPr>
          <w:szCs w:val="26"/>
        </w:rPr>
      </w:pPr>
      <w:r w:rsidRPr="00BE2790">
        <w:rPr>
          <w:szCs w:val="26"/>
        </w:rPr>
        <w:t>- Cách tiếp cận:</w:t>
      </w:r>
    </w:p>
    <w:p w14:paraId="58AC534F" w14:textId="4B61A214" w:rsidR="006A4EBD" w:rsidRPr="00BE2790" w:rsidRDefault="006C7407" w:rsidP="006A4EBD">
      <w:pPr>
        <w:rPr>
          <w:szCs w:val="26"/>
        </w:rPr>
      </w:pPr>
      <w:r w:rsidRPr="00BE2790">
        <w:rPr>
          <w:szCs w:val="26"/>
        </w:rPr>
        <w:t xml:space="preserve">1. </w:t>
      </w:r>
      <w:r w:rsidR="006A4EBD" w:rsidRPr="00BE2790">
        <w:rPr>
          <w:szCs w:val="26"/>
        </w:rPr>
        <w:t>Chiến lược kiểm thử thành phần:</w:t>
      </w:r>
    </w:p>
    <w:p w14:paraId="6604DD28" w14:textId="77777777" w:rsidR="006A4EBD" w:rsidRPr="00BE2790" w:rsidRDefault="006A4EBD" w:rsidP="006B0598">
      <w:pPr>
        <w:pStyle w:val="ListParagraph"/>
        <w:numPr>
          <w:ilvl w:val="0"/>
          <w:numId w:val="23"/>
        </w:numPr>
        <w:rPr>
          <w:szCs w:val="26"/>
        </w:rPr>
      </w:pPr>
      <w:r w:rsidRPr="00BE2790">
        <w:rPr>
          <w:szCs w:val="26"/>
        </w:rPr>
        <w:t>Kiểm thử cô lập: Kiểm thử các thành phần độc lập với các phụ thuộc được mô phỏng</w:t>
      </w:r>
    </w:p>
    <w:p w14:paraId="63A5311A" w14:textId="77777777" w:rsidR="006A4EBD" w:rsidRPr="00BE2790" w:rsidRDefault="006A4EBD" w:rsidP="006B0598">
      <w:pPr>
        <w:pStyle w:val="ListParagraph"/>
        <w:numPr>
          <w:ilvl w:val="0"/>
          <w:numId w:val="23"/>
        </w:numPr>
        <w:rPr>
          <w:szCs w:val="26"/>
        </w:rPr>
      </w:pPr>
      <w:r w:rsidRPr="00BE2790">
        <w:rPr>
          <w:szCs w:val="26"/>
        </w:rPr>
        <w:t>Kiểm thử tích hợp: Kiểm thử tương tác thành phần</w:t>
      </w:r>
    </w:p>
    <w:p w14:paraId="5359B006" w14:textId="77777777" w:rsidR="006A4EBD" w:rsidRPr="00BE2790" w:rsidRDefault="006A4EBD" w:rsidP="006B0598">
      <w:pPr>
        <w:pStyle w:val="ListParagraph"/>
        <w:numPr>
          <w:ilvl w:val="0"/>
          <w:numId w:val="23"/>
        </w:numPr>
        <w:rPr>
          <w:szCs w:val="26"/>
        </w:rPr>
      </w:pPr>
      <w:r w:rsidRPr="00BE2790">
        <w:rPr>
          <w:szCs w:val="26"/>
        </w:rPr>
        <w:t>Kiểm thử ảnh chụp nhanh: Phát hiện thay đổi giao diện người dùng không mong muốn</w:t>
      </w:r>
    </w:p>
    <w:p w14:paraId="32C2C081" w14:textId="4945C3C9" w:rsidR="006A4EBD" w:rsidRPr="00BE2790" w:rsidRDefault="006C7407" w:rsidP="006A4EBD">
      <w:pPr>
        <w:rPr>
          <w:szCs w:val="26"/>
        </w:rPr>
      </w:pPr>
      <w:r w:rsidRPr="00BE2790">
        <w:rPr>
          <w:szCs w:val="26"/>
        </w:rPr>
        <w:t xml:space="preserve">2. </w:t>
      </w:r>
      <w:r w:rsidR="006A4EBD" w:rsidRPr="00BE2790">
        <w:rPr>
          <w:szCs w:val="26"/>
        </w:rPr>
        <w:t>Chiến lược kiểm thử end-to-end:</w:t>
      </w:r>
    </w:p>
    <w:p w14:paraId="745FE509" w14:textId="77777777" w:rsidR="006A4EBD" w:rsidRPr="00BE2790" w:rsidRDefault="006A4EBD" w:rsidP="006B0598">
      <w:pPr>
        <w:pStyle w:val="ListParagraph"/>
        <w:numPr>
          <w:ilvl w:val="0"/>
          <w:numId w:val="24"/>
        </w:numPr>
        <w:rPr>
          <w:szCs w:val="26"/>
        </w:rPr>
      </w:pPr>
      <w:r w:rsidRPr="00BE2790">
        <w:rPr>
          <w:szCs w:val="26"/>
        </w:rPr>
        <w:t>Hành trình người dùng quan trọng: Đăng ký → Duyệt → Giỏ hàng → Thanh toán → Theo dõi đơn hàng</w:t>
      </w:r>
    </w:p>
    <w:p w14:paraId="1DE271BF" w14:textId="77777777" w:rsidR="006A4EBD" w:rsidRPr="00BE2790" w:rsidRDefault="006A4EBD" w:rsidP="006B0598">
      <w:pPr>
        <w:pStyle w:val="ListParagraph"/>
        <w:numPr>
          <w:ilvl w:val="0"/>
          <w:numId w:val="24"/>
        </w:numPr>
        <w:rPr>
          <w:szCs w:val="26"/>
        </w:rPr>
      </w:pPr>
      <w:r w:rsidRPr="00BE2790">
        <w:rPr>
          <w:szCs w:val="26"/>
        </w:rPr>
        <w:t>Kiểm thử đa trình duyệt: Chrome, Firefox, Safari</w:t>
      </w:r>
    </w:p>
    <w:p w14:paraId="13328062" w14:textId="77777777" w:rsidR="006A4EBD" w:rsidRPr="00BE2790" w:rsidRDefault="006A4EBD" w:rsidP="006B0598">
      <w:pPr>
        <w:pStyle w:val="ListParagraph"/>
        <w:numPr>
          <w:ilvl w:val="0"/>
          <w:numId w:val="24"/>
        </w:numPr>
        <w:rPr>
          <w:szCs w:val="26"/>
        </w:rPr>
      </w:pPr>
      <w:r w:rsidRPr="00BE2790">
        <w:rPr>
          <w:szCs w:val="26"/>
        </w:rPr>
        <w:t>Kiểm thử đáp ứng di động: 3 điểm ngắt (điện thoại, máy tính bảng, máy tính để bàn)</w:t>
      </w:r>
    </w:p>
    <w:p w14:paraId="1373FAD5" w14:textId="6A72AEEC" w:rsidR="006A4EBD" w:rsidRPr="00BE2790" w:rsidRDefault="006C7407" w:rsidP="006A4EBD">
      <w:pPr>
        <w:rPr>
          <w:szCs w:val="26"/>
        </w:rPr>
      </w:pPr>
      <w:r w:rsidRPr="00BE2790">
        <w:rPr>
          <w:szCs w:val="26"/>
        </w:rPr>
        <w:t xml:space="preserve">3. </w:t>
      </w:r>
      <w:r w:rsidR="006A4EBD" w:rsidRPr="00BE2790">
        <w:rPr>
          <w:szCs w:val="26"/>
        </w:rPr>
        <w:t>Chiến lược kiểm thử khả năng tiếp cận:</w:t>
      </w:r>
    </w:p>
    <w:p w14:paraId="636A7EF0" w14:textId="77777777" w:rsidR="006A4EBD" w:rsidRPr="00BE2790" w:rsidRDefault="006A4EBD" w:rsidP="006B0598">
      <w:pPr>
        <w:pStyle w:val="ListParagraph"/>
        <w:numPr>
          <w:ilvl w:val="0"/>
          <w:numId w:val="25"/>
        </w:numPr>
        <w:rPr>
          <w:szCs w:val="26"/>
        </w:rPr>
      </w:pPr>
      <w:r w:rsidRPr="00BE2790">
        <w:rPr>
          <w:szCs w:val="26"/>
        </w:rPr>
        <w:t>Quét tự động: Tích hợp axe-core</w:t>
      </w:r>
    </w:p>
    <w:p w14:paraId="0794BAEC" w14:textId="77777777" w:rsidR="006A4EBD" w:rsidRPr="00BE2790" w:rsidRDefault="006A4EBD" w:rsidP="006B0598">
      <w:pPr>
        <w:pStyle w:val="ListParagraph"/>
        <w:numPr>
          <w:ilvl w:val="0"/>
          <w:numId w:val="25"/>
        </w:numPr>
        <w:rPr>
          <w:szCs w:val="26"/>
        </w:rPr>
      </w:pPr>
      <w:r w:rsidRPr="00BE2790">
        <w:rPr>
          <w:szCs w:val="26"/>
        </w:rPr>
        <w:t>Kiểm thử thủ công: Điều hướng bàn phím, khả năng tương thích trình đọc màn hình</w:t>
      </w:r>
    </w:p>
    <w:p w14:paraId="6FD39B44" w14:textId="77777777" w:rsidR="006A4EBD" w:rsidRPr="00BE2790" w:rsidRDefault="006A4EBD" w:rsidP="006B0598">
      <w:pPr>
        <w:pStyle w:val="ListParagraph"/>
        <w:numPr>
          <w:ilvl w:val="0"/>
          <w:numId w:val="25"/>
        </w:numPr>
        <w:rPr>
          <w:szCs w:val="26"/>
        </w:rPr>
      </w:pPr>
      <w:r w:rsidRPr="00BE2790">
        <w:rPr>
          <w:szCs w:val="26"/>
        </w:rPr>
        <w:t>Tuân thủ WCAG: Cấp độ A, AA</w:t>
      </w:r>
    </w:p>
    <w:p w14:paraId="50134ED3" w14:textId="77777777" w:rsidR="0073275F" w:rsidRPr="00BE2790" w:rsidRDefault="0073275F" w:rsidP="0073275F">
      <w:pPr>
        <w:pStyle w:val="Heading4"/>
        <w:rPr>
          <w:szCs w:val="26"/>
        </w:rPr>
      </w:pPr>
      <w:r w:rsidRPr="00BE2790">
        <w:rPr>
          <w:szCs w:val="26"/>
        </w:rPr>
        <w:t>C. Chiến lược kiểm thử hiệu suất</w:t>
      </w:r>
    </w:p>
    <w:p w14:paraId="0FC3CE58" w14:textId="14CB2A4B" w:rsidR="0073275F" w:rsidRPr="00BE2790" w:rsidRDefault="0073275F" w:rsidP="0073275F">
      <w:pPr>
        <w:rPr>
          <w:szCs w:val="26"/>
        </w:rPr>
      </w:pPr>
      <w:r w:rsidRPr="00BE2790">
        <w:rPr>
          <w:szCs w:val="26"/>
        </w:rPr>
        <w:t>- Mục tiêu: Đảm bảo hệ thống đáp ứng các yêu cầu về hiệu suất</w:t>
      </w:r>
    </w:p>
    <w:p w14:paraId="65CFC9B4" w14:textId="279099ED" w:rsidR="0073275F" w:rsidRPr="00BE2790" w:rsidRDefault="0073275F" w:rsidP="0073275F">
      <w:pPr>
        <w:rPr>
          <w:szCs w:val="26"/>
        </w:rPr>
      </w:pPr>
      <w:r w:rsidRPr="00BE2790">
        <w:rPr>
          <w:szCs w:val="26"/>
        </w:rPr>
        <w:t>- Cách tiếp cận:</w:t>
      </w:r>
    </w:p>
    <w:p w14:paraId="6F79E005" w14:textId="1D53894F" w:rsidR="0073275F" w:rsidRPr="00BE2790" w:rsidRDefault="0073275F" w:rsidP="0073275F">
      <w:pPr>
        <w:rPr>
          <w:szCs w:val="26"/>
        </w:rPr>
      </w:pPr>
      <w:r w:rsidRPr="00BE2790">
        <w:rPr>
          <w:szCs w:val="26"/>
        </w:rPr>
        <w:t>- Kịch bản kiểm thử tải:</w:t>
      </w:r>
    </w:p>
    <w:p w14:paraId="319413A8" w14:textId="77777777" w:rsidR="0073275F" w:rsidRPr="00BE2790" w:rsidRDefault="0073275F" w:rsidP="006B0598">
      <w:pPr>
        <w:pStyle w:val="ListParagraph"/>
        <w:numPr>
          <w:ilvl w:val="0"/>
          <w:numId w:val="26"/>
        </w:numPr>
        <w:rPr>
          <w:szCs w:val="26"/>
        </w:rPr>
      </w:pPr>
      <w:r w:rsidRPr="00BE2790">
        <w:rPr>
          <w:szCs w:val="26"/>
        </w:rPr>
        <w:t>Kịch bản 1: Duyệt sản phẩm (80% hoạt động đọc)</w:t>
      </w:r>
    </w:p>
    <w:p w14:paraId="18C2E6FB" w14:textId="77777777" w:rsidR="0073275F" w:rsidRPr="00BE2790" w:rsidRDefault="0073275F" w:rsidP="006B0598">
      <w:pPr>
        <w:pStyle w:val="ListParagraph"/>
        <w:numPr>
          <w:ilvl w:val="0"/>
          <w:numId w:val="26"/>
        </w:numPr>
        <w:rPr>
          <w:szCs w:val="26"/>
        </w:rPr>
      </w:pPr>
      <w:r w:rsidRPr="00BE2790">
        <w:rPr>
          <w:szCs w:val="26"/>
        </w:rPr>
        <w:t>Kịch bản 2: Thêm vào giỏ hàng (15% hoạt động ghi)</w:t>
      </w:r>
    </w:p>
    <w:p w14:paraId="0823E196" w14:textId="77777777" w:rsidR="0073275F" w:rsidRPr="00BE2790" w:rsidRDefault="0073275F" w:rsidP="006B0598">
      <w:pPr>
        <w:pStyle w:val="ListParagraph"/>
        <w:numPr>
          <w:ilvl w:val="0"/>
          <w:numId w:val="26"/>
        </w:numPr>
        <w:rPr>
          <w:szCs w:val="26"/>
        </w:rPr>
      </w:pPr>
      <w:r w:rsidRPr="00BE2790">
        <w:rPr>
          <w:szCs w:val="26"/>
        </w:rPr>
        <w:t>Kịch bản 3: Quy trình thanh toán (5% giao dịch phức tạp)</w:t>
      </w:r>
    </w:p>
    <w:p w14:paraId="6E35F785" w14:textId="77777777" w:rsidR="00E90387" w:rsidRPr="00BE2790" w:rsidRDefault="00E90387" w:rsidP="00E8415D">
      <w:pPr>
        <w:pStyle w:val="Heading3"/>
        <w:rPr>
          <w:sz w:val="26"/>
          <w:szCs w:val="26"/>
        </w:rPr>
      </w:pPr>
      <w:bookmarkStart w:id="73" w:name="_Toc217218123"/>
      <w:r w:rsidRPr="00BE2790">
        <w:rPr>
          <w:sz w:val="26"/>
          <w:szCs w:val="26"/>
        </w:rPr>
        <w:lastRenderedPageBreak/>
        <w:t>3.5.3. Chiến lược tự động hóa</w:t>
      </w:r>
      <w:bookmarkEnd w:id="73"/>
    </w:p>
    <w:p w14:paraId="2765A1E1" w14:textId="77777777" w:rsidR="00E90387" w:rsidRPr="00BE2790" w:rsidRDefault="00E90387" w:rsidP="00E8415D">
      <w:pPr>
        <w:pStyle w:val="Heading4"/>
        <w:rPr>
          <w:szCs w:val="26"/>
        </w:rPr>
      </w:pPr>
      <w:r w:rsidRPr="00BE2790">
        <w:rPr>
          <w:szCs w:val="26"/>
        </w:rPr>
        <w:t xml:space="preserve">A. </w:t>
      </w:r>
      <w:r w:rsidR="00F048F1" w:rsidRPr="00BE2790">
        <w:rPr>
          <w:szCs w:val="26"/>
        </w:rPr>
        <w:t>Kim tự tháp tự động hóa kiểm thử</w:t>
      </w:r>
    </w:p>
    <w:p w14:paraId="0FF1D420" w14:textId="77777777" w:rsidR="00595AB7" w:rsidRPr="00BE2790" w:rsidRDefault="00595AB7" w:rsidP="00F048F1">
      <w:pPr>
        <w:rPr>
          <w:rFonts w:cs="Times New Roman"/>
          <w:b/>
          <w:szCs w:val="26"/>
        </w:rPr>
      </w:pPr>
      <w:r w:rsidRPr="00BE2790">
        <w:rPr>
          <w:rFonts w:cs="Times New Roman"/>
          <w:b/>
          <w:szCs w:val="26"/>
        </w:rPr>
        <w:drawing>
          <wp:inline distT="0" distB="0" distL="0" distR="0" wp14:anchorId="634091A9" wp14:editId="613CA7E1">
            <wp:extent cx="6002448" cy="3830531"/>
            <wp:effectExtent l="0" t="0" r="0" b="0"/>
            <wp:docPr id="192953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36872" name=""/>
                    <pic:cNvPicPr/>
                  </pic:nvPicPr>
                  <pic:blipFill>
                    <a:blip r:embed="rId57"/>
                    <a:stretch>
                      <a:fillRect/>
                    </a:stretch>
                  </pic:blipFill>
                  <pic:spPr>
                    <a:xfrm>
                      <a:off x="0" y="0"/>
                      <a:ext cx="6035624" cy="3851703"/>
                    </a:xfrm>
                    <a:prstGeom prst="rect">
                      <a:avLst/>
                    </a:prstGeom>
                  </pic:spPr>
                </pic:pic>
              </a:graphicData>
            </a:graphic>
          </wp:inline>
        </w:drawing>
      </w:r>
      <w:r w:rsidRPr="00BE2790">
        <w:rPr>
          <w:rFonts w:cs="Times New Roman"/>
          <w:b/>
          <w:szCs w:val="26"/>
        </w:rPr>
        <w:t xml:space="preserve"> </w:t>
      </w:r>
    </w:p>
    <w:p w14:paraId="167CE4B4" w14:textId="135A72C6" w:rsidR="00F048F1" w:rsidRPr="00BE2790" w:rsidRDefault="00F048F1" w:rsidP="00595AB7">
      <w:pPr>
        <w:pStyle w:val="Heading4"/>
        <w:rPr>
          <w:szCs w:val="26"/>
        </w:rPr>
      </w:pPr>
      <w:r w:rsidRPr="00BE2790">
        <w:rPr>
          <w:szCs w:val="26"/>
        </w:rPr>
        <w:t>B. Ngăn xếp công cụ tự động hóa</w:t>
      </w:r>
    </w:p>
    <w:tbl>
      <w:tblPr>
        <w:tblStyle w:val="TableGridLight"/>
        <w:tblW w:w="0" w:type="auto"/>
        <w:tblLook w:val="04A0" w:firstRow="1" w:lastRow="0" w:firstColumn="1" w:lastColumn="0" w:noHBand="0" w:noVBand="1"/>
      </w:tblPr>
      <w:tblGrid>
        <w:gridCol w:w="2393"/>
        <w:gridCol w:w="2995"/>
        <w:gridCol w:w="3238"/>
      </w:tblGrid>
      <w:tr w:rsidR="00F048F1" w:rsidRPr="00BE2790" w14:paraId="77F05947" w14:textId="77777777" w:rsidTr="00595AB7">
        <w:tc>
          <w:tcPr>
            <w:tcW w:w="0" w:type="auto"/>
            <w:hideMark/>
          </w:tcPr>
          <w:p w14:paraId="505E8A3B" w14:textId="77777777" w:rsidR="00F048F1" w:rsidRPr="00BE2790" w:rsidRDefault="00F048F1" w:rsidP="00F048F1">
            <w:pPr>
              <w:rPr>
                <w:rFonts w:cs="Times New Roman"/>
                <w:b/>
                <w:szCs w:val="26"/>
              </w:rPr>
            </w:pPr>
            <w:r w:rsidRPr="00BE2790">
              <w:rPr>
                <w:rFonts w:cs="Times New Roman"/>
                <w:b/>
                <w:szCs w:val="26"/>
              </w:rPr>
              <w:t>Loại kiểm thử</w:t>
            </w:r>
          </w:p>
        </w:tc>
        <w:tc>
          <w:tcPr>
            <w:tcW w:w="0" w:type="auto"/>
            <w:hideMark/>
          </w:tcPr>
          <w:p w14:paraId="55E9E627" w14:textId="77777777" w:rsidR="00F048F1" w:rsidRPr="00BE2790" w:rsidRDefault="00F048F1" w:rsidP="00F048F1">
            <w:pPr>
              <w:rPr>
                <w:rFonts w:cs="Times New Roman"/>
                <w:b/>
                <w:szCs w:val="26"/>
              </w:rPr>
            </w:pPr>
            <w:r w:rsidRPr="00BE2790">
              <w:rPr>
                <w:rFonts w:cs="Times New Roman"/>
                <w:b/>
                <w:szCs w:val="26"/>
              </w:rPr>
              <w:t>Công cụ</w:t>
            </w:r>
          </w:p>
        </w:tc>
        <w:tc>
          <w:tcPr>
            <w:tcW w:w="0" w:type="auto"/>
            <w:hideMark/>
          </w:tcPr>
          <w:p w14:paraId="092F5584" w14:textId="77777777" w:rsidR="00F048F1" w:rsidRPr="00BE2790" w:rsidRDefault="00F048F1" w:rsidP="00F048F1">
            <w:pPr>
              <w:rPr>
                <w:rFonts w:cs="Times New Roman"/>
                <w:b/>
                <w:szCs w:val="26"/>
              </w:rPr>
            </w:pPr>
            <w:r w:rsidRPr="00BE2790">
              <w:rPr>
                <w:rFonts w:cs="Times New Roman"/>
                <w:b/>
                <w:szCs w:val="26"/>
              </w:rPr>
              <w:t>Mục đích</w:t>
            </w:r>
          </w:p>
        </w:tc>
      </w:tr>
      <w:tr w:rsidR="00F048F1" w:rsidRPr="00BE2790" w14:paraId="3F1CB128" w14:textId="77777777" w:rsidTr="00595AB7">
        <w:tc>
          <w:tcPr>
            <w:tcW w:w="0" w:type="auto"/>
            <w:hideMark/>
          </w:tcPr>
          <w:p w14:paraId="5A9DFF10" w14:textId="77777777" w:rsidR="00F048F1" w:rsidRPr="00BE2790" w:rsidRDefault="00F048F1" w:rsidP="00F048F1">
            <w:pPr>
              <w:rPr>
                <w:rFonts w:cs="Times New Roman"/>
                <w:szCs w:val="26"/>
              </w:rPr>
            </w:pPr>
            <w:r w:rsidRPr="00BE2790">
              <w:rPr>
                <w:rFonts w:cs="Times New Roman"/>
                <w:szCs w:val="26"/>
              </w:rPr>
              <w:t>Kiểm thử đơn vị</w:t>
            </w:r>
          </w:p>
        </w:tc>
        <w:tc>
          <w:tcPr>
            <w:tcW w:w="0" w:type="auto"/>
            <w:hideMark/>
          </w:tcPr>
          <w:p w14:paraId="7A4EF5D4" w14:textId="77777777" w:rsidR="00F048F1" w:rsidRPr="00BE2790" w:rsidRDefault="00F048F1" w:rsidP="00F048F1">
            <w:pPr>
              <w:rPr>
                <w:rFonts w:cs="Times New Roman"/>
                <w:szCs w:val="26"/>
              </w:rPr>
            </w:pPr>
            <w:r w:rsidRPr="00BE2790">
              <w:rPr>
                <w:rFonts w:cs="Times New Roman"/>
                <w:szCs w:val="26"/>
              </w:rPr>
              <w:t>Jest, React Testing Library</w:t>
            </w:r>
          </w:p>
        </w:tc>
        <w:tc>
          <w:tcPr>
            <w:tcW w:w="0" w:type="auto"/>
            <w:hideMark/>
          </w:tcPr>
          <w:p w14:paraId="4239D13C" w14:textId="77777777" w:rsidR="00F048F1" w:rsidRPr="00BE2790" w:rsidRDefault="00F048F1" w:rsidP="00F048F1">
            <w:pPr>
              <w:rPr>
                <w:rFonts w:cs="Times New Roman"/>
                <w:szCs w:val="26"/>
              </w:rPr>
            </w:pPr>
            <w:r w:rsidRPr="00BE2790">
              <w:rPr>
                <w:rFonts w:cs="Times New Roman"/>
                <w:szCs w:val="26"/>
              </w:rPr>
              <w:t>Kiểm thử thành phần và hàm</w:t>
            </w:r>
          </w:p>
        </w:tc>
      </w:tr>
      <w:tr w:rsidR="00F048F1" w:rsidRPr="00BE2790" w14:paraId="2C73B0D6" w14:textId="77777777" w:rsidTr="00595AB7">
        <w:tc>
          <w:tcPr>
            <w:tcW w:w="0" w:type="auto"/>
            <w:hideMark/>
          </w:tcPr>
          <w:p w14:paraId="4AC51483" w14:textId="77777777" w:rsidR="00F048F1" w:rsidRPr="00BE2790" w:rsidRDefault="00F048F1" w:rsidP="00F048F1">
            <w:pPr>
              <w:rPr>
                <w:rFonts w:cs="Times New Roman"/>
                <w:szCs w:val="26"/>
              </w:rPr>
            </w:pPr>
            <w:r w:rsidRPr="00BE2790">
              <w:rPr>
                <w:rFonts w:cs="Times New Roman"/>
                <w:szCs w:val="26"/>
              </w:rPr>
              <w:t>Kiểm thử API</w:t>
            </w:r>
          </w:p>
        </w:tc>
        <w:tc>
          <w:tcPr>
            <w:tcW w:w="0" w:type="auto"/>
            <w:hideMark/>
          </w:tcPr>
          <w:p w14:paraId="05B0BC49" w14:textId="77777777" w:rsidR="00F048F1" w:rsidRPr="00BE2790" w:rsidRDefault="00F048F1" w:rsidP="00F048F1">
            <w:pPr>
              <w:rPr>
                <w:rFonts w:cs="Times New Roman"/>
                <w:szCs w:val="26"/>
              </w:rPr>
            </w:pPr>
            <w:r w:rsidRPr="00BE2790">
              <w:rPr>
                <w:rFonts w:cs="Times New Roman"/>
                <w:szCs w:val="26"/>
              </w:rPr>
              <w:t>Supertest, Jest</w:t>
            </w:r>
          </w:p>
        </w:tc>
        <w:tc>
          <w:tcPr>
            <w:tcW w:w="0" w:type="auto"/>
            <w:hideMark/>
          </w:tcPr>
          <w:p w14:paraId="6833F610" w14:textId="77777777" w:rsidR="00F048F1" w:rsidRPr="00BE2790" w:rsidRDefault="00F048F1" w:rsidP="00F048F1">
            <w:pPr>
              <w:rPr>
                <w:rFonts w:cs="Times New Roman"/>
                <w:szCs w:val="26"/>
              </w:rPr>
            </w:pPr>
            <w:r w:rsidRPr="00BE2790">
              <w:rPr>
                <w:rFonts w:cs="Times New Roman"/>
                <w:szCs w:val="26"/>
              </w:rPr>
              <w:t>Xác thực API backend</w:t>
            </w:r>
          </w:p>
        </w:tc>
      </w:tr>
      <w:tr w:rsidR="00F048F1" w:rsidRPr="00BE2790" w14:paraId="4060735F" w14:textId="77777777" w:rsidTr="00595AB7">
        <w:tc>
          <w:tcPr>
            <w:tcW w:w="0" w:type="auto"/>
            <w:hideMark/>
          </w:tcPr>
          <w:p w14:paraId="6D53C03B" w14:textId="77777777" w:rsidR="00F048F1" w:rsidRPr="00BE2790" w:rsidRDefault="00F048F1" w:rsidP="00F048F1">
            <w:pPr>
              <w:rPr>
                <w:rFonts w:cs="Times New Roman"/>
                <w:szCs w:val="26"/>
              </w:rPr>
            </w:pPr>
            <w:r w:rsidRPr="00BE2790">
              <w:rPr>
                <w:rFonts w:cs="Times New Roman"/>
                <w:szCs w:val="26"/>
              </w:rPr>
              <w:t>Kiểm thử end-to-end</w:t>
            </w:r>
          </w:p>
        </w:tc>
        <w:tc>
          <w:tcPr>
            <w:tcW w:w="0" w:type="auto"/>
            <w:hideMark/>
          </w:tcPr>
          <w:p w14:paraId="41028401" w14:textId="77777777" w:rsidR="00F048F1" w:rsidRPr="00BE2790" w:rsidRDefault="00F048F1" w:rsidP="00F048F1">
            <w:pPr>
              <w:rPr>
                <w:rFonts w:cs="Times New Roman"/>
                <w:szCs w:val="26"/>
              </w:rPr>
            </w:pPr>
            <w:r w:rsidRPr="00BE2790">
              <w:rPr>
                <w:rFonts w:cs="Times New Roman"/>
                <w:szCs w:val="26"/>
              </w:rPr>
              <w:t>Cypress</w:t>
            </w:r>
          </w:p>
        </w:tc>
        <w:tc>
          <w:tcPr>
            <w:tcW w:w="0" w:type="auto"/>
            <w:hideMark/>
          </w:tcPr>
          <w:p w14:paraId="188EFBD9" w14:textId="77777777" w:rsidR="00F048F1" w:rsidRPr="00BE2790" w:rsidRDefault="00F048F1" w:rsidP="00F048F1">
            <w:pPr>
              <w:rPr>
                <w:rFonts w:cs="Times New Roman"/>
                <w:szCs w:val="26"/>
              </w:rPr>
            </w:pPr>
            <w:r w:rsidRPr="00BE2790">
              <w:rPr>
                <w:rFonts w:cs="Times New Roman"/>
                <w:szCs w:val="26"/>
              </w:rPr>
              <w:t>Tự động hóa trình duyệt</w:t>
            </w:r>
          </w:p>
        </w:tc>
      </w:tr>
      <w:tr w:rsidR="00F048F1" w:rsidRPr="00BE2790" w14:paraId="1D20E19B" w14:textId="77777777" w:rsidTr="00595AB7">
        <w:tc>
          <w:tcPr>
            <w:tcW w:w="0" w:type="auto"/>
            <w:hideMark/>
          </w:tcPr>
          <w:p w14:paraId="4F36DE8D" w14:textId="77777777" w:rsidR="00F048F1" w:rsidRPr="00BE2790" w:rsidRDefault="00F048F1" w:rsidP="00F048F1">
            <w:pPr>
              <w:rPr>
                <w:rFonts w:cs="Times New Roman"/>
                <w:szCs w:val="26"/>
              </w:rPr>
            </w:pPr>
            <w:r w:rsidRPr="00BE2790">
              <w:rPr>
                <w:rFonts w:cs="Times New Roman"/>
                <w:szCs w:val="26"/>
              </w:rPr>
              <w:t>Hiệu suất</w:t>
            </w:r>
          </w:p>
        </w:tc>
        <w:tc>
          <w:tcPr>
            <w:tcW w:w="0" w:type="auto"/>
            <w:hideMark/>
          </w:tcPr>
          <w:p w14:paraId="0704954D" w14:textId="77777777" w:rsidR="00F048F1" w:rsidRPr="00BE2790" w:rsidRDefault="00F048F1" w:rsidP="00F048F1">
            <w:pPr>
              <w:rPr>
                <w:rFonts w:cs="Times New Roman"/>
                <w:szCs w:val="26"/>
              </w:rPr>
            </w:pPr>
            <w:r w:rsidRPr="00BE2790">
              <w:rPr>
                <w:rFonts w:cs="Times New Roman"/>
                <w:szCs w:val="26"/>
              </w:rPr>
              <w:t>k6</w:t>
            </w:r>
          </w:p>
        </w:tc>
        <w:tc>
          <w:tcPr>
            <w:tcW w:w="0" w:type="auto"/>
            <w:hideMark/>
          </w:tcPr>
          <w:p w14:paraId="55E068CA" w14:textId="77777777" w:rsidR="00F048F1" w:rsidRPr="00BE2790" w:rsidRDefault="00F048F1" w:rsidP="00F048F1">
            <w:pPr>
              <w:rPr>
                <w:rFonts w:cs="Times New Roman"/>
                <w:szCs w:val="26"/>
              </w:rPr>
            </w:pPr>
            <w:r w:rsidRPr="00BE2790">
              <w:rPr>
                <w:rFonts w:cs="Times New Roman"/>
                <w:szCs w:val="26"/>
              </w:rPr>
              <w:t>Kiểm thử tải và áp lực</w:t>
            </w:r>
          </w:p>
        </w:tc>
      </w:tr>
      <w:tr w:rsidR="00F048F1" w:rsidRPr="00BE2790" w14:paraId="0FB9EA90" w14:textId="77777777" w:rsidTr="00595AB7">
        <w:tc>
          <w:tcPr>
            <w:tcW w:w="0" w:type="auto"/>
            <w:hideMark/>
          </w:tcPr>
          <w:p w14:paraId="117BB115" w14:textId="77777777" w:rsidR="00F048F1" w:rsidRPr="00BE2790" w:rsidRDefault="00F048F1" w:rsidP="00F048F1">
            <w:pPr>
              <w:rPr>
                <w:rFonts w:cs="Times New Roman"/>
                <w:szCs w:val="26"/>
              </w:rPr>
            </w:pPr>
            <w:r w:rsidRPr="00BE2790">
              <w:rPr>
                <w:rFonts w:cs="Times New Roman"/>
                <w:szCs w:val="26"/>
              </w:rPr>
              <w:t>Bảo mật</w:t>
            </w:r>
          </w:p>
        </w:tc>
        <w:tc>
          <w:tcPr>
            <w:tcW w:w="0" w:type="auto"/>
            <w:hideMark/>
          </w:tcPr>
          <w:p w14:paraId="514527D4" w14:textId="77777777" w:rsidR="00F048F1" w:rsidRPr="00BE2790" w:rsidRDefault="00F048F1" w:rsidP="00F048F1">
            <w:pPr>
              <w:rPr>
                <w:rFonts w:cs="Times New Roman"/>
                <w:szCs w:val="26"/>
              </w:rPr>
            </w:pPr>
            <w:r w:rsidRPr="00BE2790">
              <w:rPr>
                <w:rFonts w:cs="Times New Roman"/>
                <w:szCs w:val="26"/>
              </w:rPr>
              <w:t>OWASP ZAP, npm audit</w:t>
            </w:r>
          </w:p>
        </w:tc>
        <w:tc>
          <w:tcPr>
            <w:tcW w:w="0" w:type="auto"/>
            <w:hideMark/>
          </w:tcPr>
          <w:p w14:paraId="6515C881" w14:textId="77777777" w:rsidR="00F048F1" w:rsidRPr="00BE2790" w:rsidRDefault="00F048F1" w:rsidP="00F048F1">
            <w:pPr>
              <w:rPr>
                <w:rFonts w:cs="Times New Roman"/>
                <w:szCs w:val="26"/>
              </w:rPr>
            </w:pPr>
            <w:r w:rsidRPr="00BE2790">
              <w:rPr>
                <w:rFonts w:cs="Times New Roman"/>
                <w:szCs w:val="26"/>
              </w:rPr>
              <w:t>Quét lỗ hổng</w:t>
            </w:r>
          </w:p>
        </w:tc>
      </w:tr>
      <w:tr w:rsidR="00F048F1" w:rsidRPr="00BE2790" w14:paraId="296DF470" w14:textId="77777777" w:rsidTr="00595AB7">
        <w:tc>
          <w:tcPr>
            <w:tcW w:w="0" w:type="auto"/>
            <w:hideMark/>
          </w:tcPr>
          <w:p w14:paraId="6A6846CA" w14:textId="77777777" w:rsidR="00F048F1" w:rsidRPr="00BE2790" w:rsidRDefault="00F048F1" w:rsidP="00F048F1">
            <w:pPr>
              <w:rPr>
                <w:rFonts w:cs="Times New Roman"/>
                <w:szCs w:val="26"/>
              </w:rPr>
            </w:pPr>
            <w:r w:rsidRPr="00BE2790">
              <w:rPr>
                <w:rFonts w:cs="Times New Roman"/>
                <w:szCs w:val="26"/>
              </w:rPr>
              <w:t>Phân tích tĩnh</w:t>
            </w:r>
          </w:p>
        </w:tc>
        <w:tc>
          <w:tcPr>
            <w:tcW w:w="0" w:type="auto"/>
            <w:hideMark/>
          </w:tcPr>
          <w:p w14:paraId="3D70A13A" w14:textId="77777777" w:rsidR="00F048F1" w:rsidRPr="00BE2790" w:rsidRDefault="00F048F1" w:rsidP="00F048F1">
            <w:pPr>
              <w:rPr>
                <w:rFonts w:cs="Times New Roman"/>
                <w:szCs w:val="26"/>
              </w:rPr>
            </w:pPr>
            <w:r w:rsidRPr="00BE2790">
              <w:rPr>
                <w:rFonts w:cs="Times New Roman"/>
                <w:szCs w:val="26"/>
              </w:rPr>
              <w:t>ESLint, SonarQube</w:t>
            </w:r>
          </w:p>
        </w:tc>
        <w:tc>
          <w:tcPr>
            <w:tcW w:w="0" w:type="auto"/>
            <w:hideMark/>
          </w:tcPr>
          <w:p w14:paraId="24E612DA" w14:textId="77777777" w:rsidR="00F048F1" w:rsidRPr="00BE2790" w:rsidRDefault="00F048F1" w:rsidP="00F048F1">
            <w:pPr>
              <w:rPr>
                <w:rFonts w:cs="Times New Roman"/>
                <w:szCs w:val="26"/>
              </w:rPr>
            </w:pPr>
            <w:r w:rsidRPr="00BE2790">
              <w:rPr>
                <w:rFonts w:cs="Times New Roman"/>
                <w:szCs w:val="26"/>
              </w:rPr>
              <w:t>Kiểm tra chất lượng mã</w:t>
            </w:r>
          </w:p>
        </w:tc>
      </w:tr>
    </w:tbl>
    <w:p w14:paraId="7A472BD9" w14:textId="77777777" w:rsidR="00F048F1" w:rsidRPr="00BE2790" w:rsidRDefault="00F048F1" w:rsidP="00595AB7">
      <w:pPr>
        <w:pStyle w:val="Heading4"/>
        <w:rPr>
          <w:szCs w:val="26"/>
        </w:rPr>
      </w:pPr>
      <w:r w:rsidRPr="00BE2790">
        <w:rPr>
          <w:szCs w:val="26"/>
        </w:rPr>
        <w:t>C. Chiến lược tích hợp CI/CD</w:t>
      </w:r>
    </w:p>
    <w:p w14:paraId="330BFA7B" w14:textId="77777777" w:rsidR="00A34D84" w:rsidRPr="00BE2790" w:rsidRDefault="00A34D84" w:rsidP="0015654F">
      <w:pPr>
        <w:pStyle w:val="ListParagraph"/>
        <w:numPr>
          <w:ilvl w:val="0"/>
          <w:numId w:val="29"/>
        </w:numPr>
        <w:rPr>
          <w:szCs w:val="26"/>
        </w:rPr>
      </w:pPr>
      <w:r w:rsidRPr="00BE2790">
        <w:rPr>
          <w:szCs w:val="26"/>
        </w:rPr>
        <w:t>Quy trình GitHub Actions CI/CD phải chạy hoàn tất với trạng thái thành công.</w:t>
      </w:r>
    </w:p>
    <w:p w14:paraId="6D951DE4" w14:textId="77777777" w:rsidR="00A34D84" w:rsidRPr="00BE2790" w:rsidRDefault="00A34D84" w:rsidP="0015654F">
      <w:pPr>
        <w:pStyle w:val="ListParagraph"/>
        <w:numPr>
          <w:ilvl w:val="0"/>
          <w:numId w:val="29"/>
        </w:numPr>
        <w:rPr>
          <w:szCs w:val="26"/>
        </w:rPr>
      </w:pPr>
      <w:r w:rsidRPr="00BE2790">
        <w:rPr>
          <w:szCs w:val="26"/>
        </w:rPr>
        <w:t>Không được tồn tại bất kỳ lỗi kiểm thử nào trong pipeline tự động.</w:t>
      </w:r>
    </w:p>
    <w:p w14:paraId="5EAA56F1" w14:textId="39B6C0B7" w:rsidR="00F048F1" w:rsidRPr="00BE2790" w:rsidRDefault="00F048F1" w:rsidP="00F048F1">
      <w:pPr>
        <w:rPr>
          <w:rFonts w:cs="Times New Roman"/>
          <w:szCs w:val="26"/>
        </w:rPr>
      </w:pPr>
    </w:p>
    <w:p w14:paraId="45A8F0E6" w14:textId="77777777" w:rsidR="00E90387" w:rsidRPr="00BE2790" w:rsidRDefault="00E90387" w:rsidP="002F0F55">
      <w:pPr>
        <w:pStyle w:val="Heading3"/>
        <w:rPr>
          <w:sz w:val="26"/>
          <w:szCs w:val="26"/>
        </w:rPr>
      </w:pPr>
      <w:bookmarkStart w:id="74" w:name="_Toc217218124"/>
      <w:r w:rsidRPr="00BE2790">
        <w:rPr>
          <w:sz w:val="26"/>
          <w:szCs w:val="26"/>
        </w:rPr>
        <w:lastRenderedPageBreak/>
        <w:t xml:space="preserve">3.5.4. Chiến lược quản lý </w:t>
      </w:r>
      <w:r w:rsidR="00F048F1" w:rsidRPr="00BE2790">
        <w:rPr>
          <w:sz w:val="26"/>
          <w:szCs w:val="26"/>
        </w:rPr>
        <w:t>dữ liệu kiểm thử</w:t>
      </w:r>
      <w:bookmarkEnd w:id="74"/>
    </w:p>
    <w:p w14:paraId="7D2E8C7B" w14:textId="77777777" w:rsidR="00F048F1" w:rsidRPr="00BE2790" w:rsidRDefault="00F048F1" w:rsidP="002F0F55">
      <w:pPr>
        <w:pStyle w:val="Heading4"/>
        <w:rPr>
          <w:szCs w:val="26"/>
        </w:rPr>
      </w:pPr>
      <w:r w:rsidRPr="00BE2790">
        <w:rPr>
          <w:szCs w:val="26"/>
        </w:rPr>
        <w:t>A. Nguyên tắc dữ liệu kiểm thử</w:t>
      </w:r>
    </w:p>
    <w:p w14:paraId="7DD03E38" w14:textId="77777777" w:rsidR="00F048F1" w:rsidRPr="00BE2790" w:rsidRDefault="00F048F1" w:rsidP="0015654F">
      <w:pPr>
        <w:numPr>
          <w:ilvl w:val="0"/>
          <w:numId w:val="27"/>
        </w:numPr>
        <w:rPr>
          <w:rFonts w:cs="Times New Roman"/>
          <w:szCs w:val="26"/>
        </w:rPr>
      </w:pPr>
      <w:r w:rsidRPr="00BE2790">
        <w:rPr>
          <w:rFonts w:cs="Times New Roman"/>
          <w:szCs w:val="26"/>
        </w:rPr>
        <w:t>Cô lập: Mỗi trường hợp kiểm thử độc lập, không phụ thuộc vào thứ tự thực thi</w:t>
      </w:r>
    </w:p>
    <w:p w14:paraId="38EFEE25" w14:textId="77777777" w:rsidR="00F048F1" w:rsidRPr="00BE2790" w:rsidRDefault="00F048F1" w:rsidP="0015654F">
      <w:pPr>
        <w:numPr>
          <w:ilvl w:val="0"/>
          <w:numId w:val="27"/>
        </w:numPr>
        <w:rPr>
          <w:rFonts w:cs="Times New Roman"/>
          <w:szCs w:val="26"/>
        </w:rPr>
      </w:pPr>
      <w:r w:rsidRPr="00BE2790">
        <w:rPr>
          <w:rFonts w:cs="Times New Roman"/>
          <w:szCs w:val="26"/>
        </w:rPr>
        <w:t>Nhất quán: Dữ liệu kiểm thử được tạo và dọn dẹp một cách nhất quán</w:t>
      </w:r>
    </w:p>
    <w:p w14:paraId="678FC865" w14:textId="77777777" w:rsidR="00F048F1" w:rsidRPr="00BE2790" w:rsidRDefault="00F048F1" w:rsidP="0015654F">
      <w:pPr>
        <w:numPr>
          <w:ilvl w:val="0"/>
          <w:numId w:val="27"/>
        </w:numPr>
        <w:rPr>
          <w:rFonts w:cs="Times New Roman"/>
          <w:szCs w:val="26"/>
        </w:rPr>
      </w:pPr>
      <w:r w:rsidRPr="00BE2790">
        <w:rPr>
          <w:rFonts w:cs="Times New Roman"/>
          <w:szCs w:val="26"/>
        </w:rPr>
        <w:t>Thực tế: Dữ liệu kiểm thử phản ánh dữ liệu sản xuất thực tế</w:t>
      </w:r>
    </w:p>
    <w:p w14:paraId="1207CB6C" w14:textId="77777777" w:rsidR="00F048F1" w:rsidRPr="00BE2790" w:rsidRDefault="00F048F1" w:rsidP="0015654F">
      <w:pPr>
        <w:numPr>
          <w:ilvl w:val="0"/>
          <w:numId w:val="27"/>
        </w:numPr>
        <w:rPr>
          <w:rFonts w:cs="Times New Roman"/>
          <w:szCs w:val="26"/>
        </w:rPr>
      </w:pPr>
      <w:r w:rsidRPr="00BE2790">
        <w:rPr>
          <w:rFonts w:cs="Times New Roman"/>
          <w:szCs w:val="26"/>
        </w:rPr>
        <w:t>Tối giản: Chỉ tạo dữ liệu cần thiết cho trường hợp kiểm thử</w:t>
      </w:r>
    </w:p>
    <w:p w14:paraId="5013A3F5" w14:textId="77777777" w:rsidR="00F048F1" w:rsidRPr="00BE2790" w:rsidRDefault="00F048F1" w:rsidP="002F0F55">
      <w:pPr>
        <w:pStyle w:val="Heading4"/>
        <w:rPr>
          <w:szCs w:val="26"/>
        </w:rPr>
      </w:pPr>
      <w:r w:rsidRPr="00BE2790">
        <w:rPr>
          <w:szCs w:val="26"/>
        </w:rPr>
        <w:t>B. Cách tiếp cận quản lý dữ liệu kiểm thử</w:t>
      </w:r>
    </w:p>
    <w:p w14:paraId="1C85D0E9" w14:textId="77777777" w:rsidR="00F048F1" w:rsidRPr="00BE2790" w:rsidRDefault="00F048F1" w:rsidP="0015654F">
      <w:pPr>
        <w:numPr>
          <w:ilvl w:val="0"/>
          <w:numId w:val="28"/>
        </w:numPr>
        <w:rPr>
          <w:rFonts w:cs="Times New Roman"/>
          <w:szCs w:val="26"/>
        </w:rPr>
      </w:pPr>
      <w:r w:rsidRPr="00BE2790">
        <w:rPr>
          <w:rFonts w:cs="Times New Roman"/>
          <w:szCs w:val="26"/>
        </w:rPr>
        <w:t>Cơ sở dữ liệu trong bộ nhớ: SQLite cho kiểm thử đơn vị</w:t>
      </w:r>
    </w:p>
    <w:p w14:paraId="54AC4B7E" w14:textId="77777777" w:rsidR="00F048F1" w:rsidRPr="00BE2790" w:rsidRDefault="00F048F1" w:rsidP="0015654F">
      <w:pPr>
        <w:numPr>
          <w:ilvl w:val="0"/>
          <w:numId w:val="28"/>
        </w:numPr>
        <w:rPr>
          <w:rFonts w:cs="Times New Roman"/>
          <w:szCs w:val="26"/>
        </w:rPr>
      </w:pPr>
      <w:r w:rsidRPr="00BE2790">
        <w:rPr>
          <w:rFonts w:cs="Times New Roman"/>
          <w:szCs w:val="26"/>
        </w:rPr>
        <w:t>Vùng chứa kiểm thử: Vùng chứa Docker cho kiểm thử tích hợp</w:t>
      </w:r>
    </w:p>
    <w:p w14:paraId="70D8FA3C" w14:textId="77777777" w:rsidR="00F048F1" w:rsidRPr="00BE2790" w:rsidRDefault="00F048F1" w:rsidP="0015654F">
      <w:pPr>
        <w:numPr>
          <w:ilvl w:val="0"/>
          <w:numId w:val="28"/>
        </w:numPr>
        <w:rPr>
          <w:rFonts w:cs="Times New Roman"/>
          <w:szCs w:val="26"/>
        </w:rPr>
      </w:pPr>
      <w:r w:rsidRPr="00BE2790">
        <w:rPr>
          <w:rFonts w:cs="Times New Roman"/>
          <w:szCs w:val="26"/>
        </w:rPr>
        <w:t>Nhà máy dữ liệu: Hàm nhà máy để tạo dữ liệu kiểm thử</w:t>
      </w:r>
    </w:p>
    <w:p w14:paraId="4F04CB5A" w14:textId="77777777" w:rsidR="00F048F1" w:rsidRPr="00BE2790" w:rsidRDefault="00F048F1" w:rsidP="0015654F">
      <w:pPr>
        <w:numPr>
          <w:ilvl w:val="0"/>
          <w:numId w:val="28"/>
        </w:numPr>
        <w:rPr>
          <w:rFonts w:cs="Times New Roman"/>
          <w:szCs w:val="26"/>
        </w:rPr>
      </w:pPr>
      <w:r w:rsidRPr="00BE2790">
        <w:rPr>
          <w:rFonts w:cs="Times New Roman"/>
          <w:szCs w:val="26"/>
        </w:rPr>
        <w:t>Bộ dữ liệu cố định: Bộ dữ liệu xác định trước cho các kịch bản phổ biến</w:t>
      </w:r>
    </w:p>
    <w:p w14:paraId="09E61EA9" w14:textId="77777777" w:rsidR="00C40247" w:rsidRPr="00BE2790" w:rsidRDefault="00C40247" w:rsidP="00C40247">
      <w:pPr>
        <w:pStyle w:val="Heading2"/>
        <w:rPr>
          <w:sz w:val="26"/>
          <w:szCs w:val="26"/>
        </w:rPr>
      </w:pPr>
      <w:bookmarkStart w:id="75" w:name="_Toc216846047"/>
      <w:bookmarkStart w:id="76" w:name="_Toc217218125"/>
      <w:r w:rsidRPr="00BE2790">
        <w:rPr>
          <w:sz w:val="26"/>
          <w:szCs w:val="26"/>
        </w:rPr>
        <w:t>3.6. Tài nguyên</w:t>
      </w:r>
      <w:bookmarkEnd w:id="75"/>
      <w:bookmarkEnd w:id="76"/>
    </w:p>
    <w:p w14:paraId="5C32F842" w14:textId="77777777" w:rsidR="00C40247" w:rsidRPr="00BE2790" w:rsidRDefault="00C40247" w:rsidP="00C40247">
      <w:pPr>
        <w:pStyle w:val="Heading3"/>
        <w:rPr>
          <w:sz w:val="26"/>
          <w:szCs w:val="26"/>
        </w:rPr>
      </w:pPr>
      <w:bookmarkStart w:id="77" w:name="_Toc216846048"/>
      <w:bookmarkStart w:id="78" w:name="_Toc217218126"/>
      <w:r w:rsidRPr="00BE2790">
        <w:rPr>
          <w:sz w:val="26"/>
          <w:szCs w:val="26"/>
        </w:rPr>
        <w:t>3.6.1. Nguồn nhân lực</w:t>
      </w:r>
      <w:bookmarkEnd w:id="77"/>
      <w:bookmarkEnd w:id="78"/>
    </w:p>
    <w:tbl>
      <w:tblPr>
        <w:tblStyle w:val="TableGridLight"/>
        <w:tblW w:w="0" w:type="auto"/>
        <w:tblLook w:val="06A0" w:firstRow="1" w:lastRow="0" w:firstColumn="1" w:lastColumn="0" w:noHBand="1" w:noVBand="1"/>
      </w:tblPr>
      <w:tblGrid>
        <w:gridCol w:w="2909"/>
        <w:gridCol w:w="2299"/>
        <w:gridCol w:w="4137"/>
      </w:tblGrid>
      <w:tr w:rsidR="00C40247" w:rsidRPr="00BE2790" w14:paraId="461549D8" w14:textId="77777777" w:rsidTr="00C963BC">
        <w:trPr>
          <w:trHeight w:val="300"/>
        </w:trPr>
        <w:tc>
          <w:tcPr>
            <w:tcW w:w="2955" w:type="dxa"/>
          </w:tcPr>
          <w:p w14:paraId="2A6AE507" w14:textId="77777777" w:rsidR="00C40247" w:rsidRPr="00C963BC" w:rsidRDefault="00C40247" w:rsidP="00C40247">
            <w:pPr>
              <w:rPr>
                <w:b/>
                <w:bCs/>
                <w:color w:val="1B1C1D"/>
                <w:szCs w:val="26"/>
              </w:rPr>
            </w:pPr>
            <w:bookmarkStart w:id="79" w:name="_Hlk217130065"/>
            <w:r w:rsidRPr="00C963BC">
              <w:rPr>
                <w:b/>
                <w:bCs/>
                <w:color w:val="1B1C1D"/>
                <w:szCs w:val="26"/>
              </w:rPr>
              <w:t>Người thực hiện</w:t>
            </w:r>
          </w:p>
        </w:tc>
        <w:tc>
          <w:tcPr>
            <w:tcW w:w="2325" w:type="dxa"/>
          </w:tcPr>
          <w:p w14:paraId="61E10A58" w14:textId="77777777" w:rsidR="00C40247" w:rsidRPr="00C963BC" w:rsidRDefault="00C40247" w:rsidP="00C40247">
            <w:pPr>
              <w:rPr>
                <w:b/>
                <w:bCs/>
                <w:color w:val="1B1C1D"/>
                <w:szCs w:val="26"/>
              </w:rPr>
            </w:pPr>
            <w:r w:rsidRPr="00C963BC">
              <w:rPr>
                <w:b/>
                <w:bCs/>
                <w:color w:val="1B1C1D"/>
                <w:szCs w:val="26"/>
              </w:rPr>
              <w:t>Vai trò</w:t>
            </w:r>
          </w:p>
        </w:tc>
        <w:tc>
          <w:tcPr>
            <w:tcW w:w="4203" w:type="dxa"/>
          </w:tcPr>
          <w:p w14:paraId="1156B2C7" w14:textId="77777777" w:rsidR="00C40247" w:rsidRPr="00C963BC" w:rsidRDefault="00C40247" w:rsidP="00C40247">
            <w:pPr>
              <w:rPr>
                <w:b/>
                <w:bCs/>
                <w:color w:val="1B1C1D"/>
                <w:szCs w:val="26"/>
              </w:rPr>
            </w:pPr>
            <w:r w:rsidRPr="00C963BC">
              <w:rPr>
                <w:b/>
                <w:bCs/>
                <w:color w:val="1B1C1D"/>
                <w:szCs w:val="26"/>
              </w:rPr>
              <w:t>Công việc cụ thể</w:t>
            </w:r>
          </w:p>
        </w:tc>
      </w:tr>
      <w:tr w:rsidR="00C40247" w:rsidRPr="00BE2790" w14:paraId="35F6CDD3" w14:textId="77777777" w:rsidTr="00C963BC">
        <w:trPr>
          <w:trHeight w:val="300"/>
        </w:trPr>
        <w:tc>
          <w:tcPr>
            <w:tcW w:w="2955" w:type="dxa"/>
          </w:tcPr>
          <w:p w14:paraId="39BEBD3C" w14:textId="13E26DF8" w:rsidR="00C40247" w:rsidRPr="0079502F" w:rsidRDefault="00C963BC" w:rsidP="00C40247">
            <w:pPr>
              <w:rPr>
                <w:color w:val="1B1C1D"/>
                <w:szCs w:val="26"/>
              </w:rPr>
            </w:pPr>
            <w:r>
              <w:rPr>
                <w:color w:val="1B1C1D"/>
                <w:szCs w:val="26"/>
              </w:rPr>
              <w:t>Trần Hữu Nam</w:t>
            </w:r>
          </w:p>
        </w:tc>
        <w:tc>
          <w:tcPr>
            <w:tcW w:w="2325" w:type="dxa"/>
          </w:tcPr>
          <w:p w14:paraId="656E7180" w14:textId="77777777" w:rsidR="00C40247" w:rsidRPr="0079502F" w:rsidRDefault="00C40247" w:rsidP="00C40247">
            <w:pPr>
              <w:rPr>
                <w:color w:val="1B1C1D"/>
                <w:szCs w:val="26"/>
              </w:rPr>
            </w:pPr>
            <w:r w:rsidRPr="0079502F">
              <w:rPr>
                <w:color w:val="1B1C1D"/>
                <w:szCs w:val="26"/>
              </w:rPr>
              <w:t>Kiểm thử viên/Lập trình viên</w:t>
            </w:r>
          </w:p>
          <w:p w14:paraId="59051902" w14:textId="77777777" w:rsidR="00C40247" w:rsidRPr="0079502F" w:rsidRDefault="00C40247" w:rsidP="00C40247">
            <w:pPr>
              <w:rPr>
                <w:szCs w:val="26"/>
                <w:lang w:val="en"/>
              </w:rPr>
            </w:pPr>
            <w:r w:rsidRPr="0079502F">
              <w:rPr>
                <w:szCs w:val="26"/>
                <w:lang w:val="en"/>
              </w:rPr>
              <w:t xml:space="preserve"> </w:t>
            </w:r>
          </w:p>
        </w:tc>
        <w:tc>
          <w:tcPr>
            <w:tcW w:w="4203" w:type="dxa"/>
          </w:tcPr>
          <w:p w14:paraId="339D55F1" w14:textId="77777777" w:rsidR="00C40247" w:rsidRPr="0079502F" w:rsidRDefault="00C40247" w:rsidP="00C40247">
            <w:pPr>
              <w:rPr>
                <w:szCs w:val="26"/>
              </w:rPr>
            </w:pPr>
            <w:r w:rsidRPr="0079502F">
              <w:rPr>
                <w:szCs w:val="26"/>
              </w:rPr>
              <w:t>Lập kế hoạch kiểm thử, thực hiện kiểm thử hệ thống, viết mã CI/CD trong GitHub Actions, ghi chép tài kiểm thử</w:t>
            </w:r>
          </w:p>
        </w:tc>
      </w:tr>
      <w:tr w:rsidR="00C40247" w:rsidRPr="00BE2790" w14:paraId="524B540C" w14:textId="77777777" w:rsidTr="00C963BC">
        <w:trPr>
          <w:trHeight w:val="1695"/>
        </w:trPr>
        <w:tc>
          <w:tcPr>
            <w:tcW w:w="2955" w:type="dxa"/>
          </w:tcPr>
          <w:p w14:paraId="5842F83C" w14:textId="714D59CC" w:rsidR="00C40247" w:rsidRPr="0079502F" w:rsidRDefault="00C963BC" w:rsidP="00C40247">
            <w:pPr>
              <w:rPr>
                <w:color w:val="1B1C1D"/>
                <w:szCs w:val="26"/>
                <w:lang w:val="en"/>
              </w:rPr>
            </w:pPr>
            <w:r>
              <w:rPr>
                <w:color w:val="1B1C1D"/>
                <w:szCs w:val="26"/>
                <w:lang w:val="en"/>
              </w:rPr>
              <w:t>Phạm Thanh Phong</w:t>
            </w:r>
          </w:p>
          <w:p w14:paraId="1C39F4CF" w14:textId="77777777" w:rsidR="00C40247" w:rsidRPr="0079502F" w:rsidRDefault="00C40247" w:rsidP="00C40247">
            <w:pPr>
              <w:rPr>
                <w:szCs w:val="26"/>
                <w:lang w:val="en"/>
              </w:rPr>
            </w:pPr>
            <w:r w:rsidRPr="0079502F">
              <w:rPr>
                <w:szCs w:val="26"/>
                <w:lang w:val="en"/>
              </w:rPr>
              <w:t xml:space="preserve"> </w:t>
            </w:r>
          </w:p>
        </w:tc>
        <w:tc>
          <w:tcPr>
            <w:tcW w:w="2325" w:type="dxa"/>
          </w:tcPr>
          <w:p w14:paraId="767168F6" w14:textId="77777777" w:rsidR="00C40247" w:rsidRPr="0079502F" w:rsidRDefault="00C40247" w:rsidP="00C40247">
            <w:pPr>
              <w:rPr>
                <w:color w:val="1B1C1D"/>
                <w:szCs w:val="26"/>
              </w:rPr>
            </w:pPr>
            <w:r w:rsidRPr="0079502F">
              <w:rPr>
                <w:color w:val="1B1C1D"/>
                <w:szCs w:val="26"/>
              </w:rPr>
              <w:t>Kiểm thử viên/Lập trình viên</w:t>
            </w:r>
          </w:p>
          <w:p w14:paraId="77D4954F" w14:textId="77777777" w:rsidR="00C40247" w:rsidRPr="0079502F" w:rsidRDefault="00C40247" w:rsidP="00C40247">
            <w:pPr>
              <w:rPr>
                <w:color w:val="1B1C1D"/>
                <w:szCs w:val="26"/>
                <w:lang w:val="en"/>
              </w:rPr>
            </w:pPr>
            <w:r w:rsidRPr="0079502F">
              <w:rPr>
                <w:color w:val="1B1C1D"/>
                <w:szCs w:val="26"/>
                <w:lang w:val="en"/>
              </w:rPr>
              <w:t xml:space="preserve"> </w:t>
            </w:r>
          </w:p>
        </w:tc>
        <w:tc>
          <w:tcPr>
            <w:tcW w:w="4203" w:type="dxa"/>
          </w:tcPr>
          <w:p w14:paraId="3170DFED" w14:textId="77777777" w:rsidR="00C40247" w:rsidRPr="0079502F" w:rsidRDefault="00C40247" w:rsidP="00C40247">
            <w:pPr>
              <w:rPr>
                <w:szCs w:val="26"/>
              </w:rPr>
            </w:pPr>
            <w:r w:rsidRPr="0079502F">
              <w:rPr>
                <w:szCs w:val="26"/>
              </w:rPr>
              <w:t>Thiết kế Test Case, thực hiện kiểm thử đơn vị và kiểm thử tích hợp, lập review checklist, ghi chép tài liệu kiểm thử</w:t>
            </w:r>
          </w:p>
        </w:tc>
      </w:tr>
      <w:tr w:rsidR="00C40247" w:rsidRPr="00BE2790" w14:paraId="45CE4F2B" w14:textId="77777777" w:rsidTr="00C963BC">
        <w:trPr>
          <w:trHeight w:val="300"/>
        </w:trPr>
        <w:tc>
          <w:tcPr>
            <w:tcW w:w="2955" w:type="dxa"/>
          </w:tcPr>
          <w:p w14:paraId="2EE43F1B" w14:textId="77777777" w:rsidR="00C40247" w:rsidRPr="0079502F" w:rsidRDefault="00C40247" w:rsidP="00C40247">
            <w:pPr>
              <w:rPr>
                <w:szCs w:val="26"/>
              </w:rPr>
            </w:pPr>
            <w:r w:rsidRPr="0079502F">
              <w:rPr>
                <w:szCs w:val="26"/>
              </w:rPr>
              <w:t>TS. Đỗ Như Tài</w:t>
            </w:r>
          </w:p>
        </w:tc>
        <w:tc>
          <w:tcPr>
            <w:tcW w:w="2325" w:type="dxa"/>
          </w:tcPr>
          <w:p w14:paraId="0555B41F" w14:textId="77777777" w:rsidR="00C40247" w:rsidRPr="0079502F" w:rsidRDefault="00C40247" w:rsidP="00C40247">
            <w:pPr>
              <w:rPr>
                <w:szCs w:val="26"/>
              </w:rPr>
            </w:pPr>
            <w:r w:rsidRPr="0079502F">
              <w:rPr>
                <w:szCs w:val="26"/>
              </w:rPr>
              <w:t>Product Owner</w:t>
            </w:r>
          </w:p>
        </w:tc>
        <w:tc>
          <w:tcPr>
            <w:tcW w:w="4203" w:type="dxa"/>
          </w:tcPr>
          <w:p w14:paraId="43EBBD69" w14:textId="77777777" w:rsidR="00C40247" w:rsidRPr="0079502F" w:rsidRDefault="00C40247" w:rsidP="00C40247">
            <w:pPr>
              <w:rPr>
                <w:szCs w:val="26"/>
              </w:rPr>
            </w:pPr>
            <w:r w:rsidRPr="0079502F">
              <w:rPr>
                <w:szCs w:val="26"/>
              </w:rPr>
              <w:t>Thực hiện kiểm thử chấp nhận</w:t>
            </w:r>
          </w:p>
        </w:tc>
      </w:tr>
    </w:tbl>
    <w:p w14:paraId="16BFFF4A" w14:textId="77777777" w:rsidR="00C40247" w:rsidRPr="00BE2790" w:rsidRDefault="00C40247" w:rsidP="00C40247">
      <w:pPr>
        <w:rPr>
          <w:szCs w:val="26"/>
        </w:rPr>
      </w:pPr>
    </w:p>
    <w:p w14:paraId="5EB1651D" w14:textId="77777777" w:rsidR="00C40247" w:rsidRPr="00BE2790" w:rsidRDefault="00C40247" w:rsidP="00C40247">
      <w:pPr>
        <w:rPr>
          <w:szCs w:val="26"/>
        </w:rPr>
      </w:pPr>
    </w:p>
    <w:p w14:paraId="56810252" w14:textId="77777777" w:rsidR="00C40247" w:rsidRPr="00BE2790" w:rsidRDefault="00C40247" w:rsidP="00C40247">
      <w:pPr>
        <w:rPr>
          <w:szCs w:val="26"/>
        </w:rPr>
      </w:pPr>
    </w:p>
    <w:p w14:paraId="2E42D623" w14:textId="77777777" w:rsidR="00C40247" w:rsidRPr="00BE2790" w:rsidRDefault="00C40247" w:rsidP="00C40247">
      <w:pPr>
        <w:rPr>
          <w:szCs w:val="26"/>
        </w:rPr>
      </w:pPr>
    </w:p>
    <w:p w14:paraId="551DC817" w14:textId="77777777" w:rsidR="00C40247" w:rsidRPr="00BE2790" w:rsidRDefault="00C40247" w:rsidP="00C963BC">
      <w:pPr>
        <w:pStyle w:val="Heading3"/>
        <w:rPr>
          <w:sz w:val="26"/>
          <w:szCs w:val="26"/>
        </w:rPr>
      </w:pPr>
      <w:bookmarkStart w:id="80" w:name="_Toc216846049"/>
      <w:bookmarkStart w:id="81" w:name="_Toc217218127"/>
      <w:r w:rsidRPr="00BE2790">
        <w:rPr>
          <w:sz w:val="26"/>
          <w:szCs w:val="26"/>
        </w:rPr>
        <w:lastRenderedPageBreak/>
        <w:t>3.6.2. Lịch trình kiểm thử</w:t>
      </w:r>
      <w:bookmarkEnd w:id="80"/>
      <w:bookmarkEnd w:id="81"/>
    </w:p>
    <w:tbl>
      <w:tblPr>
        <w:tblStyle w:val="TableGridLight"/>
        <w:tblW w:w="0" w:type="auto"/>
        <w:tblLook w:val="06A0" w:firstRow="1" w:lastRow="0" w:firstColumn="1" w:lastColumn="0" w:noHBand="1" w:noVBand="1"/>
      </w:tblPr>
      <w:tblGrid>
        <w:gridCol w:w="2542"/>
        <w:gridCol w:w="1881"/>
        <w:gridCol w:w="2444"/>
        <w:gridCol w:w="2468"/>
      </w:tblGrid>
      <w:tr w:rsidR="00C40247" w:rsidRPr="00BE2790" w14:paraId="60F76D85" w14:textId="77777777" w:rsidTr="00C963BC">
        <w:trPr>
          <w:trHeight w:val="300"/>
        </w:trPr>
        <w:tc>
          <w:tcPr>
            <w:tcW w:w="2542" w:type="dxa"/>
          </w:tcPr>
          <w:p w14:paraId="72921037" w14:textId="77777777" w:rsidR="00C40247" w:rsidRPr="00C963BC" w:rsidRDefault="00C40247" w:rsidP="00C40247">
            <w:pPr>
              <w:rPr>
                <w:b/>
                <w:bCs/>
                <w:szCs w:val="26"/>
              </w:rPr>
            </w:pPr>
            <w:r w:rsidRPr="00C963BC">
              <w:rPr>
                <w:b/>
                <w:bCs/>
                <w:szCs w:val="26"/>
              </w:rPr>
              <w:t>Nhiệm vụ</w:t>
            </w:r>
          </w:p>
        </w:tc>
        <w:tc>
          <w:tcPr>
            <w:tcW w:w="1881" w:type="dxa"/>
          </w:tcPr>
          <w:p w14:paraId="68850377" w14:textId="77777777" w:rsidR="00C40247" w:rsidRPr="00C963BC" w:rsidRDefault="00C40247" w:rsidP="00C40247">
            <w:pPr>
              <w:rPr>
                <w:b/>
                <w:bCs/>
                <w:szCs w:val="26"/>
              </w:rPr>
            </w:pPr>
            <w:r w:rsidRPr="00C963BC">
              <w:rPr>
                <w:b/>
                <w:bCs/>
                <w:szCs w:val="26"/>
              </w:rPr>
              <w:t>Người phụ trách</w:t>
            </w:r>
          </w:p>
        </w:tc>
        <w:tc>
          <w:tcPr>
            <w:tcW w:w="2444" w:type="dxa"/>
          </w:tcPr>
          <w:p w14:paraId="51E2E53D" w14:textId="77777777" w:rsidR="00C40247" w:rsidRPr="00C963BC" w:rsidRDefault="00C40247" w:rsidP="00C40247">
            <w:pPr>
              <w:rPr>
                <w:b/>
                <w:bCs/>
                <w:szCs w:val="26"/>
              </w:rPr>
            </w:pPr>
            <w:r w:rsidRPr="00C963BC">
              <w:rPr>
                <w:b/>
                <w:bCs/>
                <w:szCs w:val="26"/>
              </w:rPr>
              <w:t>Thời gian bắt đầu</w:t>
            </w:r>
          </w:p>
        </w:tc>
        <w:tc>
          <w:tcPr>
            <w:tcW w:w="2468" w:type="dxa"/>
          </w:tcPr>
          <w:p w14:paraId="08813C6A" w14:textId="77777777" w:rsidR="00C40247" w:rsidRPr="00C963BC" w:rsidRDefault="00C40247" w:rsidP="00C40247">
            <w:pPr>
              <w:rPr>
                <w:b/>
                <w:bCs/>
                <w:szCs w:val="26"/>
              </w:rPr>
            </w:pPr>
            <w:r w:rsidRPr="00C963BC">
              <w:rPr>
                <w:b/>
                <w:bCs/>
                <w:szCs w:val="26"/>
              </w:rPr>
              <w:t>Thời gian kết thúc</w:t>
            </w:r>
          </w:p>
        </w:tc>
      </w:tr>
      <w:tr w:rsidR="00C963BC" w:rsidRPr="00BE2790" w14:paraId="7128BAA2" w14:textId="77777777" w:rsidTr="00C963BC">
        <w:trPr>
          <w:trHeight w:val="300"/>
        </w:trPr>
        <w:tc>
          <w:tcPr>
            <w:tcW w:w="2542" w:type="dxa"/>
          </w:tcPr>
          <w:p w14:paraId="0F317E4E" w14:textId="77777777" w:rsidR="00C963BC" w:rsidRPr="0079502F" w:rsidRDefault="00C963BC" w:rsidP="00C963BC">
            <w:pPr>
              <w:rPr>
                <w:szCs w:val="26"/>
              </w:rPr>
            </w:pPr>
            <w:r w:rsidRPr="0079502F">
              <w:rPr>
                <w:szCs w:val="26"/>
              </w:rPr>
              <w:t>Lập kế hoạch kiểm thử</w:t>
            </w:r>
          </w:p>
        </w:tc>
        <w:tc>
          <w:tcPr>
            <w:tcW w:w="1881" w:type="dxa"/>
          </w:tcPr>
          <w:p w14:paraId="78C73AE4" w14:textId="5156A16D" w:rsidR="00C963BC" w:rsidRPr="0079502F" w:rsidRDefault="00C963BC" w:rsidP="00C963BC">
            <w:pPr>
              <w:rPr>
                <w:szCs w:val="26"/>
              </w:rPr>
            </w:pPr>
            <w:r>
              <w:rPr>
                <w:color w:val="1B1C1D"/>
                <w:szCs w:val="26"/>
              </w:rPr>
              <w:t>Trần Hữu Nam</w:t>
            </w:r>
          </w:p>
        </w:tc>
        <w:tc>
          <w:tcPr>
            <w:tcW w:w="2444" w:type="dxa"/>
          </w:tcPr>
          <w:p w14:paraId="0E2B44C0" w14:textId="1F50D86A" w:rsidR="00C963BC" w:rsidRPr="0079502F" w:rsidRDefault="00082670" w:rsidP="00C963BC">
            <w:pPr>
              <w:rPr>
                <w:szCs w:val="26"/>
                <w:lang w:val="en"/>
              </w:rPr>
            </w:pPr>
            <w:r>
              <w:rPr>
                <w:szCs w:val="26"/>
                <w:lang w:val="en"/>
              </w:rPr>
              <w:t>20</w:t>
            </w:r>
            <w:r w:rsidR="00C963BC" w:rsidRPr="0079502F">
              <w:rPr>
                <w:szCs w:val="26"/>
                <w:lang w:val="en"/>
              </w:rPr>
              <w:t>/10/2025</w:t>
            </w:r>
          </w:p>
        </w:tc>
        <w:tc>
          <w:tcPr>
            <w:tcW w:w="2468" w:type="dxa"/>
          </w:tcPr>
          <w:p w14:paraId="2CF94069" w14:textId="673CE430" w:rsidR="00C963BC" w:rsidRPr="0079502F" w:rsidRDefault="0050790B" w:rsidP="00C963BC">
            <w:pPr>
              <w:rPr>
                <w:szCs w:val="26"/>
                <w:lang w:val="en"/>
              </w:rPr>
            </w:pPr>
            <w:r>
              <w:rPr>
                <w:szCs w:val="26"/>
                <w:lang w:val="en"/>
              </w:rPr>
              <w:t>20</w:t>
            </w:r>
            <w:r w:rsidR="00C963BC" w:rsidRPr="0079502F">
              <w:rPr>
                <w:szCs w:val="26"/>
                <w:lang w:val="en"/>
              </w:rPr>
              <w:t>/</w:t>
            </w:r>
            <w:r>
              <w:rPr>
                <w:szCs w:val="26"/>
                <w:lang w:val="en"/>
              </w:rPr>
              <w:t>11</w:t>
            </w:r>
            <w:r w:rsidR="00C963BC" w:rsidRPr="0079502F">
              <w:rPr>
                <w:szCs w:val="26"/>
                <w:lang w:val="en"/>
              </w:rPr>
              <w:t>/2025</w:t>
            </w:r>
          </w:p>
        </w:tc>
      </w:tr>
      <w:tr w:rsidR="00C40247" w:rsidRPr="00BE2790" w14:paraId="54160ABA" w14:textId="77777777" w:rsidTr="00C963BC">
        <w:trPr>
          <w:trHeight w:val="300"/>
        </w:trPr>
        <w:tc>
          <w:tcPr>
            <w:tcW w:w="2542" w:type="dxa"/>
          </w:tcPr>
          <w:p w14:paraId="428CC56C" w14:textId="77777777" w:rsidR="00C40247" w:rsidRPr="0079502F" w:rsidRDefault="00C40247" w:rsidP="00C40247">
            <w:pPr>
              <w:rPr>
                <w:szCs w:val="26"/>
              </w:rPr>
            </w:pPr>
            <w:r w:rsidRPr="0079502F">
              <w:rPr>
                <w:szCs w:val="26"/>
              </w:rPr>
              <w:t>Thiết kế Test Case</w:t>
            </w:r>
          </w:p>
        </w:tc>
        <w:tc>
          <w:tcPr>
            <w:tcW w:w="1881" w:type="dxa"/>
          </w:tcPr>
          <w:p w14:paraId="75D33847" w14:textId="77777777" w:rsidR="00C963BC" w:rsidRPr="0079502F" w:rsidRDefault="00C963BC" w:rsidP="00C963BC">
            <w:pPr>
              <w:rPr>
                <w:color w:val="1B1C1D"/>
                <w:szCs w:val="26"/>
                <w:lang w:val="en"/>
              </w:rPr>
            </w:pPr>
            <w:r>
              <w:rPr>
                <w:color w:val="1B1C1D"/>
                <w:szCs w:val="26"/>
                <w:lang w:val="en"/>
              </w:rPr>
              <w:t>Phạm Thanh Phong</w:t>
            </w:r>
          </w:p>
          <w:p w14:paraId="2D7EA1B8" w14:textId="52F7570C" w:rsidR="00C40247" w:rsidRPr="0079502F" w:rsidRDefault="00C40247" w:rsidP="00C40247">
            <w:pPr>
              <w:rPr>
                <w:szCs w:val="26"/>
                <w:lang w:val="en"/>
              </w:rPr>
            </w:pPr>
          </w:p>
        </w:tc>
        <w:tc>
          <w:tcPr>
            <w:tcW w:w="2444" w:type="dxa"/>
          </w:tcPr>
          <w:p w14:paraId="6E0ECF61" w14:textId="18C7B28D" w:rsidR="00C40247" w:rsidRPr="0079502F" w:rsidRDefault="00484460" w:rsidP="00C40247">
            <w:pPr>
              <w:rPr>
                <w:szCs w:val="26"/>
                <w:lang w:val="en"/>
              </w:rPr>
            </w:pPr>
            <w:r>
              <w:rPr>
                <w:szCs w:val="26"/>
                <w:lang w:val="en"/>
              </w:rPr>
              <w:t>21</w:t>
            </w:r>
            <w:r w:rsidR="00C40247" w:rsidRPr="0079502F">
              <w:rPr>
                <w:szCs w:val="26"/>
                <w:lang w:val="en"/>
              </w:rPr>
              <w:t>/1</w:t>
            </w:r>
            <w:r>
              <w:rPr>
                <w:szCs w:val="26"/>
                <w:lang w:val="en"/>
              </w:rPr>
              <w:t>1</w:t>
            </w:r>
            <w:r w:rsidR="00C40247" w:rsidRPr="0079502F">
              <w:rPr>
                <w:szCs w:val="26"/>
                <w:lang w:val="en"/>
              </w:rPr>
              <w:t>/2025</w:t>
            </w:r>
          </w:p>
        </w:tc>
        <w:tc>
          <w:tcPr>
            <w:tcW w:w="2468" w:type="dxa"/>
          </w:tcPr>
          <w:p w14:paraId="4936BDA4" w14:textId="12B0B850" w:rsidR="00C40247" w:rsidRPr="0079502F" w:rsidRDefault="00C40247" w:rsidP="00C40247">
            <w:pPr>
              <w:rPr>
                <w:szCs w:val="26"/>
                <w:lang w:val="en"/>
              </w:rPr>
            </w:pPr>
            <w:r w:rsidRPr="0079502F">
              <w:rPr>
                <w:szCs w:val="26"/>
                <w:lang w:val="en"/>
              </w:rPr>
              <w:t>2</w:t>
            </w:r>
            <w:r w:rsidR="00996237">
              <w:rPr>
                <w:szCs w:val="26"/>
                <w:lang w:val="en"/>
              </w:rPr>
              <w:t>8</w:t>
            </w:r>
            <w:r w:rsidRPr="0079502F">
              <w:rPr>
                <w:szCs w:val="26"/>
                <w:lang w:val="en"/>
              </w:rPr>
              <w:t>/1</w:t>
            </w:r>
            <w:r w:rsidR="00996237">
              <w:rPr>
                <w:szCs w:val="26"/>
                <w:lang w:val="en"/>
              </w:rPr>
              <w:t>1</w:t>
            </w:r>
            <w:r w:rsidRPr="0079502F">
              <w:rPr>
                <w:szCs w:val="26"/>
                <w:lang w:val="en"/>
              </w:rPr>
              <w:t>/2025</w:t>
            </w:r>
          </w:p>
        </w:tc>
      </w:tr>
      <w:tr w:rsidR="00C40247" w:rsidRPr="00BE2790" w14:paraId="25F4EE8D" w14:textId="77777777" w:rsidTr="00C963BC">
        <w:trPr>
          <w:trHeight w:val="300"/>
        </w:trPr>
        <w:tc>
          <w:tcPr>
            <w:tcW w:w="2542" w:type="dxa"/>
          </w:tcPr>
          <w:p w14:paraId="6CA66CB7" w14:textId="77777777" w:rsidR="00C40247" w:rsidRPr="0079502F" w:rsidRDefault="00C40247" w:rsidP="00C40247">
            <w:pPr>
              <w:rPr>
                <w:szCs w:val="26"/>
              </w:rPr>
            </w:pPr>
            <w:r w:rsidRPr="0079502F">
              <w:rPr>
                <w:szCs w:val="26"/>
              </w:rPr>
              <w:t>Lập review checklist</w:t>
            </w:r>
          </w:p>
        </w:tc>
        <w:tc>
          <w:tcPr>
            <w:tcW w:w="1881" w:type="dxa"/>
          </w:tcPr>
          <w:p w14:paraId="46CFF156" w14:textId="77777777" w:rsidR="00C963BC" w:rsidRPr="0079502F" w:rsidRDefault="00C963BC" w:rsidP="00C963BC">
            <w:pPr>
              <w:rPr>
                <w:color w:val="1B1C1D"/>
                <w:szCs w:val="26"/>
                <w:lang w:val="en"/>
              </w:rPr>
            </w:pPr>
            <w:r>
              <w:rPr>
                <w:color w:val="1B1C1D"/>
                <w:szCs w:val="26"/>
                <w:lang w:val="en"/>
              </w:rPr>
              <w:t>Phạm Thanh Phong</w:t>
            </w:r>
          </w:p>
          <w:p w14:paraId="47A59EF1" w14:textId="31272C01" w:rsidR="00C40247" w:rsidRPr="0079502F" w:rsidRDefault="00C40247" w:rsidP="00C40247">
            <w:pPr>
              <w:rPr>
                <w:szCs w:val="26"/>
                <w:lang w:val="en"/>
              </w:rPr>
            </w:pPr>
          </w:p>
        </w:tc>
        <w:tc>
          <w:tcPr>
            <w:tcW w:w="2444" w:type="dxa"/>
          </w:tcPr>
          <w:p w14:paraId="37CF6422" w14:textId="54C93864" w:rsidR="00C40247" w:rsidRPr="0079502F" w:rsidRDefault="00C40247" w:rsidP="00C40247">
            <w:pPr>
              <w:rPr>
                <w:szCs w:val="26"/>
                <w:lang w:val="en"/>
              </w:rPr>
            </w:pPr>
            <w:r w:rsidRPr="0079502F">
              <w:rPr>
                <w:szCs w:val="26"/>
                <w:lang w:val="en"/>
              </w:rPr>
              <w:t>2</w:t>
            </w:r>
            <w:r w:rsidR="009352FB">
              <w:rPr>
                <w:szCs w:val="26"/>
                <w:lang w:val="en"/>
              </w:rPr>
              <w:t>2</w:t>
            </w:r>
            <w:r w:rsidRPr="0079502F">
              <w:rPr>
                <w:szCs w:val="26"/>
                <w:lang w:val="en"/>
              </w:rPr>
              <w:t>/1</w:t>
            </w:r>
            <w:r w:rsidR="009352FB">
              <w:rPr>
                <w:szCs w:val="26"/>
                <w:lang w:val="en"/>
              </w:rPr>
              <w:t>1</w:t>
            </w:r>
            <w:r w:rsidRPr="0079502F">
              <w:rPr>
                <w:szCs w:val="26"/>
                <w:lang w:val="en"/>
              </w:rPr>
              <w:t>/2025</w:t>
            </w:r>
          </w:p>
        </w:tc>
        <w:tc>
          <w:tcPr>
            <w:tcW w:w="2468" w:type="dxa"/>
          </w:tcPr>
          <w:p w14:paraId="2A414B5D" w14:textId="66D87C99" w:rsidR="00C40247" w:rsidRPr="0079502F" w:rsidRDefault="00C40247" w:rsidP="00C40247">
            <w:pPr>
              <w:rPr>
                <w:szCs w:val="26"/>
                <w:lang w:val="en"/>
              </w:rPr>
            </w:pPr>
            <w:r w:rsidRPr="0079502F">
              <w:rPr>
                <w:szCs w:val="26"/>
                <w:lang w:val="en"/>
              </w:rPr>
              <w:t>31/1</w:t>
            </w:r>
            <w:r w:rsidR="005D2488">
              <w:rPr>
                <w:szCs w:val="26"/>
                <w:lang w:val="en"/>
              </w:rPr>
              <w:t>1</w:t>
            </w:r>
            <w:r w:rsidRPr="0079502F">
              <w:rPr>
                <w:szCs w:val="26"/>
                <w:lang w:val="en"/>
              </w:rPr>
              <w:t>/2025</w:t>
            </w:r>
          </w:p>
        </w:tc>
      </w:tr>
      <w:tr w:rsidR="00C40247" w:rsidRPr="00BE2790" w14:paraId="05477DB1" w14:textId="77777777" w:rsidTr="00C963BC">
        <w:trPr>
          <w:trHeight w:val="300"/>
        </w:trPr>
        <w:tc>
          <w:tcPr>
            <w:tcW w:w="2542" w:type="dxa"/>
          </w:tcPr>
          <w:p w14:paraId="407060CD" w14:textId="77777777" w:rsidR="00C40247" w:rsidRPr="0079502F" w:rsidRDefault="00C40247" w:rsidP="00C40247">
            <w:pPr>
              <w:rPr>
                <w:szCs w:val="26"/>
              </w:rPr>
            </w:pPr>
            <w:r w:rsidRPr="0079502F">
              <w:rPr>
                <w:szCs w:val="26"/>
              </w:rPr>
              <w:t>Thực hiện kiểm thử đơn vị và tích hợp</w:t>
            </w:r>
          </w:p>
        </w:tc>
        <w:tc>
          <w:tcPr>
            <w:tcW w:w="1881" w:type="dxa"/>
          </w:tcPr>
          <w:p w14:paraId="25E85B37" w14:textId="77777777" w:rsidR="00C963BC" w:rsidRPr="0079502F" w:rsidRDefault="00C963BC" w:rsidP="00C963BC">
            <w:pPr>
              <w:rPr>
                <w:color w:val="1B1C1D"/>
                <w:szCs w:val="26"/>
                <w:lang w:val="en"/>
              </w:rPr>
            </w:pPr>
            <w:r>
              <w:rPr>
                <w:color w:val="1B1C1D"/>
                <w:szCs w:val="26"/>
                <w:lang w:val="en"/>
              </w:rPr>
              <w:t>Phạm Thanh Phong</w:t>
            </w:r>
          </w:p>
          <w:p w14:paraId="323E808D" w14:textId="353DFB8F" w:rsidR="00C40247" w:rsidRPr="0079502F" w:rsidRDefault="00C40247" w:rsidP="00C40247">
            <w:pPr>
              <w:rPr>
                <w:szCs w:val="26"/>
                <w:lang w:val="en"/>
              </w:rPr>
            </w:pPr>
          </w:p>
        </w:tc>
        <w:tc>
          <w:tcPr>
            <w:tcW w:w="2444" w:type="dxa"/>
          </w:tcPr>
          <w:p w14:paraId="22D6602A" w14:textId="0BA9A18E" w:rsidR="00C40247" w:rsidRPr="0079502F" w:rsidRDefault="001545E9" w:rsidP="00C40247">
            <w:pPr>
              <w:rPr>
                <w:szCs w:val="26"/>
                <w:lang w:val="en"/>
              </w:rPr>
            </w:pPr>
            <w:r>
              <w:rPr>
                <w:szCs w:val="26"/>
                <w:lang w:val="en"/>
              </w:rPr>
              <w:t>01</w:t>
            </w:r>
            <w:r w:rsidR="00C40247" w:rsidRPr="0079502F">
              <w:rPr>
                <w:szCs w:val="26"/>
                <w:lang w:val="en"/>
              </w:rPr>
              <w:t>/1</w:t>
            </w:r>
            <w:r>
              <w:rPr>
                <w:szCs w:val="26"/>
                <w:lang w:val="en"/>
              </w:rPr>
              <w:t>2</w:t>
            </w:r>
            <w:r w:rsidR="00C40247" w:rsidRPr="0079502F">
              <w:rPr>
                <w:szCs w:val="26"/>
                <w:lang w:val="en"/>
              </w:rPr>
              <w:t>/2025</w:t>
            </w:r>
          </w:p>
        </w:tc>
        <w:tc>
          <w:tcPr>
            <w:tcW w:w="2468" w:type="dxa"/>
          </w:tcPr>
          <w:p w14:paraId="1533F4EA" w14:textId="261D7E8B" w:rsidR="00C40247" w:rsidRPr="0079502F" w:rsidRDefault="00D371AA" w:rsidP="00C40247">
            <w:pPr>
              <w:rPr>
                <w:szCs w:val="26"/>
                <w:lang w:val="en"/>
              </w:rPr>
            </w:pPr>
            <w:r>
              <w:rPr>
                <w:szCs w:val="26"/>
                <w:lang w:val="en"/>
              </w:rPr>
              <w:t>05</w:t>
            </w:r>
            <w:r w:rsidR="00C40247" w:rsidRPr="0079502F">
              <w:rPr>
                <w:szCs w:val="26"/>
                <w:lang w:val="en"/>
              </w:rPr>
              <w:t>/1</w:t>
            </w:r>
            <w:r>
              <w:rPr>
                <w:szCs w:val="26"/>
                <w:lang w:val="en"/>
              </w:rPr>
              <w:t>2</w:t>
            </w:r>
            <w:r w:rsidR="00C40247" w:rsidRPr="0079502F">
              <w:rPr>
                <w:szCs w:val="26"/>
                <w:lang w:val="en"/>
              </w:rPr>
              <w:t>/2025</w:t>
            </w:r>
          </w:p>
        </w:tc>
      </w:tr>
      <w:tr w:rsidR="00C963BC" w:rsidRPr="00BE2790" w14:paraId="4B53D21B" w14:textId="77777777" w:rsidTr="00C963BC">
        <w:trPr>
          <w:trHeight w:val="300"/>
        </w:trPr>
        <w:tc>
          <w:tcPr>
            <w:tcW w:w="2542" w:type="dxa"/>
          </w:tcPr>
          <w:p w14:paraId="22ADAA1F" w14:textId="77777777" w:rsidR="00C963BC" w:rsidRPr="0079502F" w:rsidRDefault="00C963BC" w:rsidP="00C963BC">
            <w:pPr>
              <w:rPr>
                <w:szCs w:val="26"/>
              </w:rPr>
            </w:pPr>
            <w:r w:rsidRPr="0079502F">
              <w:rPr>
                <w:szCs w:val="26"/>
              </w:rPr>
              <w:t>Thực hiện kiểm thử hệ thống</w:t>
            </w:r>
          </w:p>
        </w:tc>
        <w:tc>
          <w:tcPr>
            <w:tcW w:w="1881" w:type="dxa"/>
          </w:tcPr>
          <w:p w14:paraId="4DC3CF68" w14:textId="6E292F2E" w:rsidR="00C963BC" w:rsidRPr="0079502F" w:rsidRDefault="00C963BC" w:rsidP="00C963BC">
            <w:pPr>
              <w:rPr>
                <w:szCs w:val="26"/>
                <w:lang w:val="en"/>
              </w:rPr>
            </w:pPr>
            <w:r>
              <w:rPr>
                <w:color w:val="1B1C1D"/>
                <w:szCs w:val="26"/>
              </w:rPr>
              <w:t>Trần Hữu Nam</w:t>
            </w:r>
          </w:p>
        </w:tc>
        <w:tc>
          <w:tcPr>
            <w:tcW w:w="2444" w:type="dxa"/>
          </w:tcPr>
          <w:p w14:paraId="6BF8956E" w14:textId="49362705" w:rsidR="00C963BC" w:rsidRPr="0079502F" w:rsidRDefault="001545E9" w:rsidP="00C963BC">
            <w:pPr>
              <w:rPr>
                <w:szCs w:val="26"/>
                <w:lang w:val="en"/>
              </w:rPr>
            </w:pPr>
            <w:r>
              <w:rPr>
                <w:szCs w:val="26"/>
                <w:lang w:val="en"/>
              </w:rPr>
              <w:t>06</w:t>
            </w:r>
            <w:r w:rsidR="00C963BC" w:rsidRPr="0079502F">
              <w:rPr>
                <w:szCs w:val="26"/>
                <w:lang w:val="en"/>
              </w:rPr>
              <w:t>/1</w:t>
            </w:r>
            <w:r>
              <w:rPr>
                <w:szCs w:val="26"/>
                <w:lang w:val="en"/>
              </w:rPr>
              <w:t>2</w:t>
            </w:r>
            <w:r w:rsidR="00C963BC" w:rsidRPr="0079502F">
              <w:rPr>
                <w:szCs w:val="26"/>
                <w:lang w:val="en"/>
              </w:rPr>
              <w:t>/2025</w:t>
            </w:r>
          </w:p>
        </w:tc>
        <w:tc>
          <w:tcPr>
            <w:tcW w:w="2468" w:type="dxa"/>
          </w:tcPr>
          <w:p w14:paraId="3A899632" w14:textId="14F6AF48" w:rsidR="00C963BC" w:rsidRPr="0079502F" w:rsidRDefault="0086669B" w:rsidP="00C963BC">
            <w:pPr>
              <w:rPr>
                <w:szCs w:val="26"/>
                <w:lang w:val="en"/>
              </w:rPr>
            </w:pPr>
            <w:r>
              <w:rPr>
                <w:szCs w:val="26"/>
                <w:lang w:val="en"/>
              </w:rPr>
              <w:t>8</w:t>
            </w:r>
            <w:r w:rsidR="00C963BC" w:rsidRPr="0079502F">
              <w:rPr>
                <w:szCs w:val="26"/>
                <w:lang w:val="en"/>
              </w:rPr>
              <w:t>/</w:t>
            </w:r>
            <w:r>
              <w:rPr>
                <w:szCs w:val="26"/>
                <w:lang w:val="en"/>
              </w:rPr>
              <w:t>12</w:t>
            </w:r>
            <w:r w:rsidR="00C963BC" w:rsidRPr="0079502F">
              <w:rPr>
                <w:szCs w:val="26"/>
                <w:lang w:val="en"/>
              </w:rPr>
              <w:t>/2025</w:t>
            </w:r>
          </w:p>
        </w:tc>
      </w:tr>
      <w:tr w:rsidR="00C963BC" w:rsidRPr="00BE2790" w14:paraId="2C0A38CC" w14:textId="77777777" w:rsidTr="00C963BC">
        <w:trPr>
          <w:trHeight w:val="300"/>
        </w:trPr>
        <w:tc>
          <w:tcPr>
            <w:tcW w:w="2542" w:type="dxa"/>
          </w:tcPr>
          <w:p w14:paraId="69B03CC2" w14:textId="77777777" w:rsidR="00C963BC" w:rsidRPr="0079502F" w:rsidRDefault="00C963BC" w:rsidP="00C963BC">
            <w:pPr>
              <w:rPr>
                <w:szCs w:val="26"/>
              </w:rPr>
            </w:pPr>
            <w:r w:rsidRPr="0079502F">
              <w:rPr>
                <w:szCs w:val="26"/>
              </w:rPr>
              <w:t>Viết mã CI/CD trong GitHub Actions</w:t>
            </w:r>
          </w:p>
        </w:tc>
        <w:tc>
          <w:tcPr>
            <w:tcW w:w="1881" w:type="dxa"/>
          </w:tcPr>
          <w:p w14:paraId="2917CE59" w14:textId="68F5EA5E" w:rsidR="00C963BC" w:rsidRPr="0079502F" w:rsidRDefault="00C963BC" w:rsidP="00C963BC">
            <w:pPr>
              <w:rPr>
                <w:szCs w:val="26"/>
              </w:rPr>
            </w:pPr>
            <w:r>
              <w:rPr>
                <w:color w:val="1B1C1D"/>
                <w:szCs w:val="26"/>
              </w:rPr>
              <w:t>Trần Hữu Nam</w:t>
            </w:r>
          </w:p>
        </w:tc>
        <w:tc>
          <w:tcPr>
            <w:tcW w:w="2444" w:type="dxa"/>
          </w:tcPr>
          <w:p w14:paraId="1153E714" w14:textId="6C403E3A" w:rsidR="00C963BC" w:rsidRPr="0079502F" w:rsidRDefault="002D1888" w:rsidP="00C963BC">
            <w:pPr>
              <w:rPr>
                <w:szCs w:val="26"/>
                <w:lang w:val="en"/>
              </w:rPr>
            </w:pPr>
            <w:r>
              <w:rPr>
                <w:szCs w:val="26"/>
                <w:lang w:val="en"/>
              </w:rPr>
              <w:t>30</w:t>
            </w:r>
            <w:r w:rsidR="00C963BC" w:rsidRPr="0079502F">
              <w:rPr>
                <w:szCs w:val="26"/>
                <w:lang w:val="en"/>
              </w:rPr>
              <w:t>/11/2025</w:t>
            </w:r>
          </w:p>
        </w:tc>
        <w:tc>
          <w:tcPr>
            <w:tcW w:w="2468" w:type="dxa"/>
          </w:tcPr>
          <w:p w14:paraId="5AD4AD53" w14:textId="0CFE5BA1" w:rsidR="00C963BC" w:rsidRPr="0079502F" w:rsidRDefault="00335584" w:rsidP="00C963BC">
            <w:pPr>
              <w:rPr>
                <w:szCs w:val="26"/>
                <w:lang w:val="en"/>
              </w:rPr>
            </w:pPr>
            <w:r>
              <w:rPr>
                <w:szCs w:val="26"/>
                <w:lang w:val="en"/>
              </w:rPr>
              <w:t>9</w:t>
            </w:r>
            <w:r w:rsidR="00C963BC" w:rsidRPr="0079502F">
              <w:rPr>
                <w:szCs w:val="26"/>
                <w:lang w:val="en"/>
              </w:rPr>
              <w:t>/1</w:t>
            </w:r>
            <w:r w:rsidR="00ED2FCF">
              <w:rPr>
                <w:szCs w:val="26"/>
                <w:lang w:val="en"/>
              </w:rPr>
              <w:t>2</w:t>
            </w:r>
            <w:r w:rsidR="00C963BC" w:rsidRPr="0079502F">
              <w:rPr>
                <w:szCs w:val="26"/>
                <w:lang w:val="en"/>
              </w:rPr>
              <w:t>/2025</w:t>
            </w:r>
          </w:p>
        </w:tc>
      </w:tr>
      <w:tr w:rsidR="00C963BC" w:rsidRPr="00BE2790" w14:paraId="2752EFEE" w14:textId="77777777" w:rsidTr="00C963BC">
        <w:trPr>
          <w:trHeight w:val="300"/>
        </w:trPr>
        <w:tc>
          <w:tcPr>
            <w:tcW w:w="2542" w:type="dxa"/>
          </w:tcPr>
          <w:p w14:paraId="1F31B650" w14:textId="77777777" w:rsidR="00C963BC" w:rsidRPr="0079502F" w:rsidRDefault="00C963BC" w:rsidP="00C963BC">
            <w:pPr>
              <w:rPr>
                <w:szCs w:val="26"/>
              </w:rPr>
            </w:pPr>
            <w:r w:rsidRPr="0079502F">
              <w:rPr>
                <w:szCs w:val="26"/>
              </w:rPr>
              <w:t>Ghi chép tài liệu kiểm thử</w:t>
            </w:r>
          </w:p>
        </w:tc>
        <w:tc>
          <w:tcPr>
            <w:tcW w:w="1881" w:type="dxa"/>
          </w:tcPr>
          <w:p w14:paraId="512BEA7C" w14:textId="624A036C" w:rsidR="00C963BC" w:rsidRPr="0079502F" w:rsidRDefault="00C963BC" w:rsidP="00C963BC">
            <w:pPr>
              <w:rPr>
                <w:szCs w:val="26"/>
              </w:rPr>
            </w:pPr>
            <w:r>
              <w:rPr>
                <w:color w:val="1B1C1D"/>
                <w:szCs w:val="26"/>
              </w:rPr>
              <w:t>Trần Hữu Nam, Phạm Thanh Phong</w:t>
            </w:r>
          </w:p>
        </w:tc>
        <w:tc>
          <w:tcPr>
            <w:tcW w:w="2444" w:type="dxa"/>
          </w:tcPr>
          <w:p w14:paraId="1CCF8592" w14:textId="6AF2DAC3" w:rsidR="00C963BC" w:rsidRPr="0079502F" w:rsidRDefault="002D1888" w:rsidP="00C963BC">
            <w:pPr>
              <w:rPr>
                <w:szCs w:val="26"/>
                <w:lang w:val="en"/>
              </w:rPr>
            </w:pPr>
            <w:r>
              <w:rPr>
                <w:szCs w:val="26"/>
                <w:lang w:val="en"/>
              </w:rPr>
              <w:t>03</w:t>
            </w:r>
            <w:r w:rsidR="00C963BC" w:rsidRPr="0079502F">
              <w:rPr>
                <w:szCs w:val="26"/>
                <w:lang w:val="en"/>
              </w:rPr>
              <w:t>/1</w:t>
            </w:r>
            <w:r>
              <w:rPr>
                <w:szCs w:val="26"/>
                <w:lang w:val="en"/>
              </w:rPr>
              <w:t>2</w:t>
            </w:r>
            <w:r w:rsidR="00C963BC" w:rsidRPr="0079502F">
              <w:rPr>
                <w:szCs w:val="26"/>
                <w:lang w:val="en"/>
              </w:rPr>
              <w:t>/2025</w:t>
            </w:r>
          </w:p>
        </w:tc>
        <w:tc>
          <w:tcPr>
            <w:tcW w:w="2468" w:type="dxa"/>
          </w:tcPr>
          <w:p w14:paraId="6043E271" w14:textId="5016A341" w:rsidR="00C963BC" w:rsidRPr="0079502F" w:rsidRDefault="00335584" w:rsidP="00C963BC">
            <w:pPr>
              <w:rPr>
                <w:szCs w:val="26"/>
                <w:lang w:val="en"/>
              </w:rPr>
            </w:pPr>
            <w:r>
              <w:rPr>
                <w:szCs w:val="26"/>
                <w:lang w:val="en"/>
              </w:rPr>
              <w:t>10</w:t>
            </w:r>
            <w:r w:rsidR="00C963BC" w:rsidRPr="0079502F">
              <w:rPr>
                <w:szCs w:val="26"/>
                <w:lang w:val="en"/>
              </w:rPr>
              <w:t>/12/2025</w:t>
            </w:r>
          </w:p>
        </w:tc>
      </w:tr>
      <w:tr w:rsidR="00C963BC" w:rsidRPr="00BE2790" w14:paraId="7430EBCD" w14:textId="77777777" w:rsidTr="00C963BC">
        <w:trPr>
          <w:trHeight w:val="300"/>
        </w:trPr>
        <w:tc>
          <w:tcPr>
            <w:tcW w:w="2542" w:type="dxa"/>
          </w:tcPr>
          <w:p w14:paraId="33CB4000" w14:textId="77777777" w:rsidR="00C963BC" w:rsidRPr="0079502F" w:rsidRDefault="00C963BC" w:rsidP="00C963BC">
            <w:pPr>
              <w:rPr>
                <w:szCs w:val="26"/>
              </w:rPr>
            </w:pPr>
            <w:r w:rsidRPr="0079502F">
              <w:rPr>
                <w:szCs w:val="26"/>
              </w:rPr>
              <w:t>Thực hiện kiểm thử chấp nhận</w:t>
            </w:r>
          </w:p>
        </w:tc>
        <w:tc>
          <w:tcPr>
            <w:tcW w:w="1881" w:type="dxa"/>
          </w:tcPr>
          <w:p w14:paraId="1762FEDE" w14:textId="77777777" w:rsidR="00C963BC" w:rsidRPr="0079502F" w:rsidRDefault="00C963BC" w:rsidP="00C963BC">
            <w:pPr>
              <w:rPr>
                <w:szCs w:val="26"/>
              </w:rPr>
            </w:pPr>
            <w:r w:rsidRPr="0079502F">
              <w:rPr>
                <w:szCs w:val="26"/>
              </w:rPr>
              <w:t>TS. Đỗ Như Tài</w:t>
            </w:r>
          </w:p>
        </w:tc>
        <w:tc>
          <w:tcPr>
            <w:tcW w:w="2444" w:type="dxa"/>
          </w:tcPr>
          <w:p w14:paraId="4BD84D56" w14:textId="2A7D50A4" w:rsidR="00C963BC" w:rsidRPr="0079502F" w:rsidRDefault="007B0937" w:rsidP="00C963BC">
            <w:pPr>
              <w:rPr>
                <w:szCs w:val="26"/>
                <w:lang w:val="en"/>
              </w:rPr>
            </w:pPr>
            <w:r>
              <w:rPr>
                <w:szCs w:val="26"/>
                <w:lang w:val="en"/>
              </w:rPr>
              <w:t>17</w:t>
            </w:r>
            <w:r w:rsidR="00C963BC" w:rsidRPr="0079502F">
              <w:rPr>
                <w:szCs w:val="26"/>
                <w:lang w:val="en"/>
              </w:rPr>
              <w:t>/1</w:t>
            </w:r>
            <w:r>
              <w:rPr>
                <w:szCs w:val="26"/>
                <w:lang w:val="en"/>
              </w:rPr>
              <w:t>2</w:t>
            </w:r>
            <w:r w:rsidR="00C963BC" w:rsidRPr="0079502F">
              <w:rPr>
                <w:szCs w:val="26"/>
                <w:lang w:val="en"/>
              </w:rPr>
              <w:t>/2025</w:t>
            </w:r>
          </w:p>
        </w:tc>
        <w:tc>
          <w:tcPr>
            <w:tcW w:w="2468" w:type="dxa"/>
          </w:tcPr>
          <w:p w14:paraId="441BA90B" w14:textId="069FF3FC" w:rsidR="00C963BC" w:rsidRPr="0079502F" w:rsidRDefault="007B0937" w:rsidP="00C963BC">
            <w:pPr>
              <w:rPr>
                <w:szCs w:val="26"/>
                <w:lang w:val="en"/>
              </w:rPr>
            </w:pPr>
            <w:r>
              <w:rPr>
                <w:szCs w:val="26"/>
                <w:lang w:val="en"/>
              </w:rPr>
              <w:t>24</w:t>
            </w:r>
            <w:r w:rsidR="00C963BC" w:rsidRPr="0079502F">
              <w:rPr>
                <w:szCs w:val="26"/>
                <w:lang w:val="en"/>
              </w:rPr>
              <w:t>/</w:t>
            </w:r>
            <w:r>
              <w:rPr>
                <w:szCs w:val="26"/>
                <w:lang w:val="en"/>
              </w:rPr>
              <w:t>12</w:t>
            </w:r>
            <w:r w:rsidR="00C963BC" w:rsidRPr="0079502F">
              <w:rPr>
                <w:szCs w:val="26"/>
                <w:lang w:val="en"/>
              </w:rPr>
              <w:t>/2025</w:t>
            </w:r>
          </w:p>
        </w:tc>
      </w:tr>
    </w:tbl>
    <w:p w14:paraId="55C89FDA" w14:textId="77777777" w:rsidR="000367FA" w:rsidRPr="00BE2790" w:rsidRDefault="000367FA" w:rsidP="000367FA">
      <w:pPr>
        <w:pStyle w:val="Heading2"/>
        <w:rPr>
          <w:sz w:val="26"/>
          <w:szCs w:val="26"/>
        </w:rPr>
      </w:pPr>
      <w:bookmarkStart w:id="82" w:name="_Toc217218128"/>
      <w:r w:rsidRPr="00BE2790">
        <w:rPr>
          <w:sz w:val="26"/>
          <w:szCs w:val="26"/>
        </w:rPr>
        <w:t>3.7. Môi trường kiểm thử</w:t>
      </w:r>
      <w:bookmarkEnd w:id="82"/>
    </w:p>
    <w:p w14:paraId="0CA95D05" w14:textId="77777777" w:rsidR="00C40247" w:rsidRPr="00BE2790" w:rsidRDefault="00C40247" w:rsidP="000367FA">
      <w:pPr>
        <w:pStyle w:val="Heading3"/>
        <w:rPr>
          <w:sz w:val="26"/>
          <w:szCs w:val="26"/>
        </w:rPr>
      </w:pPr>
      <w:bookmarkStart w:id="83" w:name="_Toc217218129"/>
      <w:r w:rsidRPr="00BE2790">
        <w:rPr>
          <w:sz w:val="26"/>
          <w:szCs w:val="26"/>
        </w:rPr>
        <w:t>3.7.1. Phần cứng</w:t>
      </w:r>
      <w:bookmarkEnd w:id="83"/>
    </w:p>
    <w:p w14:paraId="7546840F" w14:textId="77777777" w:rsidR="000367FA" w:rsidRPr="00BE2790" w:rsidRDefault="000367FA" w:rsidP="000367FA">
      <w:pPr>
        <w:rPr>
          <w:szCs w:val="26"/>
        </w:rPr>
      </w:pPr>
    </w:p>
    <w:tbl>
      <w:tblPr>
        <w:tblStyle w:val="TableGridLight"/>
        <w:tblW w:w="0" w:type="auto"/>
        <w:tblLook w:val="04A0" w:firstRow="1" w:lastRow="0" w:firstColumn="1" w:lastColumn="0" w:noHBand="0" w:noVBand="1"/>
      </w:tblPr>
      <w:tblGrid>
        <w:gridCol w:w="1848"/>
        <w:gridCol w:w="1960"/>
        <w:gridCol w:w="2437"/>
        <w:gridCol w:w="3100"/>
      </w:tblGrid>
      <w:tr w:rsidR="000367FA" w:rsidRPr="00BE2790" w14:paraId="55F16F24" w14:textId="77777777" w:rsidTr="000367FA">
        <w:tc>
          <w:tcPr>
            <w:tcW w:w="0" w:type="auto"/>
            <w:hideMark/>
          </w:tcPr>
          <w:p w14:paraId="58622EBB" w14:textId="77777777" w:rsidR="000367FA" w:rsidRPr="00BE2790" w:rsidRDefault="000367FA" w:rsidP="000367FA">
            <w:pPr>
              <w:rPr>
                <w:szCs w:val="26"/>
              </w:rPr>
            </w:pPr>
            <w:r w:rsidRPr="00BE2790">
              <w:rPr>
                <w:szCs w:val="26"/>
              </w:rPr>
              <w:t>Mục</w:t>
            </w:r>
          </w:p>
        </w:tc>
        <w:tc>
          <w:tcPr>
            <w:tcW w:w="0" w:type="auto"/>
            <w:hideMark/>
          </w:tcPr>
          <w:p w14:paraId="49A79253" w14:textId="77777777" w:rsidR="000367FA" w:rsidRPr="00BE2790" w:rsidRDefault="000367FA" w:rsidP="000367FA">
            <w:pPr>
              <w:rPr>
                <w:szCs w:val="26"/>
              </w:rPr>
            </w:pPr>
            <w:r w:rsidRPr="00BE2790">
              <w:rPr>
                <w:szCs w:val="26"/>
              </w:rPr>
              <w:t>Thành phần</w:t>
            </w:r>
          </w:p>
        </w:tc>
        <w:tc>
          <w:tcPr>
            <w:tcW w:w="0" w:type="auto"/>
            <w:hideMark/>
          </w:tcPr>
          <w:p w14:paraId="3CA5648D" w14:textId="77777777" w:rsidR="000367FA" w:rsidRPr="00BE2790" w:rsidRDefault="000367FA" w:rsidP="000367FA">
            <w:pPr>
              <w:rPr>
                <w:szCs w:val="26"/>
              </w:rPr>
            </w:pPr>
            <w:r w:rsidRPr="00BE2790">
              <w:rPr>
                <w:szCs w:val="26"/>
              </w:rPr>
              <w:t>Thông số kỹ thuật</w:t>
            </w:r>
          </w:p>
        </w:tc>
        <w:tc>
          <w:tcPr>
            <w:tcW w:w="0" w:type="auto"/>
            <w:hideMark/>
          </w:tcPr>
          <w:p w14:paraId="300F4C5E" w14:textId="77777777" w:rsidR="000367FA" w:rsidRPr="00BE2790" w:rsidRDefault="000367FA" w:rsidP="000367FA">
            <w:pPr>
              <w:rPr>
                <w:szCs w:val="26"/>
              </w:rPr>
            </w:pPr>
            <w:r w:rsidRPr="00BE2790">
              <w:rPr>
                <w:szCs w:val="26"/>
              </w:rPr>
              <w:t>Mục đích</w:t>
            </w:r>
          </w:p>
        </w:tc>
      </w:tr>
      <w:tr w:rsidR="000367FA" w:rsidRPr="00BE2790" w14:paraId="51F3BB3F" w14:textId="77777777" w:rsidTr="000367FA">
        <w:tc>
          <w:tcPr>
            <w:tcW w:w="0" w:type="auto"/>
            <w:hideMark/>
          </w:tcPr>
          <w:p w14:paraId="2A418C60" w14:textId="77777777" w:rsidR="000367FA" w:rsidRPr="00BE2790" w:rsidRDefault="000367FA" w:rsidP="000367FA">
            <w:pPr>
              <w:rPr>
                <w:szCs w:val="26"/>
              </w:rPr>
            </w:pPr>
            <w:r w:rsidRPr="00BE2790">
              <w:rPr>
                <w:szCs w:val="26"/>
              </w:rPr>
              <w:t>Môi trường phát triển cục bộ</w:t>
            </w:r>
          </w:p>
        </w:tc>
        <w:tc>
          <w:tcPr>
            <w:tcW w:w="0" w:type="auto"/>
            <w:hideMark/>
          </w:tcPr>
          <w:p w14:paraId="2FB2FF9D" w14:textId="77777777" w:rsidR="000367FA" w:rsidRPr="00BE2790" w:rsidRDefault="000367FA" w:rsidP="000367FA">
            <w:pPr>
              <w:rPr>
                <w:szCs w:val="26"/>
              </w:rPr>
            </w:pPr>
            <w:r w:rsidRPr="00BE2790">
              <w:rPr>
                <w:szCs w:val="26"/>
              </w:rPr>
              <w:t>Máy tính cá nhân</w:t>
            </w:r>
          </w:p>
        </w:tc>
        <w:tc>
          <w:tcPr>
            <w:tcW w:w="0" w:type="auto"/>
            <w:hideMark/>
          </w:tcPr>
          <w:p w14:paraId="0105017B" w14:textId="77777777" w:rsidR="000367FA" w:rsidRPr="00BE2790" w:rsidRDefault="000367FA" w:rsidP="000367FA">
            <w:pPr>
              <w:rPr>
                <w:szCs w:val="26"/>
              </w:rPr>
            </w:pPr>
            <w:r w:rsidRPr="00BE2790">
              <w:rPr>
                <w:szCs w:val="26"/>
              </w:rPr>
              <w:t>CPU: 4+ cores, RAM: 8GB+, SSD: 256GB+</w:t>
            </w:r>
          </w:p>
        </w:tc>
        <w:tc>
          <w:tcPr>
            <w:tcW w:w="0" w:type="auto"/>
            <w:hideMark/>
          </w:tcPr>
          <w:p w14:paraId="38167E30" w14:textId="77777777" w:rsidR="000367FA" w:rsidRPr="00BE2790" w:rsidRDefault="000367FA" w:rsidP="000367FA">
            <w:pPr>
              <w:rPr>
                <w:szCs w:val="26"/>
              </w:rPr>
            </w:pPr>
            <w:r w:rsidRPr="00BE2790">
              <w:rPr>
                <w:szCs w:val="26"/>
              </w:rPr>
              <w:t>Phát triển mã nguồn, chạy kiểm thử đơn vị và tích hợp</w:t>
            </w:r>
          </w:p>
        </w:tc>
      </w:tr>
      <w:tr w:rsidR="000367FA" w:rsidRPr="00BE2790" w14:paraId="5FB6B8B2" w14:textId="77777777" w:rsidTr="000367FA">
        <w:tc>
          <w:tcPr>
            <w:tcW w:w="0" w:type="auto"/>
            <w:hideMark/>
          </w:tcPr>
          <w:p w14:paraId="0E6353F4" w14:textId="77777777" w:rsidR="000367FA" w:rsidRPr="00BE2790" w:rsidRDefault="000367FA" w:rsidP="000367FA">
            <w:pPr>
              <w:rPr>
                <w:szCs w:val="26"/>
              </w:rPr>
            </w:pPr>
            <w:r w:rsidRPr="00BE2790">
              <w:rPr>
                <w:szCs w:val="26"/>
              </w:rPr>
              <w:lastRenderedPageBreak/>
              <w:t>Môi trường kiểm thử CI/CD</w:t>
            </w:r>
          </w:p>
        </w:tc>
        <w:tc>
          <w:tcPr>
            <w:tcW w:w="0" w:type="auto"/>
            <w:hideMark/>
          </w:tcPr>
          <w:p w14:paraId="139878FB" w14:textId="77777777" w:rsidR="000367FA" w:rsidRPr="00BE2790" w:rsidRDefault="000367FA" w:rsidP="000367FA">
            <w:pPr>
              <w:rPr>
                <w:szCs w:val="26"/>
              </w:rPr>
            </w:pPr>
            <w:r w:rsidRPr="00BE2790">
              <w:rPr>
                <w:szCs w:val="26"/>
              </w:rPr>
              <w:t>GitHub Actions Runner</w:t>
            </w:r>
          </w:p>
        </w:tc>
        <w:tc>
          <w:tcPr>
            <w:tcW w:w="0" w:type="auto"/>
            <w:hideMark/>
          </w:tcPr>
          <w:p w14:paraId="5B65F7A5" w14:textId="77777777" w:rsidR="000367FA" w:rsidRPr="00BE2790" w:rsidRDefault="000367FA" w:rsidP="000367FA">
            <w:pPr>
              <w:rPr>
                <w:szCs w:val="26"/>
              </w:rPr>
            </w:pPr>
            <w:r w:rsidRPr="00BE2790">
              <w:rPr>
                <w:szCs w:val="26"/>
              </w:rPr>
              <w:t>Ubuntu-latest, 4 vCPU, 16GB RAM</w:t>
            </w:r>
          </w:p>
        </w:tc>
        <w:tc>
          <w:tcPr>
            <w:tcW w:w="0" w:type="auto"/>
            <w:hideMark/>
          </w:tcPr>
          <w:p w14:paraId="71DA5333" w14:textId="77777777" w:rsidR="000367FA" w:rsidRPr="00BE2790" w:rsidRDefault="000367FA" w:rsidP="000367FA">
            <w:pPr>
              <w:rPr>
                <w:szCs w:val="26"/>
              </w:rPr>
            </w:pPr>
            <w:r w:rsidRPr="00BE2790">
              <w:rPr>
                <w:szCs w:val="26"/>
              </w:rPr>
              <w:t>Thực thi tự động các pipeline kiểm thử</w:t>
            </w:r>
          </w:p>
        </w:tc>
      </w:tr>
      <w:tr w:rsidR="000367FA" w:rsidRPr="00BE2790" w14:paraId="5C785A42" w14:textId="77777777" w:rsidTr="000367FA">
        <w:tc>
          <w:tcPr>
            <w:tcW w:w="0" w:type="auto"/>
            <w:hideMark/>
          </w:tcPr>
          <w:p w14:paraId="7FD87787" w14:textId="77777777" w:rsidR="000367FA" w:rsidRPr="00BE2790" w:rsidRDefault="000367FA" w:rsidP="000367FA">
            <w:pPr>
              <w:rPr>
                <w:szCs w:val="26"/>
              </w:rPr>
            </w:pPr>
            <w:r w:rsidRPr="00BE2790">
              <w:rPr>
                <w:szCs w:val="26"/>
              </w:rPr>
              <w:t>Thiết bị kiểm thử di động</w:t>
            </w:r>
          </w:p>
        </w:tc>
        <w:tc>
          <w:tcPr>
            <w:tcW w:w="0" w:type="auto"/>
            <w:hideMark/>
          </w:tcPr>
          <w:p w14:paraId="2E6E6157" w14:textId="77777777" w:rsidR="000367FA" w:rsidRPr="00BE2790" w:rsidRDefault="000367FA" w:rsidP="000367FA">
            <w:pPr>
              <w:rPr>
                <w:szCs w:val="26"/>
              </w:rPr>
            </w:pPr>
            <w:r w:rsidRPr="00BE2790">
              <w:rPr>
                <w:szCs w:val="26"/>
              </w:rPr>
              <w:t>Điện thoại Android/iOS</w:t>
            </w:r>
          </w:p>
        </w:tc>
        <w:tc>
          <w:tcPr>
            <w:tcW w:w="0" w:type="auto"/>
            <w:hideMark/>
          </w:tcPr>
          <w:p w14:paraId="5B9924A4" w14:textId="77777777" w:rsidR="000367FA" w:rsidRPr="00BE2790" w:rsidRDefault="000367FA" w:rsidP="000367FA">
            <w:pPr>
              <w:rPr>
                <w:szCs w:val="26"/>
              </w:rPr>
            </w:pPr>
            <w:r w:rsidRPr="00BE2790">
              <w:rPr>
                <w:szCs w:val="26"/>
              </w:rPr>
              <w:t>Android 11+, iOS 14+</w:t>
            </w:r>
          </w:p>
        </w:tc>
        <w:tc>
          <w:tcPr>
            <w:tcW w:w="0" w:type="auto"/>
            <w:hideMark/>
          </w:tcPr>
          <w:p w14:paraId="1D1F7FD9" w14:textId="77777777" w:rsidR="000367FA" w:rsidRPr="00BE2790" w:rsidRDefault="000367FA" w:rsidP="000367FA">
            <w:pPr>
              <w:rPr>
                <w:szCs w:val="26"/>
              </w:rPr>
            </w:pPr>
            <w:r w:rsidRPr="00BE2790">
              <w:rPr>
                <w:szCs w:val="26"/>
              </w:rPr>
              <w:t>Kiểm thử giao diện và tính tương thích trên thiết bị di động</w:t>
            </w:r>
          </w:p>
        </w:tc>
      </w:tr>
      <w:tr w:rsidR="000367FA" w:rsidRPr="00BE2790" w14:paraId="04F69845" w14:textId="77777777" w:rsidTr="000367FA">
        <w:tc>
          <w:tcPr>
            <w:tcW w:w="0" w:type="auto"/>
            <w:hideMark/>
          </w:tcPr>
          <w:p w14:paraId="102B792F" w14:textId="77777777" w:rsidR="000367FA" w:rsidRPr="00BE2790" w:rsidRDefault="000367FA" w:rsidP="000367FA">
            <w:pPr>
              <w:rPr>
                <w:szCs w:val="26"/>
              </w:rPr>
            </w:pPr>
            <w:r w:rsidRPr="00BE2790">
              <w:rPr>
                <w:szCs w:val="26"/>
              </w:rPr>
              <w:t>Thiết bị kiểm thử máy tính bảng</w:t>
            </w:r>
          </w:p>
        </w:tc>
        <w:tc>
          <w:tcPr>
            <w:tcW w:w="0" w:type="auto"/>
            <w:hideMark/>
          </w:tcPr>
          <w:p w14:paraId="6ED4C66E" w14:textId="77777777" w:rsidR="000367FA" w:rsidRPr="00BE2790" w:rsidRDefault="000367FA" w:rsidP="000367FA">
            <w:pPr>
              <w:rPr>
                <w:szCs w:val="26"/>
              </w:rPr>
            </w:pPr>
            <w:r w:rsidRPr="00BE2790">
              <w:rPr>
                <w:szCs w:val="26"/>
              </w:rPr>
              <w:t>iPad/Tablet Android</w:t>
            </w:r>
          </w:p>
        </w:tc>
        <w:tc>
          <w:tcPr>
            <w:tcW w:w="0" w:type="auto"/>
            <w:hideMark/>
          </w:tcPr>
          <w:p w14:paraId="73CD594D" w14:textId="77777777" w:rsidR="000367FA" w:rsidRPr="00BE2790" w:rsidRDefault="000367FA" w:rsidP="000367FA">
            <w:pPr>
              <w:rPr>
                <w:szCs w:val="26"/>
              </w:rPr>
            </w:pPr>
            <w:r w:rsidRPr="00BE2790">
              <w:rPr>
                <w:szCs w:val="26"/>
              </w:rPr>
              <w:t>Màn hình 9-11 inch</w:t>
            </w:r>
          </w:p>
        </w:tc>
        <w:tc>
          <w:tcPr>
            <w:tcW w:w="0" w:type="auto"/>
            <w:hideMark/>
          </w:tcPr>
          <w:p w14:paraId="27E7DC2E" w14:textId="77777777" w:rsidR="000367FA" w:rsidRPr="00BE2790" w:rsidRDefault="000367FA" w:rsidP="000367FA">
            <w:pPr>
              <w:rPr>
                <w:szCs w:val="26"/>
              </w:rPr>
            </w:pPr>
            <w:r w:rsidRPr="00BE2790">
              <w:rPr>
                <w:szCs w:val="26"/>
              </w:rPr>
              <w:t>Kiểm thử responsive design</w:t>
            </w:r>
          </w:p>
        </w:tc>
      </w:tr>
    </w:tbl>
    <w:p w14:paraId="033C5474" w14:textId="77777777" w:rsidR="00C40247" w:rsidRPr="00BE2790" w:rsidRDefault="00C40247" w:rsidP="000367FA">
      <w:pPr>
        <w:pStyle w:val="Heading3"/>
        <w:rPr>
          <w:sz w:val="26"/>
          <w:szCs w:val="26"/>
        </w:rPr>
      </w:pPr>
      <w:bookmarkStart w:id="84" w:name="_Toc217218130"/>
      <w:r w:rsidRPr="00BE2790">
        <w:rPr>
          <w:sz w:val="26"/>
          <w:szCs w:val="26"/>
        </w:rPr>
        <w:t>3.7.2. Phần mềm</w:t>
      </w:r>
      <w:bookmarkEnd w:id="84"/>
    </w:p>
    <w:p w14:paraId="3C80A142" w14:textId="77777777" w:rsidR="000367FA" w:rsidRPr="00BE2790" w:rsidRDefault="000367FA" w:rsidP="000367FA">
      <w:pPr>
        <w:pStyle w:val="Heading4"/>
        <w:rPr>
          <w:szCs w:val="26"/>
        </w:rPr>
      </w:pPr>
      <w:r w:rsidRPr="00BE2790">
        <w:rPr>
          <w:szCs w:val="26"/>
        </w:rPr>
        <w:t>A. Công cụ phát triển</w:t>
      </w:r>
    </w:p>
    <w:tbl>
      <w:tblPr>
        <w:tblStyle w:val="TableGridLight"/>
        <w:tblW w:w="0" w:type="auto"/>
        <w:tblLook w:val="04A0" w:firstRow="1" w:lastRow="0" w:firstColumn="1" w:lastColumn="0" w:noHBand="0" w:noVBand="1"/>
      </w:tblPr>
      <w:tblGrid>
        <w:gridCol w:w="2238"/>
        <w:gridCol w:w="1249"/>
        <w:gridCol w:w="4974"/>
      </w:tblGrid>
      <w:tr w:rsidR="000367FA" w:rsidRPr="00BE2790" w14:paraId="786716D5" w14:textId="77777777" w:rsidTr="00363857">
        <w:tc>
          <w:tcPr>
            <w:tcW w:w="0" w:type="auto"/>
            <w:hideMark/>
          </w:tcPr>
          <w:p w14:paraId="2DB746E2" w14:textId="77777777" w:rsidR="000367FA" w:rsidRPr="00BE2790" w:rsidRDefault="000367FA" w:rsidP="000367FA">
            <w:pPr>
              <w:rPr>
                <w:szCs w:val="26"/>
              </w:rPr>
            </w:pPr>
            <w:r w:rsidRPr="00BE2790">
              <w:rPr>
                <w:szCs w:val="26"/>
              </w:rPr>
              <w:t>Công cụ</w:t>
            </w:r>
          </w:p>
        </w:tc>
        <w:tc>
          <w:tcPr>
            <w:tcW w:w="0" w:type="auto"/>
            <w:hideMark/>
          </w:tcPr>
          <w:p w14:paraId="6B2717C7" w14:textId="77777777" w:rsidR="000367FA" w:rsidRPr="00BE2790" w:rsidRDefault="000367FA" w:rsidP="000367FA">
            <w:pPr>
              <w:rPr>
                <w:szCs w:val="26"/>
              </w:rPr>
            </w:pPr>
            <w:r w:rsidRPr="00BE2790">
              <w:rPr>
                <w:szCs w:val="26"/>
              </w:rPr>
              <w:t>Phiên bản</w:t>
            </w:r>
          </w:p>
        </w:tc>
        <w:tc>
          <w:tcPr>
            <w:tcW w:w="0" w:type="auto"/>
            <w:hideMark/>
          </w:tcPr>
          <w:p w14:paraId="55C818AA" w14:textId="77777777" w:rsidR="000367FA" w:rsidRPr="00BE2790" w:rsidRDefault="000367FA" w:rsidP="000367FA">
            <w:pPr>
              <w:rPr>
                <w:szCs w:val="26"/>
              </w:rPr>
            </w:pPr>
            <w:r w:rsidRPr="00BE2790">
              <w:rPr>
                <w:szCs w:val="26"/>
              </w:rPr>
              <w:t>Mục đích</w:t>
            </w:r>
          </w:p>
        </w:tc>
      </w:tr>
      <w:tr w:rsidR="000367FA" w:rsidRPr="00BE2790" w14:paraId="5BFD86F5" w14:textId="77777777" w:rsidTr="00363857">
        <w:tc>
          <w:tcPr>
            <w:tcW w:w="0" w:type="auto"/>
            <w:hideMark/>
          </w:tcPr>
          <w:p w14:paraId="25E3EADB" w14:textId="77777777" w:rsidR="000367FA" w:rsidRPr="00BE2790" w:rsidRDefault="000367FA" w:rsidP="000367FA">
            <w:pPr>
              <w:rPr>
                <w:szCs w:val="26"/>
              </w:rPr>
            </w:pPr>
            <w:r w:rsidRPr="00BE2790">
              <w:rPr>
                <w:szCs w:val="26"/>
              </w:rPr>
              <w:t>Visual Studio Code</w:t>
            </w:r>
          </w:p>
        </w:tc>
        <w:tc>
          <w:tcPr>
            <w:tcW w:w="0" w:type="auto"/>
            <w:hideMark/>
          </w:tcPr>
          <w:p w14:paraId="33B5A89A" w14:textId="77777777" w:rsidR="000367FA" w:rsidRPr="00BE2790" w:rsidRDefault="000367FA" w:rsidP="000367FA">
            <w:pPr>
              <w:rPr>
                <w:szCs w:val="26"/>
              </w:rPr>
            </w:pPr>
            <w:r w:rsidRPr="00BE2790">
              <w:rPr>
                <w:szCs w:val="26"/>
              </w:rPr>
              <w:t>1.85+</w:t>
            </w:r>
          </w:p>
        </w:tc>
        <w:tc>
          <w:tcPr>
            <w:tcW w:w="0" w:type="auto"/>
            <w:hideMark/>
          </w:tcPr>
          <w:p w14:paraId="5B11FC01" w14:textId="77777777" w:rsidR="000367FA" w:rsidRPr="00BE2790" w:rsidRDefault="000367FA" w:rsidP="000367FA">
            <w:pPr>
              <w:rPr>
                <w:szCs w:val="26"/>
              </w:rPr>
            </w:pPr>
            <w:r w:rsidRPr="00BE2790">
              <w:rPr>
                <w:szCs w:val="26"/>
              </w:rPr>
              <w:t>IDE chính cho phát triển frontend và backend</w:t>
            </w:r>
          </w:p>
        </w:tc>
      </w:tr>
      <w:tr w:rsidR="000367FA" w:rsidRPr="00BE2790" w14:paraId="6E41CD52" w14:textId="77777777" w:rsidTr="00363857">
        <w:tc>
          <w:tcPr>
            <w:tcW w:w="0" w:type="auto"/>
            <w:hideMark/>
          </w:tcPr>
          <w:p w14:paraId="282F419E" w14:textId="77777777" w:rsidR="000367FA" w:rsidRPr="00BE2790" w:rsidRDefault="000367FA" w:rsidP="000367FA">
            <w:pPr>
              <w:rPr>
                <w:szCs w:val="26"/>
              </w:rPr>
            </w:pPr>
            <w:r w:rsidRPr="00BE2790">
              <w:rPr>
                <w:szCs w:val="26"/>
              </w:rPr>
              <w:t>Node.js</w:t>
            </w:r>
          </w:p>
        </w:tc>
        <w:tc>
          <w:tcPr>
            <w:tcW w:w="0" w:type="auto"/>
            <w:hideMark/>
          </w:tcPr>
          <w:p w14:paraId="37F5115B" w14:textId="77777777" w:rsidR="000367FA" w:rsidRPr="00BE2790" w:rsidRDefault="000367FA" w:rsidP="000367FA">
            <w:pPr>
              <w:rPr>
                <w:szCs w:val="26"/>
              </w:rPr>
            </w:pPr>
            <w:r w:rsidRPr="00BE2790">
              <w:rPr>
                <w:szCs w:val="26"/>
              </w:rPr>
              <w:t>18.x LTS</w:t>
            </w:r>
          </w:p>
        </w:tc>
        <w:tc>
          <w:tcPr>
            <w:tcW w:w="0" w:type="auto"/>
            <w:hideMark/>
          </w:tcPr>
          <w:p w14:paraId="4FA7AA6C" w14:textId="77777777" w:rsidR="000367FA" w:rsidRPr="00BE2790" w:rsidRDefault="000367FA" w:rsidP="000367FA">
            <w:pPr>
              <w:rPr>
                <w:szCs w:val="26"/>
              </w:rPr>
            </w:pPr>
            <w:r w:rsidRPr="00BE2790">
              <w:rPr>
                <w:szCs w:val="26"/>
              </w:rPr>
              <w:t>Runtime cho backend API và frontend build</w:t>
            </w:r>
          </w:p>
        </w:tc>
      </w:tr>
      <w:tr w:rsidR="000367FA" w:rsidRPr="00BE2790" w14:paraId="177BDB27" w14:textId="77777777" w:rsidTr="00363857">
        <w:tc>
          <w:tcPr>
            <w:tcW w:w="0" w:type="auto"/>
            <w:hideMark/>
          </w:tcPr>
          <w:p w14:paraId="6D6EA5B1" w14:textId="77777777" w:rsidR="000367FA" w:rsidRPr="00BE2790" w:rsidRDefault="000367FA" w:rsidP="000367FA">
            <w:pPr>
              <w:rPr>
                <w:szCs w:val="26"/>
              </w:rPr>
            </w:pPr>
            <w:r w:rsidRPr="00BE2790">
              <w:rPr>
                <w:szCs w:val="26"/>
              </w:rPr>
              <w:t>npm</w:t>
            </w:r>
          </w:p>
        </w:tc>
        <w:tc>
          <w:tcPr>
            <w:tcW w:w="0" w:type="auto"/>
            <w:hideMark/>
          </w:tcPr>
          <w:p w14:paraId="48D76E83" w14:textId="77777777" w:rsidR="000367FA" w:rsidRPr="00BE2790" w:rsidRDefault="000367FA" w:rsidP="000367FA">
            <w:pPr>
              <w:rPr>
                <w:szCs w:val="26"/>
              </w:rPr>
            </w:pPr>
            <w:r w:rsidRPr="00BE2790">
              <w:rPr>
                <w:szCs w:val="26"/>
              </w:rPr>
              <w:t>9.x</w:t>
            </w:r>
          </w:p>
        </w:tc>
        <w:tc>
          <w:tcPr>
            <w:tcW w:w="0" w:type="auto"/>
            <w:hideMark/>
          </w:tcPr>
          <w:p w14:paraId="0BB77122" w14:textId="77777777" w:rsidR="000367FA" w:rsidRPr="00BE2790" w:rsidRDefault="000367FA" w:rsidP="000367FA">
            <w:pPr>
              <w:rPr>
                <w:szCs w:val="26"/>
              </w:rPr>
            </w:pPr>
            <w:r w:rsidRPr="00BE2790">
              <w:rPr>
                <w:szCs w:val="26"/>
              </w:rPr>
              <w:t>Quản lý package và dependencies</w:t>
            </w:r>
          </w:p>
        </w:tc>
      </w:tr>
      <w:tr w:rsidR="000367FA" w:rsidRPr="00BE2790" w14:paraId="52A7B44A" w14:textId="77777777" w:rsidTr="00363857">
        <w:tc>
          <w:tcPr>
            <w:tcW w:w="0" w:type="auto"/>
            <w:hideMark/>
          </w:tcPr>
          <w:p w14:paraId="05932AAF" w14:textId="77777777" w:rsidR="000367FA" w:rsidRPr="00BE2790" w:rsidRDefault="000367FA" w:rsidP="000367FA">
            <w:pPr>
              <w:rPr>
                <w:szCs w:val="26"/>
              </w:rPr>
            </w:pPr>
            <w:r w:rsidRPr="00BE2790">
              <w:rPr>
                <w:szCs w:val="26"/>
              </w:rPr>
              <w:t>Git</w:t>
            </w:r>
          </w:p>
        </w:tc>
        <w:tc>
          <w:tcPr>
            <w:tcW w:w="0" w:type="auto"/>
            <w:hideMark/>
          </w:tcPr>
          <w:p w14:paraId="79D921EF" w14:textId="77777777" w:rsidR="000367FA" w:rsidRPr="00BE2790" w:rsidRDefault="000367FA" w:rsidP="000367FA">
            <w:pPr>
              <w:rPr>
                <w:szCs w:val="26"/>
              </w:rPr>
            </w:pPr>
            <w:r w:rsidRPr="00BE2790">
              <w:rPr>
                <w:szCs w:val="26"/>
              </w:rPr>
              <w:t>2.40+</w:t>
            </w:r>
          </w:p>
        </w:tc>
        <w:tc>
          <w:tcPr>
            <w:tcW w:w="0" w:type="auto"/>
            <w:hideMark/>
          </w:tcPr>
          <w:p w14:paraId="19F7CE07" w14:textId="77777777" w:rsidR="000367FA" w:rsidRPr="00BE2790" w:rsidRDefault="000367FA" w:rsidP="000367FA">
            <w:pPr>
              <w:rPr>
                <w:szCs w:val="26"/>
              </w:rPr>
            </w:pPr>
            <w:r w:rsidRPr="00BE2790">
              <w:rPr>
                <w:szCs w:val="26"/>
              </w:rPr>
              <w:t>Quản lý phiên bản mã nguồn</w:t>
            </w:r>
          </w:p>
        </w:tc>
      </w:tr>
      <w:tr w:rsidR="000367FA" w:rsidRPr="00BE2790" w14:paraId="3975ACDB" w14:textId="77777777" w:rsidTr="00363857">
        <w:tc>
          <w:tcPr>
            <w:tcW w:w="0" w:type="auto"/>
            <w:hideMark/>
          </w:tcPr>
          <w:p w14:paraId="06BC5B3F" w14:textId="77777777" w:rsidR="000367FA" w:rsidRPr="00BE2790" w:rsidRDefault="000367FA" w:rsidP="000367FA">
            <w:pPr>
              <w:rPr>
                <w:szCs w:val="26"/>
              </w:rPr>
            </w:pPr>
            <w:r w:rsidRPr="00BE2790">
              <w:rPr>
                <w:szCs w:val="26"/>
              </w:rPr>
              <w:t>Docker Desktop</w:t>
            </w:r>
          </w:p>
        </w:tc>
        <w:tc>
          <w:tcPr>
            <w:tcW w:w="0" w:type="auto"/>
            <w:hideMark/>
          </w:tcPr>
          <w:p w14:paraId="030523A2" w14:textId="77777777" w:rsidR="000367FA" w:rsidRPr="00BE2790" w:rsidRDefault="000367FA" w:rsidP="000367FA">
            <w:pPr>
              <w:rPr>
                <w:szCs w:val="26"/>
              </w:rPr>
            </w:pPr>
            <w:r w:rsidRPr="00BE2790">
              <w:rPr>
                <w:szCs w:val="26"/>
              </w:rPr>
              <w:t>4.24+</w:t>
            </w:r>
          </w:p>
        </w:tc>
        <w:tc>
          <w:tcPr>
            <w:tcW w:w="0" w:type="auto"/>
            <w:hideMark/>
          </w:tcPr>
          <w:p w14:paraId="7734A39D" w14:textId="77777777" w:rsidR="000367FA" w:rsidRPr="00BE2790" w:rsidRDefault="000367FA" w:rsidP="000367FA">
            <w:pPr>
              <w:rPr>
                <w:szCs w:val="26"/>
              </w:rPr>
            </w:pPr>
            <w:r w:rsidRPr="00BE2790">
              <w:rPr>
                <w:szCs w:val="26"/>
              </w:rPr>
              <w:t>Containerization cho môi trường phát triển</w:t>
            </w:r>
          </w:p>
        </w:tc>
      </w:tr>
      <w:tr w:rsidR="000367FA" w:rsidRPr="00BE2790" w14:paraId="79E02A23" w14:textId="77777777" w:rsidTr="00363857">
        <w:tc>
          <w:tcPr>
            <w:tcW w:w="0" w:type="auto"/>
            <w:hideMark/>
          </w:tcPr>
          <w:p w14:paraId="727530D6" w14:textId="4BA6B33C" w:rsidR="000367FA" w:rsidRPr="00BE2790" w:rsidRDefault="00441F01" w:rsidP="000367FA">
            <w:pPr>
              <w:rPr>
                <w:szCs w:val="26"/>
              </w:rPr>
            </w:pPr>
            <w:r w:rsidRPr="00BE2790">
              <w:rPr>
                <w:szCs w:val="26"/>
              </w:rPr>
              <w:t>DBeaver</w:t>
            </w:r>
          </w:p>
        </w:tc>
        <w:tc>
          <w:tcPr>
            <w:tcW w:w="0" w:type="auto"/>
            <w:hideMark/>
          </w:tcPr>
          <w:p w14:paraId="14DF756F" w14:textId="77777777" w:rsidR="000367FA" w:rsidRPr="00BE2790" w:rsidRDefault="000367FA" w:rsidP="000367FA">
            <w:pPr>
              <w:rPr>
                <w:szCs w:val="26"/>
              </w:rPr>
            </w:pPr>
            <w:r w:rsidRPr="00BE2790">
              <w:rPr>
                <w:szCs w:val="26"/>
              </w:rPr>
              <w:t>8.0+</w:t>
            </w:r>
          </w:p>
        </w:tc>
        <w:tc>
          <w:tcPr>
            <w:tcW w:w="0" w:type="auto"/>
            <w:hideMark/>
          </w:tcPr>
          <w:p w14:paraId="5BA8E82F" w14:textId="77777777" w:rsidR="000367FA" w:rsidRPr="00BE2790" w:rsidRDefault="000367FA" w:rsidP="000367FA">
            <w:pPr>
              <w:rPr>
                <w:szCs w:val="26"/>
              </w:rPr>
            </w:pPr>
            <w:r w:rsidRPr="00BE2790">
              <w:rPr>
                <w:szCs w:val="26"/>
              </w:rPr>
              <w:t>Quản lý và truy vấn cơ sở dữ liệu</w:t>
            </w:r>
          </w:p>
        </w:tc>
      </w:tr>
    </w:tbl>
    <w:p w14:paraId="27BD8377" w14:textId="77777777" w:rsidR="000367FA" w:rsidRPr="00BE2790" w:rsidRDefault="000367FA" w:rsidP="000367FA">
      <w:pPr>
        <w:pStyle w:val="Heading4"/>
        <w:rPr>
          <w:szCs w:val="26"/>
        </w:rPr>
      </w:pPr>
      <w:r w:rsidRPr="00BE2790">
        <w:rPr>
          <w:szCs w:val="26"/>
        </w:rPr>
        <w:t>B. Công cụ kiểm thử</w:t>
      </w:r>
    </w:p>
    <w:tbl>
      <w:tblPr>
        <w:tblStyle w:val="TableGridLight"/>
        <w:tblW w:w="0" w:type="auto"/>
        <w:tblLook w:val="04A0" w:firstRow="1" w:lastRow="0" w:firstColumn="1" w:lastColumn="0" w:noHBand="0" w:noVBand="1"/>
      </w:tblPr>
      <w:tblGrid>
        <w:gridCol w:w="2475"/>
        <w:gridCol w:w="1249"/>
        <w:gridCol w:w="4730"/>
      </w:tblGrid>
      <w:tr w:rsidR="000367FA" w:rsidRPr="00BE2790" w14:paraId="5072064D" w14:textId="77777777" w:rsidTr="00363857">
        <w:tc>
          <w:tcPr>
            <w:tcW w:w="0" w:type="auto"/>
            <w:hideMark/>
          </w:tcPr>
          <w:p w14:paraId="2C6944B9" w14:textId="77777777" w:rsidR="000367FA" w:rsidRPr="00BE2790" w:rsidRDefault="000367FA" w:rsidP="000367FA">
            <w:pPr>
              <w:rPr>
                <w:szCs w:val="26"/>
              </w:rPr>
            </w:pPr>
            <w:r w:rsidRPr="00BE2790">
              <w:rPr>
                <w:szCs w:val="26"/>
              </w:rPr>
              <w:t>Công cụ</w:t>
            </w:r>
          </w:p>
        </w:tc>
        <w:tc>
          <w:tcPr>
            <w:tcW w:w="0" w:type="auto"/>
            <w:hideMark/>
          </w:tcPr>
          <w:p w14:paraId="5D7E348A" w14:textId="77777777" w:rsidR="000367FA" w:rsidRPr="00BE2790" w:rsidRDefault="000367FA" w:rsidP="000367FA">
            <w:pPr>
              <w:rPr>
                <w:szCs w:val="26"/>
              </w:rPr>
            </w:pPr>
            <w:r w:rsidRPr="00BE2790">
              <w:rPr>
                <w:szCs w:val="26"/>
              </w:rPr>
              <w:t>Phiên bản</w:t>
            </w:r>
          </w:p>
        </w:tc>
        <w:tc>
          <w:tcPr>
            <w:tcW w:w="0" w:type="auto"/>
            <w:hideMark/>
          </w:tcPr>
          <w:p w14:paraId="4DB268F9" w14:textId="77777777" w:rsidR="000367FA" w:rsidRPr="00BE2790" w:rsidRDefault="000367FA" w:rsidP="000367FA">
            <w:pPr>
              <w:rPr>
                <w:szCs w:val="26"/>
              </w:rPr>
            </w:pPr>
            <w:r w:rsidRPr="00BE2790">
              <w:rPr>
                <w:szCs w:val="26"/>
              </w:rPr>
              <w:t>Mục đích kiểm thử</w:t>
            </w:r>
          </w:p>
        </w:tc>
      </w:tr>
      <w:tr w:rsidR="000367FA" w:rsidRPr="00BE2790" w14:paraId="1F185245" w14:textId="77777777" w:rsidTr="00363857">
        <w:tc>
          <w:tcPr>
            <w:tcW w:w="0" w:type="auto"/>
            <w:hideMark/>
          </w:tcPr>
          <w:p w14:paraId="41689CC0" w14:textId="77777777" w:rsidR="000367FA" w:rsidRPr="00BE2790" w:rsidRDefault="000367FA" w:rsidP="000367FA">
            <w:pPr>
              <w:rPr>
                <w:szCs w:val="26"/>
              </w:rPr>
            </w:pPr>
            <w:r w:rsidRPr="00BE2790">
              <w:rPr>
                <w:szCs w:val="26"/>
              </w:rPr>
              <w:t>Jest</w:t>
            </w:r>
          </w:p>
        </w:tc>
        <w:tc>
          <w:tcPr>
            <w:tcW w:w="0" w:type="auto"/>
            <w:hideMark/>
          </w:tcPr>
          <w:p w14:paraId="6552575A" w14:textId="77777777" w:rsidR="000367FA" w:rsidRPr="00BE2790" w:rsidRDefault="000367FA" w:rsidP="000367FA">
            <w:pPr>
              <w:rPr>
                <w:szCs w:val="26"/>
              </w:rPr>
            </w:pPr>
            <w:r w:rsidRPr="00BE2790">
              <w:rPr>
                <w:szCs w:val="26"/>
              </w:rPr>
              <w:t>29.x</w:t>
            </w:r>
          </w:p>
        </w:tc>
        <w:tc>
          <w:tcPr>
            <w:tcW w:w="0" w:type="auto"/>
            <w:hideMark/>
          </w:tcPr>
          <w:p w14:paraId="22EDFD3A" w14:textId="77777777" w:rsidR="000367FA" w:rsidRPr="00BE2790" w:rsidRDefault="000367FA" w:rsidP="000367FA">
            <w:pPr>
              <w:rPr>
                <w:szCs w:val="26"/>
              </w:rPr>
            </w:pPr>
            <w:r w:rsidRPr="00BE2790">
              <w:rPr>
                <w:szCs w:val="26"/>
              </w:rPr>
              <w:t>Kiểm thử đơn vị cho JavaScript/TypeScript</w:t>
            </w:r>
          </w:p>
        </w:tc>
      </w:tr>
      <w:tr w:rsidR="000367FA" w:rsidRPr="00BE2790" w14:paraId="03740940" w14:textId="77777777" w:rsidTr="00363857">
        <w:tc>
          <w:tcPr>
            <w:tcW w:w="0" w:type="auto"/>
            <w:hideMark/>
          </w:tcPr>
          <w:p w14:paraId="0318DD63" w14:textId="77777777" w:rsidR="000367FA" w:rsidRPr="00BE2790" w:rsidRDefault="000367FA" w:rsidP="000367FA">
            <w:pPr>
              <w:rPr>
                <w:szCs w:val="26"/>
              </w:rPr>
            </w:pPr>
            <w:r w:rsidRPr="00BE2790">
              <w:rPr>
                <w:szCs w:val="26"/>
              </w:rPr>
              <w:t>React Testing Library</w:t>
            </w:r>
          </w:p>
        </w:tc>
        <w:tc>
          <w:tcPr>
            <w:tcW w:w="0" w:type="auto"/>
            <w:hideMark/>
          </w:tcPr>
          <w:p w14:paraId="6BF1DAE8" w14:textId="77777777" w:rsidR="000367FA" w:rsidRPr="00BE2790" w:rsidRDefault="000367FA" w:rsidP="000367FA">
            <w:pPr>
              <w:rPr>
                <w:szCs w:val="26"/>
              </w:rPr>
            </w:pPr>
            <w:r w:rsidRPr="00BE2790">
              <w:rPr>
                <w:szCs w:val="26"/>
              </w:rPr>
              <w:t>14.x</w:t>
            </w:r>
          </w:p>
        </w:tc>
        <w:tc>
          <w:tcPr>
            <w:tcW w:w="0" w:type="auto"/>
            <w:hideMark/>
          </w:tcPr>
          <w:p w14:paraId="3867DC1D" w14:textId="77777777" w:rsidR="000367FA" w:rsidRPr="00BE2790" w:rsidRDefault="000367FA" w:rsidP="000367FA">
            <w:pPr>
              <w:rPr>
                <w:szCs w:val="26"/>
              </w:rPr>
            </w:pPr>
            <w:r w:rsidRPr="00BE2790">
              <w:rPr>
                <w:szCs w:val="26"/>
              </w:rPr>
              <w:t>Kiểm thử component React</w:t>
            </w:r>
          </w:p>
        </w:tc>
      </w:tr>
      <w:tr w:rsidR="000367FA" w:rsidRPr="00BE2790" w14:paraId="592C7D04" w14:textId="77777777" w:rsidTr="00363857">
        <w:tc>
          <w:tcPr>
            <w:tcW w:w="0" w:type="auto"/>
            <w:hideMark/>
          </w:tcPr>
          <w:p w14:paraId="15937F05" w14:textId="77777777" w:rsidR="000367FA" w:rsidRPr="00BE2790" w:rsidRDefault="000367FA" w:rsidP="000367FA">
            <w:pPr>
              <w:rPr>
                <w:szCs w:val="26"/>
              </w:rPr>
            </w:pPr>
            <w:r w:rsidRPr="00BE2790">
              <w:rPr>
                <w:szCs w:val="26"/>
              </w:rPr>
              <w:t>Supertest</w:t>
            </w:r>
          </w:p>
        </w:tc>
        <w:tc>
          <w:tcPr>
            <w:tcW w:w="0" w:type="auto"/>
            <w:hideMark/>
          </w:tcPr>
          <w:p w14:paraId="567CA115" w14:textId="77777777" w:rsidR="000367FA" w:rsidRPr="00BE2790" w:rsidRDefault="000367FA" w:rsidP="000367FA">
            <w:pPr>
              <w:rPr>
                <w:szCs w:val="26"/>
              </w:rPr>
            </w:pPr>
            <w:r w:rsidRPr="00BE2790">
              <w:rPr>
                <w:szCs w:val="26"/>
              </w:rPr>
              <w:t>6.x</w:t>
            </w:r>
          </w:p>
        </w:tc>
        <w:tc>
          <w:tcPr>
            <w:tcW w:w="0" w:type="auto"/>
            <w:hideMark/>
          </w:tcPr>
          <w:p w14:paraId="063C7A4D" w14:textId="77777777" w:rsidR="000367FA" w:rsidRPr="00BE2790" w:rsidRDefault="000367FA" w:rsidP="000367FA">
            <w:pPr>
              <w:rPr>
                <w:szCs w:val="26"/>
              </w:rPr>
            </w:pPr>
            <w:r w:rsidRPr="00BE2790">
              <w:rPr>
                <w:szCs w:val="26"/>
              </w:rPr>
              <w:t>Kiểm thử API HTTP</w:t>
            </w:r>
          </w:p>
        </w:tc>
      </w:tr>
      <w:tr w:rsidR="000367FA" w:rsidRPr="00BE2790" w14:paraId="6CBDBBCF" w14:textId="77777777" w:rsidTr="00363857">
        <w:tc>
          <w:tcPr>
            <w:tcW w:w="0" w:type="auto"/>
            <w:hideMark/>
          </w:tcPr>
          <w:p w14:paraId="1AC4E044" w14:textId="77777777" w:rsidR="000367FA" w:rsidRPr="00BE2790" w:rsidRDefault="000367FA" w:rsidP="000367FA">
            <w:pPr>
              <w:rPr>
                <w:szCs w:val="26"/>
              </w:rPr>
            </w:pPr>
            <w:r w:rsidRPr="00BE2790">
              <w:rPr>
                <w:szCs w:val="26"/>
              </w:rPr>
              <w:t>Cypress</w:t>
            </w:r>
          </w:p>
        </w:tc>
        <w:tc>
          <w:tcPr>
            <w:tcW w:w="0" w:type="auto"/>
            <w:hideMark/>
          </w:tcPr>
          <w:p w14:paraId="0DDC5411" w14:textId="77777777" w:rsidR="000367FA" w:rsidRPr="00BE2790" w:rsidRDefault="000367FA" w:rsidP="000367FA">
            <w:pPr>
              <w:rPr>
                <w:szCs w:val="26"/>
              </w:rPr>
            </w:pPr>
            <w:r w:rsidRPr="00BE2790">
              <w:rPr>
                <w:szCs w:val="26"/>
              </w:rPr>
              <w:t>13.x</w:t>
            </w:r>
          </w:p>
        </w:tc>
        <w:tc>
          <w:tcPr>
            <w:tcW w:w="0" w:type="auto"/>
            <w:hideMark/>
          </w:tcPr>
          <w:p w14:paraId="5891CEF7" w14:textId="77777777" w:rsidR="000367FA" w:rsidRPr="00BE2790" w:rsidRDefault="000367FA" w:rsidP="000367FA">
            <w:pPr>
              <w:rPr>
                <w:szCs w:val="26"/>
              </w:rPr>
            </w:pPr>
            <w:r w:rsidRPr="00BE2790">
              <w:rPr>
                <w:szCs w:val="26"/>
              </w:rPr>
              <w:t>Kiểm thử end-to-end tự động</w:t>
            </w:r>
          </w:p>
        </w:tc>
      </w:tr>
      <w:tr w:rsidR="000367FA" w:rsidRPr="00BE2790" w14:paraId="7ED031A1" w14:textId="77777777" w:rsidTr="00363857">
        <w:tc>
          <w:tcPr>
            <w:tcW w:w="0" w:type="auto"/>
            <w:hideMark/>
          </w:tcPr>
          <w:p w14:paraId="45DAEB7C" w14:textId="77777777" w:rsidR="000367FA" w:rsidRPr="00BE2790" w:rsidRDefault="000367FA" w:rsidP="000367FA">
            <w:pPr>
              <w:rPr>
                <w:szCs w:val="26"/>
              </w:rPr>
            </w:pPr>
            <w:r w:rsidRPr="00BE2790">
              <w:rPr>
                <w:szCs w:val="26"/>
              </w:rPr>
              <w:t>k6</w:t>
            </w:r>
          </w:p>
        </w:tc>
        <w:tc>
          <w:tcPr>
            <w:tcW w:w="0" w:type="auto"/>
            <w:hideMark/>
          </w:tcPr>
          <w:p w14:paraId="7A88D47A" w14:textId="77777777" w:rsidR="000367FA" w:rsidRPr="00BE2790" w:rsidRDefault="000367FA" w:rsidP="000367FA">
            <w:pPr>
              <w:rPr>
                <w:szCs w:val="26"/>
              </w:rPr>
            </w:pPr>
            <w:r w:rsidRPr="00BE2790">
              <w:rPr>
                <w:szCs w:val="26"/>
              </w:rPr>
              <w:t>0.47+</w:t>
            </w:r>
          </w:p>
        </w:tc>
        <w:tc>
          <w:tcPr>
            <w:tcW w:w="0" w:type="auto"/>
            <w:hideMark/>
          </w:tcPr>
          <w:p w14:paraId="6E4C43C1" w14:textId="77777777" w:rsidR="000367FA" w:rsidRPr="00BE2790" w:rsidRDefault="000367FA" w:rsidP="000367FA">
            <w:pPr>
              <w:rPr>
                <w:szCs w:val="26"/>
              </w:rPr>
            </w:pPr>
            <w:r w:rsidRPr="00BE2790">
              <w:rPr>
                <w:szCs w:val="26"/>
              </w:rPr>
              <w:t>Kiểm thử hiệu suất và tải</w:t>
            </w:r>
          </w:p>
        </w:tc>
      </w:tr>
      <w:tr w:rsidR="000367FA" w:rsidRPr="00BE2790" w14:paraId="735D09D6" w14:textId="77777777" w:rsidTr="00363857">
        <w:tc>
          <w:tcPr>
            <w:tcW w:w="0" w:type="auto"/>
            <w:hideMark/>
          </w:tcPr>
          <w:p w14:paraId="140CEAB2" w14:textId="77777777" w:rsidR="000367FA" w:rsidRPr="00BE2790" w:rsidRDefault="000367FA" w:rsidP="000367FA">
            <w:pPr>
              <w:rPr>
                <w:szCs w:val="26"/>
              </w:rPr>
            </w:pPr>
            <w:r w:rsidRPr="00BE2790">
              <w:rPr>
                <w:szCs w:val="26"/>
              </w:rPr>
              <w:t>Postman</w:t>
            </w:r>
          </w:p>
        </w:tc>
        <w:tc>
          <w:tcPr>
            <w:tcW w:w="0" w:type="auto"/>
            <w:hideMark/>
          </w:tcPr>
          <w:p w14:paraId="4E947638" w14:textId="77777777" w:rsidR="000367FA" w:rsidRPr="00BE2790" w:rsidRDefault="000367FA" w:rsidP="000367FA">
            <w:pPr>
              <w:rPr>
                <w:szCs w:val="26"/>
              </w:rPr>
            </w:pPr>
            <w:r w:rsidRPr="00BE2790">
              <w:rPr>
                <w:szCs w:val="26"/>
              </w:rPr>
              <w:t>10.x</w:t>
            </w:r>
          </w:p>
        </w:tc>
        <w:tc>
          <w:tcPr>
            <w:tcW w:w="0" w:type="auto"/>
            <w:hideMark/>
          </w:tcPr>
          <w:p w14:paraId="30882E18" w14:textId="77777777" w:rsidR="000367FA" w:rsidRPr="00BE2790" w:rsidRDefault="000367FA" w:rsidP="000367FA">
            <w:pPr>
              <w:rPr>
                <w:szCs w:val="26"/>
              </w:rPr>
            </w:pPr>
            <w:r w:rsidRPr="00BE2790">
              <w:rPr>
                <w:szCs w:val="26"/>
              </w:rPr>
              <w:t>Kiểm thử API thủ công và automation</w:t>
            </w:r>
          </w:p>
        </w:tc>
      </w:tr>
      <w:tr w:rsidR="000367FA" w:rsidRPr="00BE2790" w14:paraId="6E7B0727" w14:textId="77777777" w:rsidTr="00363857">
        <w:tc>
          <w:tcPr>
            <w:tcW w:w="0" w:type="auto"/>
            <w:hideMark/>
          </w:tcPr>
          <w:p w14:paraId="534F3CA5" w14:textId="77777777" w:rsidR="000367FA" w:rsidRPr="00BE2790" w:rsidRDefault="000367FA" w:rsidP="000367FA">
            <w:pPr>
              <w:rPr>
                <w:szCs w:val="26"/>
              </w:rPr>
            </w:pPr>
            <w:r w:rsidRPr="00BE2790">
              <w:rPr>
                <w:szCs w:val="26"/>
              </w:rPr>
              <w:t>OWASP ZAP</w:t>
            </w:r>
          </w:p>
        </w:tc>
        <w:tc>
          <w:tcPr>
            <w:tcW w:w="0" w:type="auto"/>
            <w:hideMark/>
          </w:tcPr>
          <w:p w14:paraId="21D660FB" w14:textId="77777777" w:rsidR="000367FA" w:rsidRPr="00BE2790" w:rsidRDefault="000367FA" w:rsidP="000367FA">
            <w:pPr>
              <w:rPr>
                <w:szCs w:val="26"/>
              </w:rPr>
            </w:pPr>
            <w:r w:rsidRPr="00BE2790">
              <w:rPr>
                <w:szCs w:val="26"/>
              </w:rPr>
              <w:t>2.13+</w:t>
            </w:r>
          </w:p>
        </w:tc>
        <w:tc>
          <w:tcPr>
            <w:tcW w:w="0" w:type="auto"/>
            <w:hideMark/>
          </w:tcPr>
          <w:p w14:paraId="38534B42" w14:textId="77777777" w:rsidR="000367FA" w:rsidRPr="00BE2790" w:rsidRDefault="000367FA" w:rsidP="000367FA">
            <w:pPr>
              <w:rPr>
                <w:szCs w:val="26"/>
              </w:rPr>
            </w:pPr>
            <w:r w:rsidRPr="00BE2790">
              <w:rPr>
                <w:szCs w:val="26"/>
              </w:rPr>
              <w:t>Kiểm thử bảo mật</w:t>
            </w:r>
          </w:p>
        </w:tc>
      </w:tr>
    </w:tbl>
    <w:p w14:paraId="3A60EFCE" w14:textId="77777777" w:rsidR="00C40247" w:rsidRPr="00BE2790" w:rsidRDefault="00C40247" w:rsidP="00363857">
      <w:pPr>
        <w:pStyle w:val="Heading3"/>
        <w:rPr>
          <w:sz w:val="26"/>
          <w:szCs w:val="26"/>
        </w:rPr>
      </w:pPr>
      <w:bookmarkStart w:id="85" w:name="_Toc217218131"/>
      <w:r w:rsidRPr="00BE2790">
        <w:rPr>
          <w:sz w:val="26"/>
          <w:szCs w:val="26"/>
        </w:rPr>
        <w:lastRenderedPageBreak/>
        <w:t>3.7.3. Hạ tầng</w:t>
      </w:r>
      <w:bookmarkEnd w:id="85"/>
    </w:p>
    <w:p w14:paraId="33DC8CF3" w14:textId="77777777" w:rsidR="000367FA" w:rsidRPr="00BE2790" w:rsidRDefault="000367FA" w:rsidP="00363857">
      <w:pPr>
        <w:pStyle w:val="Heading4"/>
        <w:rPr>
          <w:szCs w:val="26"/>
        </w:rPr>
      </w:pPr>
      <w:bookmarkStart w:id="86" w:name="_Toc216846054"/>
      <w:r w:rsidRPr="00BE2790">
        <w:rPr>
          <w:szCs w:val="26"/>
        </w:rPr>
        <w:t>A. Hạ tầng triển khai</w:t>
      </w:r>
    </w:p>
    <w:tbl>
      <w:tblPr>
        <w:tblStyle w:val="TableGridLight"/>
        <w:tblW w:w="0" w:type="auto"/>
        <w:tblLook w:val="04A0" w:firstRow="1" w:lastRow="0" w:firstColumn="1" w:lastColumn="0" w:noHBand="0" w:noVBand="1"/>
      </w:tblPr>
      <w:tblGrid>
        <w:gridCol w:w="1969"/>
        <w:gridCol w:w="1680"/>
        <w:gridCol w:w="2074"/>
        <w:gridCol w:w="3622"/>
      </w:tblGrid>
      <w:tr w:rsidR="000367FA" w:rsidRPr="00BE2790" w14:paraId="027CC194" w14:textId="77777777" w:rsidTr="00363857">
        <w:tc>
          <w:tcPr>
            <w:tcW w:w="0" w:type="auto"/>
            <w:hideMark/>
          </w:tcPr>
          <w:p w14:paraId="2F181B53" w14:textId="77777777" w:rsidR="000367FA" w:rsidRPr="00BE2790" w:rsidRDefault="000367FA" w:rsidP="000367FA">
            <w:pPr>
              <w:rPr>
                <w:szCs w:val="26"/>
              </w:rPr>
            </w:pPr>
            <w:r w:rsidRPr="00BE2790">
              <w:rPr>
                <w:szCs w:val="26"/>
              </w:rPr>
              <w:t>Thành phần</w:t>
            </w:r>
          </w:p>
        </w:tc>
        <w:tc>
          <w:tcPr>
            <w:tcW w:w="0" w:type="auto"/>
            <w:hideMark/>
          </w:tcPr>
          <w:p w14:paraId="4ADCF8D9" w14:textId="77777777" w:rsidR="000367FA" w:rsidRPr="00BE2790" w:rsidRDefault="000367FA" w:rsidP="000367FA">
            <w:pPr>
              <w:rPr>
                <w:szCs w:val="26"/>
              </w:rPr>
            </w:pPr>
            <w:r w:rsidRPr="00BE2790">
              <w:rPr>
                <w:szCs w:val="26"/>
              </w:rPr>
              <w:t>Dịch vụ/Nền tảng</w:t>
            </w:r>
          </w:p>
        </w:tc>
        <w:tc>
          <w:tcPr>
            <w:tcW w:w="0" w:type="auto"/>
            <w:hideMark/>
          </w:tcPr>
          <w:p w14:paraId="1A43716E" w14:textId="77777777" w:rsidR="000367FA" w:rsidRPr="00BE2790" w:rsidRDefault="000367FA" w:rsidP="000367FA">
            <w:pPr>
              <w:rPr>
                <w:szCs w:val="26"/>
              </w:rPr>
            </w:pPr>
            <w:r w:rsidRPr="00BE2790">
              <w:rPr>
                <w:szCs w:val="26"/>
              </w:rPr>
              <w:t>Cấu hình</w:t>
            </w:r>
          </w:p>
        </w:tc>
        <w:tc>
          <w:tcPr>
            <w:tcW w:w="0" w:type="auto"/>
            <w:hideMark/>
          </w:tcPr>
          <w:p w14:paraId="28633F36" w14:textId="77777777" w:rsidR="000367FA" w:rsidRPr="00BE2790" w:rsidRDefault="000367FA" w:rsidP="000367FA">
            <w:pPr>
              <w:rPr>
                <w:szCs w:val="26"/>
              </w:rPr>
            </w:pPr>
            <w:r w:rsidRPr="00BE2790">
              <w:rPr>
                <w:szCs w:val="26"/>
              </w:rPr>
              <w:t>Mục đích</w:t>
            </w:r>
          </w:p>
        </w:tc>
      </w:tr>
      <w:tr w:rsidR="000367FA" w:rsidRPr="00BE2790" w14:paraId="5F77401D" w14:textId="77777777" w:rsidTr="00363857">
        <w:tc>
          <w:tcPr>
            <w:tcW w:w="0" w:type="auto"/>
            <w:hideMark/>
          </w:tcPr>
          <w:p w14:paraId="071AFEC5" w14:textId="77777777" w:rsidR="000367FA" w:rsidRPr="00BE2790" w:rsidRDefault="000367FA" w:rsidP="000367FA">
            <w:pPr>
              <w:rPr>
                <w:szCs w:val="26"/>
              </w:rPr>
            </w:pPr>
            <w:r w:rsidRPr="00BE2790">
              <w:rPr>
                <w:szCs w:val="26"/>
              </w:rPr>
              <w:t>Frontend Hosting</w:t>
            </w:r>
          </w:p>
        </w:tc>
        <w:tc>
          <w:tcPr>
            <w:tcW w:w="0" w:type="auto"/>
            <w:hideMark/>
          </w:tcPr>
          <w:p w14:paraId="31AC814B" w14:textId="7D5ECC44" w:rsidR="000367FA" w:rsidRPr="00BE2790" w:rsidRDefault="00363857" w:rsidP="000367FA">
            <w:pPr>
              <w:rPr>
                <w:szCs w:val="26"/>
              </w:rPr>
            </w:pPr>
            <w:r w:rsidRPr="00BE2790">
              <w:rPr>
                <w:szCs w:val="26"/>
              </w:rPr>
              <w:t>Railway</w:t>
            </w:r>
          </w:p>
        </w:tc>
        <w:tc>
          <w:tcPr>
            <w:tcW w:w="0" w:type="auto"/>
            <w:hideMark/>
          </w:tcPr>
          <w:p w14:paraId="41E8EDC8" w14:textId="71FD1F99" w:rsidR="000367FA" w:rsidRPr="00BE2790" w:rsidRDefault="000367FA" w:rsidP="000367FA">
            <w:pPr>
              <w:rPr>
                <w:szCs w:val="26"/>
              </w:rPr>
            </w:pPr>
            <w:r w:rsidRPr="00BE2790">
              <w:rPr>
                <w:szCs w:val="26"/>
              </w:rPr>
              <w:t>Free Tier</w:t>
            </w:r>
          </w:p>
        </w:tc>
        <w:tc>
          <w:tcPr>
            <w:tcW w:w="0" w:type="auto"/>
            <w:hideMark/>
          </w:tcPr>
          <w:p w14:paraId="1FF6F08E" w14:textId="77777777" w:rsidR="000367FA" w:rsidRPr="00BE2790" w:rsidRDefault="000367FA" w:rsidP="000367FA">
            <w:pPr>
              <w:rPr>
                <w:szCs w:val="26"/>
              </w:rPr>
            </w:pPr>
            <w:r w:rsidRPr="00BE2790">
              <w:rPr>
                <w:szCs w:val="26"/>
              </w:rPr>
              <w:t>Triển khai ứng dụng React.js</w:t>
            </w:r>
          </w:p>
        </w:tc>
      </w:tr>
      <w:tr w:rsidR="000367FA" w:rsidRPr="00BE2790" w14:paraId="6BFAD74E" w14:textId="77777777" w:rsidTr="00363857">
        <w:tc>
          <w:tcPr>
            <w:tcW w:w="0" w:type="auto"/>
            <w:hideMark/>
          </w:tcPr>
          <w:p w14:paraId="7CE39224" w14:textId="77777777" w:rsidR="000367FA" w:rsidRPr="00BE2790" w:rsidRDefault="000367FA" w:rsidP="000367FA">
            <w:pPr>
              <w:rPr>
                <w:szCs w:val="26"/>
              </w:rPr>
            </w:pPr>
            <w:r w:rsidRPr="00BE2790">
              <w:rPr>
                <w:szCs w:val="26"/>
              </w:rPr>
              <w:t>Backend API Hosting</w:t>
            </w:r>
          </w:p>
        </w:tc>
        <w:tc>
          <w:tcPr>
            <w:tcW w:w="0" w:type="auto"/>
            <w:hideMark/>
          </w:tcPr>
          <w:p w14:paraId="416A67B7" w14:textId="4CE29A45" w:rsidR="000367FA" w:rsidRPr="00BE2790" w:rsidRDefault="00363857" w:rsidP="000367FA">
            <w:pPr>
              <w:rPr>
                <w:szCs w:val="26"/>
              </w:rPr>
            </w:pPr>
            <w:r w:rsidRPr="00BE2790">
              <w:rPr>
                <w:szCs w:val="26"/>
              </w:rPr>
              <w:t>Railway</w:t>
            </w:r>
          </w:p>
        </w:tc>
        <w:tc>
          <w:tcPr>
            <w:tcW w:w="0" w:type="auto"/>
            <w:hideMark/>
          </w:tcPr>
          <w:p w14:paraId="2A199C0B" w14:textId="2C4519D7" w:rsidR="000367FA" w:rsidRPr="00BE2790" w:rsidRDefault="000367FA" w:rsidP="000367FA">
            <w:pPr>
              <w:rPr>
                <w:szCs w:val="26"/>
              </w:rPr>
            </w:pPr>
            <w:r w:rsidRPr="00BE2790">
              <w:rPr>
                <w:szCs w:val="26"/>
              </w:rPr>
              <w:t>Free Tier</w:t>
            </w:r>
          </w:p>
        </w:tc>
        <w:tc>
          <w:tcPr>
            <w:tcW w:w="0" w:type="auto"/>
            <w:hideMark/>
          </w:tcPr>
          <w:p w14:paraId="33840D31" w14:textId="77777777" w:rsidR="000367FA" w:rsidRPr="00BE2790" w:rsidRDefault="000367FA" w:rsidP="000367FA">
            <w:pPr>
              <w:rPr>
                <w:szCs w:val="26"/>
              </w:rPr>
            </w:pPr>
            <w:r w:rsidRPr="00BE2790">
              <w:rPr>
                <w:szCs w:val="26"/>
              </w:rPr>
              <w:t>Triển khai server Node.js</w:t>
            </w:r>
          </w:p>
        </w:tc>
      </w:tr>
      <w:tr w:rsidR="000367FA" w:rsidRPr="00BE2790" w14:paraId="4165F0B6" w14:textId="77777777" w:rsidTr="00363857">
        <w:tc>
          <w:tcPr>
            <w:tcW w:w="0" w:type="auto"/>
            <w:hideMark/>
          </w:tcPr>
          <w:p w14:paraId="1122C89F" w14:textId="77777777" w:rsidR="000367FA" w:rsidRPr="00BE2790" w:rsidRDefault="000367FA" w:rsidP="000367FA">
            <w:pPr>
              <w:rPr>
                <w:szCs w:val="26"/>
              </w:rPr>
            </w:pPr>
            <w:r w:rsidRPr="00BE2790">
              <w:rPr>
                <w:szCs w:val="26"/>
              </w:rPr>
              <w:t>Database Hosting</w:t>
            </w:r>
          </w:p>
        </w:tc>
        <w:tc>
          <w:tcPr>
            <w:tcW w:w="0" w:type="auto"/>
            <w:hideMark/>
          </w:tcPr>
          <w:p w14:paraId="7E7723D8" w14:textId="5BD39AA7" w:rsidR="000367FA" w:rsidRPr="00BE2790" w:rsidRDefault="00363857" w:rsidP="000367FA">
            <w:pPr>
              <w:rPr>
                <w:szCs w:val="26"/>
              </w:rPr>
            </w:pPr>
            <w:r w:rsidRPr="00BE2790">
              <w:rPr>
                <w:szCs w:val="26"/>
              </w:rPr>
              <w:t>Railway</w:t>
            </w:r>
          </w:p>
        </w:tc>
        <w:tc>
          <w:tcPr>
            <w:tcW w:w="0" w:type="auto"/>
            <w:hideMark/>
          </w:tcPr>
          <w:p w14:paraId="3BA71C7D" w14:textId="77777777" w:rsidR="000367FA" w:rsidRPr="00BE2790" w:rsidRDefault="000367FA" w:rsidP="000367FA">
            <w:pPr>
              <w:rPr>
                <w:szCs w:val="26"/>
              </w:rPr>
            </w:pPr>
            <w:r w:rsidRPr="00BE2790">
              <w:rPr>
                <w:szCs w:val="26"/>
              </w:rPr>
              <w:t>MySQL 8.0, 1GB RAM</w:t>
            </w:r>
          </w:p>
        </w:tc>
        <w:tc>
          <w:tcPr>
            <w:tcW w:w="0" w:type="auto"/>
            <w:hideMark/>
          </w:tcPr>
          <w:p w14:paraId="14FCCD8A" w14:textId="77777777" w:rsidR="000367FA" w:rsidRPr="00BE2790" w:rsidRDefault="000367FA" w:rsidP="000367FA">
            <w:pPr>
              <w:rPr>
                <w:szCs w:val="26"/>
              </w:rPr>
            </w:pPr>
            <w:r w:rsidRPr="00BE2790">
              <w:rPr>
                <w:szCs w:val="26"/>
              </w:rPr>
              <w:t>Lưu trữ dữ liệu sản phẩm, đơn hàng, người dùng</w:t>
            </w:r>
          </w:p>
        </w:tc>
      </w:tr>
    </w:tbl>
    <w:p w14:paraId="085F4ECA" w14:textId="77777777" w:rsidR="000367FA" w:rsidRPr="00BE2790" w:rsidRDefault="000367FA" w:rsidP="007034BF">
      <w:pPr>
        <w:pStyle w:val="Heading4"/>
        <w:rPr>
          <w:szCs w:val="26"/>
        </w:rPr>
      </w:pPr>
      <w:r w:rsidRPr="00BE2790">
        <w:rPr>
          <w:szCs w:val="26"/>
        </w:rPr>
        <w:t>B. Hạ tầng CI/CD</w:t>
      </w:r>
    </w:p>
    <w:tbl>
      <w:tblPr>
        <w:tblStyle w:val="TableGridLight"/>
        <w:tblW w:w="0" w:type="auto"/>
        <w:tblLook w:val="04A0" w:firstRow="1" w:lastRow="0" w:firstColumn="1" w:lastColumn="0" w:noHBand="0" w:noVBand="1"/>
      </w:tblPr>
      <w:tblGrid>
        <w:gridCol w:w="1749"/>
        <w:gridCol w:w="2031"/>
        <w:gridCol w:w="2743"/>
        <w:gridCol w:w="2822"/>
      </w:tblGrid>
      <w:tr w:rsidR="000367FA" w:rsidRPr="00BE2790" w14:paraId="46BA14AC" w14:textId="77777777" w:rsidTr="007034BF">
        <w:tc>
          <w:tcPr>
            <w:tcW w:w="0" w:type="auto"/>
            <w:hideMark/>
          </w:tcPr>
          <w:p w14:paraId="4B5E584D" w14:textId="77777777" w:rsidR="000367FA" w:rsidRPr="00BE2790" w:rsidRDefault="000367FA" w:rsidP="000367FA">
            <w:pPr>
              <w:rPr>
                <w:szCs w:val="26"/>
              </w:rPr>
            </w:pPr>
            <w:r w:rsidRPr="00BE2790">
              <w:rPr>
                <w:szCs w:val="26"/>
              </w:rPr>
              <w:t>Thành phần</w:t>
            </w:r>
          </w:p>
        </w:tc>
        <w:tc>
          <w:tcPr>
            <w:tcW w:w="0" w:type="auto"/>
            <w:hideMark/>
          </w:tcPr>
          <w:p w14:paraId="7D6E4F4C" w14:textId="77777777" w:rsidR="000367FA" w:rsidRPr="00BE2790" w:rsidRDefault="000367FA" w:rsidP="000367FA">
            <w:pPr>
              <w:rPr>
                <w:szCs w:val="26"/>
              </w:rPr>
            </w:pPr>
            <w:r w:rsidRPr="00BE2790">
              <w:rPr>
                <w:szCs w:val="26"/>
              </w:rPr>
              <w:t>Công cụ/Dịch vụ</w:t>
            </w:r>
          </w:p>
        </w:tc>
        <w:tc>
          <w:tcPr>
            <w:tcW w:w="0" w:type="auto"/>
            <w:hideMark/>
          </w:tcPr>
          <w:p w14:paraId="0BE501D6" w14:textId="77777777" w:rsidR="000367FA" w:rsidRPr="00BE2790" w:rsidRDefault="000367FA" w:rsidP="000367FA">
            <w:pPr>
              <w:rPr>
                <w:szCs w:val="26"/>
              </w:rPr>
            </w:pPr>
            <w:r w:rsidRPr="00BE2790">
              <w:rPr>
                <w:szCs w:val="26"/>
              </w:rPr>
              <w:t>Cấu hình</w:t>
            </w:r>
          </w:p>
        </w:tc>
        <w:tc>
          <w:tcPr>
            <w:tcW w:w="0" w:type="auto"/>
            <w:hideMark/>
          </w:tcPr>
          <w:p w14:paraId="6B841F85" w14:textId="77777777" w:rsidR="000367FA" w:rsidRPr="00BE2790" w:rsidRDefault="000367FA" w:rsidP="000367FA">
            <w:pPr>
              <w:rPr>
                <w:szCs w:val="26"/>
              </w:rPr>
            </w:pPr>
            <w:r w:rsidRPr="00BE2790">
              <w:rPr>
                <w:szCs w:val="26"/>
              </w:rPr>
              <w:t>Mục đích</w:t>
            </w:r>
          </w:p>
        </w:tc>
      </w:tr>
      <w:tr w:rsidR="000367FA" w:rsidRPr="00BE2790" w14:paraId="09835CAD" w14:textId="77777777" w:rsidTr="007034BF">
        <w:tc>
          <w:tcPr>
            <w:tcW w:w="0" w:type="auto"/>
            <w:hideMark/>
          </w:tcPr>
          <w:p w14:paraId="6BB7DEED" w14:textId="77777777" w:rsidR="000367FA" w:rsidRPr="00BE2790" w:rsidRDefault="000367FA" w:rsidP="000367FA">
            <w:pPr>
              <w:rPr>
                <w:szCs w:val="26"/>
              </w:rPr>
            </w:pPr>
            <w:r w:rsidRPr="00BE2790">
              <w:rPr>
                <w:szCs w:val="26"/>
              </w:rPr>
              <w:t>Version Control</w:t>
            </w:r>
          </w:p>
        </w:tc>
        <w:tc>
          <w:tcPr>
            <w:tcW w:w="0" w:type="auto"/>
            <w:hideMark/>
          </w:tcPr>
          <w:p w14:paraId="07F01F24" w14:textId="77777777" w:rsidR="000367FA" w:rsidRPr="00BE2790" w:rsidRDefault="000367FA" w:rsidP="000367FA">
            <w:pPr>
              <w:rPr>
                <w:szCs w:val="26"/>
              </w:rPr>
            </w:pPr>
            <w:r w:rsidRPr="00BE2790">
              <w:rPr>
                <w:szCs w:val="26"/>
              </w:rPr>
              <w:t>GitHub</w:t>
            </w:r>
          </w:p>
        </w:tc>
        <w:tc>
          <w:tcPr>
            <w:tcW w:w="0" w:type="auto"/>
            <w:hideMark/>
          </w:tcPr>
          <w:p w14:paraId="21E75111" w14:textId="77777777" w:rsidR="000367FA" w:rsidRPr="00BE2790" w:rsidRDefault="000367FA" w:rsidP="000367FA">
            <w:pPr>
              <w:rPr>
                <w:szCs w:val="26"/>
              </w:rPr>
            </w:pPr>
            <w:r w:rsidRPr="00BE2790">
              <w:rPr>
                <w:szCs w:val="26"/>
              </w:rPr>
              <w:t>Private Repository</w:t>
            </w:r>
          </w:p>
        </w:tc>
        <w:tc>
          <w:tcPr>
            <w:tcW w:w="0" w:type="auto"/>
            <w:hideMark/>
          </w:tcPr>
          <w:p w14:paraId="421DBA5D" w14:textId="77777777" w:rsidR="000367FA" w:rsidRPr="00BE2790" w:rsidRDefault="000367FA" w:rsidP="000367FA">
            <w:pPr>
              <w:rPr>
                <w:szCs w:val="26"/>
              </w:rPr>
            </w:pPr>
            <w:r w:rsidRPr="00BE2790">
              <w:rPr>
                <w:szCs w:val="26"/>
              </w:rPr>
              <w:t>Quản lý mã nguồn và collaboration</w:t>
            </w:r>
          </w:p>
        </w:tc>
      </w:tr>
      <w:tr w:rsidR="000367FA" w:rsidRPr="00BE2790" w14:paraId="7F98F0D1" w14:textId="77777777" w:rsidTr="007034BF">
        <w:tc>
          <w:tcPr>
            <w:tcW w:w="0" w:type="auto"/>
            <w:hideMark/>
          </w:tcPr>
          <w:p w14:paraId="0F8718FD" w14:textId="77777777" w:rsidR="000367FA" w:rsidRPr="00BE2790" w:rsidRDefault="000367FA" w:rsidP="000367FA">
            <w:pPr>
              <w:rPr>
                <w:szCs w:val="26"/>
              </w:rPr>
            </w:pPr>
            <w:r w:rsidRPr="00BE2790">
              <w:rPr>
                <w:szCs w:val="26"/>
              </w:rPr>
              <w:t>CI/CD Pipeline</w:t>
            </w:r>
          </w:p>
        </w:tc>
        <w:tc>
          <w:tcPr>
            <w:tcW w:w="0" w:type="auto"/>
            <w:hideMark/>
          </w:tcPr>
          <w:p w14:paraId="4CD667F8" w14:textId="77777777" w:rsidR="000367FA" w:rsidRPr="00BE2790" w:rsidRDefault="000367FA" w:rsidP="000367FA">
            <w:pPr>
              <w:rPr>
                <w:szCs w:val="26"/>
              </w:rPr>
            </w:pPr>
            <w:r w:rsidRPr="00BE2790">
              <w:rPr>
                <w:szCs w:val="26"/>
              </w:rPr>
              <w:t>GitHub Actions</w:t>
            </w:r>
          </w:p>
        </w:tc>
        <w:tc>
          <w:tcPr>
            <w:tcW w:w="0" w:type="auto"/>
            <w:hideMark/>
          </w:tcPr>
          <w:p w14:paraId="585F6890" w14:textId="77777777" w:rsidR="000367FA" w:rsidRPr="00BE2790" w:rsidRDefault="000367FA" w:rsidP="000367FA">
            <w:pPr>
              <w:rPr>
                <w:szCs w:val="26"/>
              </w:rPr>
            </w:pPr>
            <w:r w:rsidRPr="00BE2790">
              <w:rPr>
                <w:szCs w:val="26"/>
              </w:rPr>
              <w:t>Ubuntu runner, Docker container</w:t>
            </w:r>
          </w:p>
        </w:tc>
        <w:tc>
          <w:tcPr>
            <w:tcW w:w="0" w:type="auto"/>
            <w:hideMark/>
          </w:tcPr>
          <w:p w14:paraId="5F3B437D" w14:textId="77777777" w:rsidR="000367FA" w:rsidRPr="00BE2790" w:rsidRDefault="000367FA" w:rsidP="000367FA">
            <w:pPr>
              <w:rPr>
                <w:szCs w:val="26"/>
              </w:rPr>
            </w:pPr>
            <w:r w:rsidRPr="00BE2790">
              <w:rPr>
                <w:szCs w:val="26"/>
              </w:rPr>
              <w:t>Tự động hóa build, test, deploy</w:t>
            </w:r>
          </w:p>
        </w:tc>
      </w:tr>
      <w:tr w:rsidR="000367FA" w:rsidRPr="00BE2790" w14:paraId="6297EDC0" w14:textId="77777777" w:rsidTr="007034BF">
        <w:tc>
          <w:tcPr>
            <w:tcW w:w="0" w:type="auto"/>
            <w:hideMark/>
          </w:tcPr>
          <w:p w14:paraId="295B7D09" w14:textId="77777777" w:rsidR="000367FA" w:rsidRPr="00BE2790" w:rsidRDefault="000367FA" w:rsidP="000367FA">
            <w:pPr>
              <w:rPr>
                <w:szCs w:val="26"/>
              </w:rPr>
            </w:pPr>
            <w:r w:rsidRPr="00BE2790">
              <w:rPr>
                <w:szCs w:val="26"/>
              </w:rPr>
              <w:t>Container Registry</w:t>
            </w:r>
          </w:p>
        </w:tc>
        <w:tc>
          <w:tcPr>
            <w:tcW w:w="0" w:type="auto"/>
            <w:hideMark/>
          </w:tcPr>
          <w:p w14:paraId="35D88688" w14:textId="77777777" w:rsidR="000367FA" w:rsidRPr="00BE2790" w:rsidRDefault="000367FA" w:rsidP="000367FA">
            <w:pPr>
              <w:rPr>
                <w:szCs w:val="26"/>
              </w:rPr>
            </w:pPr>
            <w:r w:rsidRPr="00BE2790">
              <w:rPr>
                <w:szCs w:val="26"/>
              </w:rPr>
              <w:t>Docker Hub</w:t>
            </w:r>
          </w:p>
        </w:tc>
        <w:tc>
          <w:tcPr>
            <w:tcW w:w="0" w:type="auto"/>
            <w:hideMark/>
          </w:tcPr>
          <w:p w14:paraId="4EADD517" w14:textId="77777777" w:rsidR="000367FA" w:rsidRPr="00BE2790" w:rsidRDefault="000367FA" w:rsidP="000367FA">
            <w:pPr>
              <w:rPr>
                <w:szCs w:val="26"/>
              </w:rPr>
            </w:pPr>
            <w:r w:rsidRPr="00BE2790">
              <w:rPr>
                <w:szCs w:val="26"/>
              </w:rPr>
              <w:t>Public/Private repository</w:t>
            </w:r>
          </w:p>
        </w:tc>
        <w:tc>
          <w:tcPr>
            <w:tcW w:w="0" w:type="auto"/>
            <w:hideMark/>
          </w:tcPr>
          <w:p w14:paraId="7DD4AA58" w14:textId="77777777" w:rsidR="000367FA" w:rsidRPr="00BE2790" w:rsidRDefault="000367FA" w:rsidP="000367FA">
            <w:pPr>
              <w:rPr>
                <w:szCs w:val="26"/>
              </w:rPr>
            </w:pPr>
            <w:r w:rsidRPr="00BE2790">
              <w:rPr>
                <w:szCs w:val="26"/>
              </w:rPr>
              <w:t>Lưu trữ Docker images</w:t>
            </w:r>
          </w:p>
        </w:tc>
      </w:tr>
      <w:tr w:rsidR="000367FA" w:rsidRPr="00BE2790" w14:paraId="2CC2E00B" w14:textId="77777777" w:rsidTr="007034BF">
        <w:tc>
          <w:tcPr>
            <w:tcW w:w="0" w:type="auto"/>
            <w:hideMark/>
          </w:tcPr>
          <w:p w14:paraId="7988BB49" w14:textId="77777777" w:rsidR="000367FA" w:rsidRPr="00BE2790" w:rsidRDefault="000367FA" w:rsidP="000367FA">
            <w:pPr>
              <w:rPr>
                <w:szCs w:val="26"/>
              </w:rPr>
            </w:pPr>
            <w:r w:rsidRPr="00BE2790">
              <w:rPr>
                <w:szCs w:val="26"/>
              </w:rPr>
              <w:t>Artifact Storage</w:t>
            </w:r>
          </w:p>
        </w:tc>
        <w:tc>
          <w:tcPr>
            <w:tcW w:w="0" w:type="auto"/>
            <w:hideMark/>
          </w:tcPr>
          <w:p w14:paraId="0D85C5E0" w14:textId="77777777" w:rsidR="000367FA" w:rsidRPr="00BE2790" w:rsidRDefault="000367FA" w:rsidP="000367FA">
            <w:pPr>
              <w:rPr>
                <w:szCs w:val="26"/>
              </w:rPr>
            </w:pPr>
            <w:r w:rsidRPr="00BE2790">
              <w:rPr>
                <w:szCs w:val="26"/>
              </w:rPr>
              <w:t>GitHub Actions Artifacts</w:t>
            </w:r>
          </w:p>
        </w:tc>
        <w:tc>
          <w:tcPr>
            <w:tcW w:w="0" w:type="auto"/>
            <w:hideMark/>
          </w:tcPr>
          <w:p w14:paraId="6004DAA5" w14:textId="77777777" w:rsidR="000367FA" w:rsidRPr="00BE2790" w:rsidRDefault="000367FA" w:rsidP="000367FA">
            <w:pPr>
              <w:rPr>
                <w:szCs w:val="26"/>
              </w:rPr>
            </w:pPr>
            <w:r w:rsidRPr="00BE2790">
              <w:rPr>
                <w:szCs w:val="26"/>
              </w:rPr>
              <w:t>90 days retention</w:t>
            </w:r>
          </w:p>
        </w:tc>
        <w:tc>
          <w:tcPr>
            <w:tcW w:w="0" w:type="auto"/>
            <w:hideMark/>
          </w:tcPr>
          <w:p w14:paraId="3544D597" w14:textId="77777777" w:rsidR="000367FA" w:rsidRPr="00BE2790" w:rsidRDefault="000367FA" w:rsidP="000367FA">
            <w:pPr>
              <w:rPr>
                <w:szCs w:val="26"/>
              </w:rPr>
            </w:pPr>
            <w:r w:rsidRPr="00BE2790">
              <w:rPr>
                <w:szCs w:val="26"/>
              </w:rPr>
              <w:t>Lưu trữ test reports, coverage, logs</w:t>
            </w:r>
          </w:p>
        </w:tc>
      </w:tr>
    </w:tbl>
    <w:p w14:paraId="4B19C5D6" w14:textId="77777777" w:rsidR="000367FA" w:rsidRPr="00BE2790" w:rsidRDefault="000367FA" w:rsidP="007034BF">
      <w:pPr>
        <w:pStyle w:val="Heading4"/>
        <w:rPr>
          <w:szCs w:val="26"/>
        </w:rPr>
      </w:pPr>
      <w:r w:rsidRPr="00BE2790">
        <w:rPr>
          <w:szCs w:val="26"/>
        </w:rPr>
        <w:t>C. Môi trường kiểm thử</w:t>
      </w:r>
    </w:p>
    <w:tbl>
      <w:tblPr>
        <w:tblStyle w:val="TableGridLight"/>
        <w:tblW w:w="0" w:type="auto"/>
        <w:tblLook w:val="04A0" w:firstRow="1" w:lastRow="0" w:firstColumn="1" w:lastColumn="0" w:noHBand="0" w:noVBand="1"/>
      </w:tblPr>
      <w:tblGrid>
        <w:gridCol w:w="1871"/>
        <w:gridCol w:w="2051"/>
        <w:gridCol w:w="3254"/>
        <w:gridCol w:w="2169"/>
      </w:tblGrid>
      <w:tr w:rsidR="000367FA" w:rsidRPr="00BE2790" w14:paraId="3B88A596" w14:textId="77777777" w:rsidTr="007034BF">
        <w:tc>
          <w:tcPr>
            <w:tcW w:w="0" w:type="auto"/>
            <w:hideMark/>
          </w:tcPr>
          <w:p w14:paraId="36C7734A" w14:textId="77777777" w:rsidR="000367FA" w:rsidRPr="00BE2790" w:rsidRDefault="000367FA" w:rsidP="000367FA">
            <w:pPr>
              <w:rPr>
                <w:szCs w:val="26"/>
              </w:rPr>
            </w:pPr>
            <w:r w:rsidRPr="00BE2790">
              <w:rPr>
                <w:szCs w:val="26"/>
              </w:rPr>
              <w:t>Môi trường</w:t>
            </w:r>
          </w:p>
        </w:tc>
        <w:tc>
          <w:tcPr>
            <w:tcW w:w="0" w:type="auto"/>
            <w:hideMark/>
          </w:tcPr>
          <w:p w14:paraId="1C9EC1D7" w14:textId="77777777" w:rsidR="000367FA" w:rsidRPr="00BE2790" w:rsidRDefault="000367FA" w:rsidP="000367FA">
            <w:pPr>
              <w:rPr>
                <w:szCs w:val="26"/>
              </w:rPr>
            </w:pPr>
            <w:r w:rsidRPr="00BE2790">
              <w:rPr>
                <w:szCs w:val="26"/>
              </w:rPr>
              <w:t>Thành phần</w:t>
            </w:r>
          </w:p>
        </w:tc>
        <w:tc>
          <w:tcPr>
            <w:tcW w:w="0" w:type="auto"/>
            <w:hideMark/>
          </w:tcPr>
          <w:p w14:paraId="117F146C" w14:textId="77777777" w:rsidR="000367FA" w:rsidRPr="00BE2790" w:rsidRDefault="000367FA" w:rsidP="000367FA">
            <w:pPr>
              <w:rPr>
                <w:szCs w:val="26"/>
              </w:rPr>
            </w:pPr>
            <w:r w:rsidRPr="00BE2790">
              <w:rPr>
                <w:szCs w:val="26"/>
              </w:rPr>
              <w:t>Cấu hình</w:t>
            </w:r>
          </w:p>
        </w:tc>
        <w:tc>
          <w:tcPr>
            <w:tcW w:w="0" w:type="auto"/>
            <w:hideMark/>
          </w:tcPr>
          <w:p w14:paraId="533F395E" w14:textId="77777777" w:rsidR="000367FA" w:rsidRPr="00BE2790" w:rsidRDefault="000367FA" w:rsidP="000367FA">
            <w:pPr>
              <w:rPr>
                <w:szCs w:val="26"/>
              </w:rPr>
            </w:pPr>
            <w:r w:rsidRPr="00BE2790">
              <w:rPr>
                <w:szCs w:val="26"/>
              </w:rPr>
              <w:t>Mục đích kiểm thử</w:t>
            </w:r>
          </w:p>
        </w:tc>
      </w:tr>
      <w:tr w:rsidR="000367FA" w:rsidRPr="00BE2790" w14:paraId="782E967A" w14:textId="77777777" w:rsidTr="007034BF">
        <w:tc>
          <w:tcPr>
            <w:tcW w:w="0" w:type="auto"/>
            <w:hideMark/>
          </w:tcPr>
          <w:p w14:paraId="04454E8D" w14:textId="77777777" w:rsidR="000367FA" w:rsidRPr="00BE2790" w:rsidRDefault="000367FA" w:rsidP="000367FA">
            <w:pPr>
              <w:rPr>
                <w:szCs w:val="26"/>
              </w:rPr>
            </w:pPr>
            <w:r w:rsidRPr="00BE2790">
              <w:rPr>
                <w:szCs w:val="26"/>
              </w:rPr>
              <w:t>Môi trường phát triển</w:t>
            </w:r>
          </w:p>
        </w:tc>
        <w:tc>
          <w:tcPr>
            <w:tcW w:w="0" w:type="auto"/>
            <w:hideMark/>
          </w:tcPr>
          <w:p w14:paraId="71E32FA4" w14:textId="77777777" w:rsidR="000367FA" w:rsidRPr="00BE2790" w:rsidRDefault="000367FA" w:rsidP="000367FA">
            <w:pPr>
              <w:rPr>
                <w:szCs w:val="26"/>
              </w:rPr>
            </w:pPr>
            <w:r w:rsidRPr="00BE2790">
              <w:rPr>
                <w:szCs w:val="26"/>
              </w:rPr>
              <w:t>Local Docker Compose</w:t>
            </w:r>
          </w:p>
        </w:tc>
        <w:tc>
          <w:tcPr>
            <w:tcW w:w="0" w:type="auto"/>
            <w:hideMark/>
          </w:tcPr>
          <w:p w14:paraId="33A79E2A" w14:textId="77777777" w:rsidR="000367FA" w:rsidRPr="00BE2790" w:rsidRDefault="000367FA" w:rsidP="000367FA">
            <w:pPr>
              <w:rPr>
                <w:szCs w:val="26"/>
              </w:rPr>
            </w:pPr>
            <w:r w:rsidRPr="00BE2790">
              <w:rPr>
                <w:szCs w:val="26"/>
              </w:rPr>
              <w:t>Frontend:3000, Backend:8080, MySQL:3306</w:t>
            </w:r>
          </w:p>
        </w:tc>
        <w:tc>
          <w:tcPr>
            <w:tcW w:w="0" w:type="auto"/>
            <w:hideMark/>
          </w:tcPr>
          <w:p w14:paraId="406B8733" w14:textId="77777777" w:rsidR="000367FA" w:rsidRPr="00BE2790" w:rsidRDefault="000367FA" w:rsidP="000367FA">
            <w:pPr>
              <w:rPr>
                <w:szCs w:val="26"/>
              </w:rPr>
            </w:pPr>
            <w:r w:rsidRPr="00BE2790">
              <w:rPr>
                <w:szCs w:val="26"/>
              </w:rPr>
              <w:t>Kiểm thử đơn vị, tích hợp cục bộ</w:t>
            </w:r>
          </w:p>
        </w:tc>
      </w:tr>
      <w:tr w:rsidR="000367FA" w:rsidRPr="00BE2790" w14:paraId="0A6A35F0" w14:textId="77777777" w:rsidTr="007034BF">
        <w:tc>
          <w:tcPr>
            <w:tcW w:w="0" w:type="auto"/>
            <w:hideMark/>
          </w:tcPr>
          <w:p w14:paraId="2E4FB631" w14:textId="77777777" w:rsidR="000367FA" w:rsidRPr="00BE2790" w:rsidRDefault="000367FA" w:rsidP="000367FA">
            <w:pPr>
              <w:rPr>
                <w:szCs w:val="26"/>
              </w:rPr>
            </w:pPr>
            <w:r w:rsidRPr="00BE2790">
              <w:rPr>
                <w:szCs w:val="26"/>
              </w:rPr>
              <w:t>Môi trường CI</w:t>
            </w:r>
          </w:p>
        </w:tc>
        <w:tc>
          <w:tcPr>
            <w:tcW w:w="0" w:type="auto"/>
            <w:hideMark/>
          </w:tcPr>
          <w:p w14:paraId="430D309F" w14:textId="77777777" w:rsidR="000367FA" w:rsidRPr="00BE2790" w:rsidRDefault="000367FA" w:rsidP="000367FA">
            <w:pPr>
              <w:rPr>
                <w:szCs w:val="26"/>
              </w:rPr>
            </w:pPr>
            <w:r w:rsidRPr="00BE2790">
              <w:rPr>
                <w:szCs w:val="26"/>
              </w:rPr>
              <w:t>GitHub Actions Containers</w:t>
            </w:r>
          </w:p>
        </w:tc>
        <w:tc>
          <w:tcPr>
            <w:tcW w:w="0" w:type="auto"/>
            <w:hideMark/>
          </w:tcPr>
          <w:p w14:paraId="6C0F0DCA" w14:textId="77777777" w:rsidR="000367FA" w:rsidRPr="00BE2790" w:rsidRDefault="000367FA" w:rsidP="000367FA">
            <w:pPr>
              <w:rPr>
                <w:szCs w:val="26"/>
              </w:rPr>
            </w:pPr>
            <w:r w:rsidRPr="00BE2790">
              <w:rPr>
                <w:szCs w:val="26"/>
              </w:rPr>
              <w:t>MySQL test container, Node.js runner</w:t>
            </w:r>
          </w:p>
        </w:tc>
        <w:tc>
          <w:tcPr>
            <w:tcW w:w="0" w:type="auto"/>
            <w:hideMark/>
          </w:tcPr>
          <w:p w14:paraId="1890E9E8" w14:textId="77777777" w:rsidR="000367FA" w:rsidRPr="00BE2790" w:rsidRDefault="000367FA" w:rsidP="000367FA">
            <w:pPr>
              <w:rPr>
                <w:szCs w:val="26"/>
              </w:rPr>
            </w:pPr>
            <w:r w:rsidRPr="00BE2790">
              <w:rPr>
                <w:szCs w:val="26"/>
              </w:rPr>
              <w:t>Kiểm thử tự động trong pipeline</w:t>
            </w:r>
          </w:p>
        </w:tc>
      </w:tr>
      <w:tr w:rsidR="000367FA" w:rsidRPr="00BE2790" w14:paraId="42CADD2C" w14:textId="77777777" w:rsidTr="007034BF">
        <w:tc>
          <w:tcPr>
            <w:tcW w:w="0" w:type="auto"/>
            <w:hideMark/>
          </w:tcPr>
          <w:p w14:paraId="27A3E4B2" w14:textId="77777777" w:rsidR="000367FA" w:rsidRPr="00BE2790" w:rsidRDefault="000367FA" w:rsidP="000367FA">
            <w:pPr>
              <w:rPr>
                <w:szCs w:val="26"/>
              </w:rPr>
            </w:pPr>
            <w:r w:rsidRPr="00BE2790">
              <w:rPr>
                <w:szCs w:val="26"/>
              </w:rPr>
              <w:t>Môi trường Staging</w:t>
            </w:r>
          </w:p>
        </w:tc>
        <w:tc>
          <w:tcPr>
            <w:tcW w:w="0" w:type="auto"/>
            <w:hideMark/>
          </w:tcPr>
          <w:p w14:paraId="55895675" w14:textId="77777777" w:rsidR="000367FA" w:rsidRPr="00BE2790" w:rsidRDefault="000367FA" w:rsidP="000367FA">
            <w:pPr>
              <w:rPr>
                <w:szCs w:val="26"/>
              </w:rPr>
            </w:pPr>
            <w:r w:rsidRPr="00BE2790">
              <w:rPr>
                <w:szCs w:val="26"/>
              </w:rPr>
              <w:t>Cloud Deployment</w:t>
            </w:r>
          </w:p>
        </w:tc>
        <w:tc>
          <w:tcPr>
            <w:tcW w:w="0" w:type="auto"/>
            <w:hideMark/>
          </w:tcPr>
          <w:p w14:paraId="10C69F86" w14:textId="77777777" w:rsidR="000367FA" w:rsidRPr="00BE2790" w:rsidRDefault="000367FA" w:rsidP="000367FA">
            <w:pPr>
              <w:rPr>
                <w:szCs w:val="26"/>
              </w:rPr>
            </w:pPr>
            <w:r w:rsidRPr="00BE2790">
              <w:rPr>
                <w:szCs w:val="26"/>
              </w:rPr>
              <w:t xml:space="preserve">Subdomain: </w:t>
            </w:r>
            <w:hyperlink r:id="rId58" w:tgtFrame="_blank" w:history="1">
              <w:r w:rsidRPr="00BE2790">
                <w:rPr>
                  <w:rStyle w:val="Hyperlink"/>
                  <w:color w:val="000000" w:themeColor="text1"/>
                  <w:szCs w:val="26"/>
                </w:rPr>
                <w:t>staging.ecommerce-ktpm.com</w:t>
              </w:r>
            </w:hyperlink>
          </w:p>
        </w:tc>
        <w:tc>
          <w:tcPr>
            <w:tcW w:w="0" w:type="auto"/>
            <w:hideMark/>
          </w:tcPr>
          <w:p w14:paraId="2EE28311" w14:textId="77777777" w:rsidR="000367FA" w:rsidRPr="00BE2790" w:rsidRDefault="000367FA" w:rsidP="000367FA">
            <w:pPr>
              <w:rPr>
                <w:szCs w:val="26"/>
              </w:rPr>
            </w:pPr>
            <w:r w:rsidRPr="00BE2790">
              <w:rPr>
                <w:szCs w:val="26"/>
              </w:rPr>
              <w:t>Kiểm thử hệ thống, hiệu suất, bảo mật</w:t>
            </w:r>
          </w:p>
        </w:tc>
      </w:tr>
      <w:tr w:rsidR="000367FA" w:rsidRPr="00BE2790" w14:paraId="100CEE6B" w14:textId="77777777" w:rsidTr="007034BF">
        <w:tc>
          <w:tcPr>
            <w:tcW w:w="0" w:type="auto"/>
            <w:hideMark/>
          </w:tcPr>
          <w:p w14:paraId="7B93AB16" w14:textId="77777777" w:rsidR="000367FA" w:rsidRPr="00BE2790" w:rsidRDefault="000367FA" w:rsidP="000367FA">
            <w:pPr>
              <w:rPr>
                <w:szCs w:val="26"/>
              </w:rPr>
            </w:pPr>
            <w:r w:rsidRPr="00BE2790">
              <w:rPr>
                <w:szCs w:val="26"/>
              </w:rPr>
              <w:lastRenderedPageBreak/>
              <w:t>Môi trường Acceptance</w:t>
            </w:r>
          </w:p>
        </w:tc>
        <w:tc>
          <w:tcPr>
            <w:tcW w:w="0" w:type="auto"/>
            <w:hideMark/>
          </w:tcPr>
          <w:p w14:paraId="6B175D7B" w14:textId="77777777" w:rsidR="000367FA" w:rsidRPr="00BE2790" w:rsidRDefault="000367FA" w:rsidP="000367FA">
            <w:pPr>
              <w:rPr>
                <w:szCs w:val="26"/>
              </w:rPr>
            </w:pPr>
            <w:r w:rsidRPr="00BE2790">
              <w:rPr>
                <w:szCs w:val="26"/>
              </w:rPr>
              <w:t>Cloud Deployment</w:t>
            </w:r>
          </w:p>
        </w:tc>
        <w:tc>
          <w:tcPr>
            <w:tcW w:w="0" w:type="auto"/>
            <w:hideMark/>
          </w:tcPr>
          <w:p w14:paraId="7A6A2680" w14:textId="77777777" w:rsidR="000367FA" w:rsidRPr="00BE2790" w:rsidRDefault="000367FA" w:rsidP="000367FA">
            <w:pPr>
              <w:rPr>
                <w:szCs w:val="26"/>
              </w:rPr>
            </w:pPr>
            <w:r w:rsidRPr="00BE2790">
              <w:rPr>
                <w:szCs w:val="26"/>
              </w:rPr>
              <w:t xml:space="preserve">Subdomain: </w:t>
            </w:r>
            <w:hyperlink r:id="rId59" w:tgtFrame="_blank" w:history="1">
              <w:r w:rsidRPr="00BE2790">
                <w:rPr>
                  <w:rStyle w:val="Hyperlink"/>
                  <w:color w:val="000000" w:themeColor="text1"/>
                  <w:szCs w:val="26"/>
                </w:rPr>
                <w:t>uat.ecommerce-ktpm.com</w:t>
              </w:r>
            </w:hyperlink>
          </w:p>
        </w:tc>
        <w:tc>
          <w:tcPr>
            <w:tcW w:w="0" w:type="auto"/>
            <w:hideMark/>
          </w:tcPr>
          <w:p w14:paraId="5553EF37" w14:textId="77777777" w:rsidR="000367FA" w:rsidRPr="00BE2790" w:rsidRDefault="000367FA" w:rsidP="000367FA">
            <w:pPr>
              <w:rPr>
                <w:szCs w:val="26"/>
              </w:rPr>
            </w:pPr>
            <w:r w:rsidRPr="00BE2790">
              <w:rPr>
                <w:szCs w:val="26"/>
              </w:rPr>
              <w:t>Kiểm thử chấp nhận người dùng</w:t>
            </w:r>
          </w:p>
        </w:tc>
      </w:tr>
    </w:tbl>
    <w:p w14:paraId="78DD0CD8" w14:textId="77777777" w:rsidR="00C40247" w:rsidRPr="00BE2790" w:rsidRDefault="00C40247" w:rsidP="00B04EF0">
      <w:pPr>
        <w:pStyle w:val="Heading2"/>
        <w:rPr>
          <w:sz w:val="26"/>
          <w:szCs w:val="26"/>
        </w:rPr>
      </w:pPr>
      <w:bookmarkStart w:id="87" w:name="_Toc217218132"/>
      <w:r w:rsidRPr="00BE2790">
        <w:rPr>
          <w:sz w:val="26"/>
          <w:szCs w:val="26"/>
        </w:rPr>
        <w:t>3.8. Tài liệu bàn giao</w:t>
      </w:r>
      <w:bookmarkEnd w:id="86"/>
      <w:bookmarkEnd w:id="87"/>
    </w:p>
    <w:p w14:paraId="5342B4E7" w14:textId="77777777" w:rsidR="00C40247" w:rsidRPr="0079502F" w:rsidRDefault="00C40247" w:rsidP="00C40247">
      <w:pPr>
        <w:rPr>
          <w:szCs w:val="26"/>
        </w:rPr>
      </w:pPr>
      <w:r w:rsidRPr="0079502F">
        <w:rPr>
          <w:szCs w:val="26"/>
        </w:rPr>
        <w:t>Lập tài liệu word bao gồm tài liệu Architecture Design, Database Design, Test Plan, Software Requirements Specification, Bug Report, và báo cáo tổng thể về phần mềm và kiểm thử.</w:t>
      </w:r>
    </w:p>
    <w:p w14:paraId="4122D444" w14:textId="77777777" w:rsidR="00C40247" w:rsidRPr="00BE2790" w:rsidRDefault="00C40247" w:rsidP="00C40247">
      <w:pPr>
        <w:rPr>
          <w:szCs w:val="26"/>
        </w:rPr>
      </w:pPr>
      <w:r w:rsidRPr="00BE2790">
        <w:rPr>
          <w:szCs w:val="26"/>
        </w:rPr>
        <w:t>Lập tài liệu excel bao gồm tài liệu tất cả giao diện, đặc tả các Use Case, Review Checklist, Test Report, Test Case, Test Design.</w:t>
      </w:r>
    </w:p>
    <w:p w14:paraId="62ADF520" w14:textId="194C83F0" w:rsidR="00C40247" w:rsidRPr="00BE2790" w:rsidRDefault="00C40247" w:rsidP="00C40247">
      <w:pPr>
        <w:rPr>
          <w:szCs w:val="26"/>
        </w:rPr>
      </w:pPr>
      <w:r w:rsidRPr="00BE2790">
        <w:rPr>
          <w:szCs w:val="26"/>
        </w:rPr>
        <w:t>Mã nguồn của dự án được lưu trên GitHub bao gồm các file kiểm thử đơn vị, kiểm thử tích hợp và kiểm thử hệ thống và pipeline CI/CD trên GitHub Actions (.github/workflows/ci-cd.yml).</w:t>
      </w:r>
    </w:p>
    <w:p w14:paraId="20B8B9D2" w14:textId="22E5A5F0" w:rsidR="00B04EF0" w:rsidRPr="00BE2790" w:rsidRDefault="00B04EF0" w:rsidP="00B04EF0">
      <w:pPr>
        <w:pStyle w:val="Heading1"/>
        <w:rPr>
          <w:rFonts w:cs="Times New Roman"/>
          <w:sz w:val="26"/>
          <w:szCs w:val="26"/>
        </w:rPr>
      </w:pPr>
      <w:bookmarkStart w:id="88" w:name="_Toc217218133"/>
      <w:bookmarkEnd w:id="79"/>
      <w:r w:rsidRPr="00BE2790">
        <w:rPr>
          <w:sz w:val="26"/>
          <w:szCs w:val="26"/>
        </w:rPr>
        <w:t xml:space="preserve">Chương 4: </w:t>
      </w:r>
      <w:r w:rsidR="008436F1" w:rsidRPr="00BE2790">
        <w:rPr>
          <w:sz w:val="26"/>
          <w:szCs w:val="26"/>
        </w:rPr>
        <w:t xml:space="preserve">THIẾT </w:t>
      </w:r>
      <w:r w:rsidRPr="00BE2790">
        <w:rPr>
          <w:sz w:val="26"/>
          <w:szCs w:val="26"/>
        </w:rPr>
        <w:t>KẾ</w:t>
      </w:r>
      <w:r w:rsidRPr="00BE2790">
        <w:rPr>
          <w:rFonts w:cs="Times New Roman"/>
          <w:sz w:val="26"/>
          <w:szCs w:val="26"/>
        </w:rPr>
        <w:t xml:space="preserve"> KIỂM THỬ</w:t>
      </w:r>
      <w:bookmarkEnd w:id="88"/>
    </w:p>
    <w:p w14:paraId="647F6306" w14:textId="5C0FF603" w:rsidR="005F2436" w:rsidRPr="00BE2790" w:rsidRDefault="00D45FFB" w:rsidP="003B752C">
      <w:pPr>
        <w:pStyle w:val="Heading2"/>
        <w:rPr>
          <w:sz w:val="26"/>
          <w:szCs w:val="26"/>
        </w:rPr>
      </w:pPr>
      <w:bookmarkStart w:id="89" w:name="_Toc217218134"/>
      <w:r w:rsidRPr="00BE2790">
        <w:rPr>
          <w:sz w:val="26"/>
          <w:szCs w:val="26"/>
        </w:rPr>
        <w:t xml:space="preserve">4.1. </w:t>
      </w:r>
      <w:bookmarkEnd w:id="89"/>
      <w:r w:rsidR="00710827">
        <w:rPr>
          <w:sz w:val="26"/>
          <w:szCs w:val="26"/>
        </w:rPr>
        <w:t>Giới thiệu</w:t>
      </w:r>
    </w:p>
    <w:p w14:paraId="5DB83698" w14:textId="77777777" w:rsidR="005F2436" w:rsidRPr="00BE2790" w:rsidRDefault="005F2436" w:rsidP="00B72FF8">
      <w:pPr>
        <w:rPr>
          <w:rFonts w:eastAsiaTheme="majorEastAsia" w:cs="Times New Roman"/>
          <w:szCs w:val="26"/>
        </w:rPr>
      </w:pPr>
      <w:r w:rsidRPr="00BE2790">
        <w:rPr>
          <w:rFonts w:eastAsiaTheme="majorEastAsia" w:cs="Times New Roman"/>
          <w:szCs w:val="26"/>
        </w:rPr>
        <w:t>Đồ án KTPM là một hệ thống thương mại điện tử theo mô hình web, phục vụ hai nhóm người dùng chính là khách hàng và quản trị viên. Kiến trúc triển khai gồm giao diện người dùng phát triển bằng React, dịch vụ API phát triển bằng Node.js/Express, và cơ sở dữ liệu MySQL. Các artefact kỹ thuật liên quan nằm trong các thư mục eCommerce_Reactjs/, ecomAPI/ và dữ liệu khởi tạo trong ecom.sql.</w:t>
      </w:r>
    </w:p>
    <w:p w14:paraId="7F134473" w14:textId="77777777" w:rsidR="005F2436" w:rsidRPr="00BE2790" w:rsidRDefault="005F2436" w:rsidP="00B72FF8">
      <w:pPr>
        <w:rPr>
          <w:rFonts w:eastAsiaTheme="majorEastAsia" w:cs="Times New Roman"/>
          <w:szCs w:val="26"/>
        </w:rPr>
      </w:pPr>
      <w:r w:rsidRPr="00BE2790">
        <w:rPr>
          <w:rFonts w:eastAsiaTheme="majorEastAsia" w:cs="Times New Roman"/>
          <w:szCs w:val="26"/>
        </w:rPr>
        <w:t>Từ góc độ phương pháp luận, Chương 4 đảm nhận vai trò "cầu nối" giữa kế hoạch kiểm thử (Chương 3) và hoạt động thực thi kiểm thử. Nội dung chương này không dừng ở việc liệt kê test case, mà mô tả cách nhóm chuyển hóa yêu cầu và rủi ro thành các kịch bản kiểm thử có thể chạy được, đồng thời đảm bảo khả năng truy vết từ yêu cầu đến test case và từ test case đến mã kiểm thử.</w:t>
      </w:r>
    </w:p>
    <w:p w14:paraId="2135EAD0" w14:textId="77777777" w:rsidR="005F2436" w:rsidRPr="00BE2790" w:rsidRDefault="005F2436" w:rsidP="00B72FF8">
      <w:pPr>
        <w:rPr>
          <w:rFonts w:eastAsiaTheme="majorEastAsia" w:cs="Times New Roman"/>
          <w:szCs w:val="26"/>
        </w:rPr>
      </w:pPr>
      <w:r w:rsidRPr="00BE2790">
        <w:rPr>
          <w:rFonts w:eastAsiaTheme="majorEastAsia" w:cs="Times New Roman"/>
          <w:szCs w:val="26"/>
        </w:rPr>
        <w:t>Đầu vào chính của hoạt động thiết kế kiểm thử gồm: (1) yêu cầu và luồng nghiệp vụ đã phân tích ở Chương 1-2, (2) chiến lược kiểm thử theo cấp độ và theo rủi ro ở Chương 3, và (3) các artefact hiện hữu của hệ thống như danh sách endpoint, luồng giao diện và ràng buộc dữ liệu. Đầu ra của hoạt động thiết kế kiểm thử gồm: danh sách test case nền (baseline), ma trận truy vết và danh mục kịch bản kiểm thử theo cấp độ.</w:t>
      </w:r>
    </w:p>
    <w:p w14:paraId="787DA8FE" w14:textId="77777777" w:rsidR="003B752C" w:rsidRPr="00BE2790" w:rsidRDefault="00FC4FA7" w:rsidP="007F65B3">
      <w:pPr>
        <w:rPr>
          <w:szCs w:val="26"/>
        </w:rPr>
      </w:pPr>
      <w:r w:rsidRPr="00BE2790">
        <w:rPr>
          <w:szCs w:val="26"/>
        </w:rPr>
        <w:t>Trong repo, các artefact phục vụ truy vết và quản lý test case được tổ chức theo hướng "dễ kiểm tra, dễ tự động hóa": (1) danh sách test case nền ở</w:t>
      </w:r>
      <w:r w:rsidR="003B752C" w:rsidRPr="00BE2790">
        <w:rPr>
          <w:szCs w:val="26"/>
        </w:rPr>
        <w:t>:</w:t>
      </w:r>
    </w:p>
    <w:p w14:paraId="7DD63EB9" w14:textId="77777777" w:rsidR="003B752C" w:rsidRPr="00BE2790" w:rsidRDefault="003B752C" w:rsidP="007F65B3">
      <w:pPr>
        <w:rPr>
          <w:szCs w:val="26"/>
        </w:rPr>
      </w:pPr>
      <w:r w:rsidRPr="00BE2790">
        <w:rPr>
          <w:szCs w:val="26"/>
        </w:rPr>
        <w:t>+</w:t>
      </w:r>
      <w:r w:rsidR="00621ECF" w:rsidRPr="00BE2790">
        <w:rPr>
          <w:szCs w:val="26"/>
        </w:rPr>
        <w:t xml:space="preserve"> </w:t>
      </w:r>
      <w:r w:rsidR="00FC4FA7" w:rsidRPr="00BE2790">
        <w:rPr>
          <w:szCs w:val="26"/>
        </w:rPr>
        <w:t>docs/PHU_LUC_A_TEST_CASES.md</w:t>
      </w:r>
    </w:p>
    <w:p w14:paraId="27D25EFF" w14:textId="77777777" w:rsidR="003B752C" w:rsidRPr="00BE2790" w:rsidRDefault="003B752C" w:rsidP="007F65B3">
      <w:pPr>
        <w:rPr>
          <w:szCs w:val="26"/>
        </w:rPr>
      </w:pPr>
      <w:r w:rsidRPr="00BE2790">
        <w:rPr>
          <w:szCs w:val="26"/>
        </w:rPr>
        <w:lastRenderedPageBreak/>
        <w:t>+</w:t>
      </w:r>
      <w:r w:rsidR="00FC4FA7" w:rsidRPr="00BE2790">
        <w:rPr>
          <w:szCs w:val="26"/>
        </w:rPr>
        <w:t xml:space="preserve"> (2) ánh xạ yêu cầu - test case - mã kiểm thử ở docs/tests/test-cases.csv</w:t>
      </w:r>
    </w:p>
    <w:p w14:paraId="6E71DCCF" w14:textId="77777777" w:rsidR="003B752C" w:rsidRPr="00BE2790" w:rsidRDefault="003B752C" w:rsidP="007F65B3">
      <w:pPr>
        <w:rPr>
          <w:szCs w:val="26"/>
        </w:rPr>
      </w:pPr>
      <w:r w:rsidRPr="00BE2790">
        <w:rPr>
          <w:szCs w:val="26"/>
        </w:rPr>
        <w:t>+</w:t>
      </w:r>
      <w:r w:rsidR="00FC4FA7" w:rsidRPr="00BE2790">
        <w:rPr>
          <w:szCs w:val="26"/>
        </w:rPr>
        <w:t xml:space="preserve"> (3) ánh xạ yêu cầu - workflow CI ở docs/tests/traceability.csv</w:t>
      </w:r>
    </w:p>
    <w:p w14:paraId="064FDF8E" w14:textId="2130F407" w:rsidR="00FC4FA7" w:rsidRPr="00BE2790" w:rsidRDefault="003B752C" w:rsidP="007F65B3">
      <w:pPr>
        <w:rPr>
          <w:szCs w:val="26"/>
        </w:rPr>
      </w:pPr>
      <w:r w:rsidRPr="00BE2790">
        <w:rPr>
          <w:szCs w:val="26"/>
        </w:rPr>
        <w:t>+</w:t>
      </w:r>
      <w:r w:rsidR="00FC4FA7" w:rsidRPr="00BE2790">
        <w:rPr>
          <w:szCs w:val="26"/>
        </w:rPr>
        <w:t xml:space="preserve"> (4) hướng dẫn thu thập minh chứng ở docs/EVIDENCE_CAPTURE.md.</w:t>
      </w:r>
    </w:p>
    <w:p w14:paraId="75AA7D3B" w14:textId="0CBD41E0" w:rsidR="005F2436" w:rsidRPr="00BE2790" w:rsidRDefault="005F2436" w:rsidP="003B752C">
      <w:pPr>
        <w:pStyle w:val="Heading2"/>
        <w:rPr>
          <w:sz w:val="26"/>
          <w:szCs w:val="26"/>
        </w:rPr>
      </w:pPr>
      <w:bookmarkStart w:id="90" w:name="_Toc217218135"/>
      <w:r w:rsidRPr="00BE2790">
        <w:rPr>
          <w:sz w:val="26"/>
          <w:szCs w:val="26"/>
        </w:rPr>
        <w:t>4.2. Q</w:t>
      </w:r>
      <w:r w:rsidR="00710827">
        <w:rPr>
          <w:sz w:val="26"/>
          <w:szCs w:val="26"/>
        </w:rPr>
        <w:t>uy</w:t>
      </w:r>
      <w:r w:rsidRPr="00BE2790">
        <w:rPr>
          <w:sz w:val="26"/>
          <w:szCs w:val="26"/>
        </w:rPr>
        <w:t xml:space="preserve"> T</w:t>
      </w:r>
      <w:r w:rsidR="00710827">
        <w:rPr>
          <w:sz w:val="26"/>
          <w:szCs w:val="26"/>
        </w:rPr>
        <w:t>rình thiết kế kiểm thử theo</w:t>
      </w:r>
      <w:r w:rsidRPr="00BE2790">
        <w:rPr>
          <w:sz w:val="26"/>
          <w:szCs w:val="26"/>
        </w:rPr>
        <w:t xml:space="preserve"> V-MODEL</w:t>
      </w:r>
      <w:bookmarkEnd w:id="90"/>
    </w:p>
    <w:p w14:paraId="2893394B" w14:textId="77777777" w:rsidR="005F2436" w:rsidRPr="00BE2790" w:rsidRDefault="005F2436" w:rsidP="00B72FF8">
      <w:pPr>
        <w:rPr>
          <w:rFonts w:eastAsiaTheme="majorEastAsia" w:cs="Times New Roman"/>
          <w:szCs w:val="26"/>
        </w:rPr>
      </w:pPr>
      <w:r w:rsidRPr="00BE2790">
        <w:rPr>
          <w:rFonts w:eastAsiaTheme="majorEastAsia" w:cs="Times New Roman"/>
          <w:szCs w:val="26"/>
        </w:rPr>
        <w:t>Nhóm sử dụng V-Model như một khung tổ chức để đảm bảo tính đối xứng giữa artefact phát triển và hoạt động kiểm thử tương ứng. Lý do chọn V-Model trong đồ án là vì hệ thống có nhiều điểm giao tiếp rõ ràng giữa giao diện, API và cơ sở dữ liệu; nếu không có cơ chế đối chiếu, rất dễ xảy ra tình trạng "có chức năng nhưng không có test" hoặc "có test nhưng không truy vết được nguồn yêu cầu". V-Model giúp hệ thống hóa thiết kế kiểm thử theo tầng, đồng thời cho phép triển khai ưu tiên theo hướng phát hiện lỗi sớm như kế hoạch Chương 3.</w:t>
      </w:r>
    </w:p>
    <w:p w14:paraId="3309CBA3" w14:textId="77777777" w:rsidR="005F2436" w:rsidRPr="00BE2790" w:rsidRDefault="005F2436" w:rsidP="00B72FF8">
      <w:pPr>
        <w:rPr>
          <w:rFonts w:eastAsiaTheme="majorEastAsia" w:cs="Times New Roman"/>
          <w:szCs w:val="26"/>
        </w:rPr>
      </w:pPr>
      <w:r w:rsidRPr="00BE2790">
        <w:rPr>
          <w:rFonts w:eastAsiaTheme="majorEastAsia" w:cs="Times New Roman"/>
          <w:szCs w:val="26"/>
        </w:rPr>
        <w:t>Khung đối xứng được hiểu theo nguyên tắc: yêu cầu nghiệp vụ phải có tiêu chí chấp nhận; thiết kế hệ thống phải có kịch bản kiểm thử hệ thống; thiết kế kiến trúc phải có kiểm thử tích hợp; và thiết kế module phải có kiểm thử đơn vị. Trong đồ án, nhóm hiện thực hóa nguyên tắc này bằng cách gắn các nhóm test vào artefact thật của repo.</w:t>
      </w:r>
    </w:p>
    <w:p w14:paraId="19D5FA71" w14:textId="77777777" w:rsidR="005F2436" w:rsidRPr="00BE2790" w:rsidRDefault="005F2436" w:rsidP="003B752C">
      <w:pPr>
        <w:pStyle w:val="Heading3"/>
        <w:rPr>
          <w:sz w:val="26"/>
          <w:szCs w:val="26"/>
        </w:rPr>
      </w:pPr>
      <w:bookmarkStart w:id="91" w:name="_Toc217218136"/>
      <w:r w:rsidRPr="00BE2790">
        <w:rPr>
          <w:sz w:val="26"/>
          <w:szCs w:val="26"/>
        </w:rPr>
        <w:t>4.2.1. Phân tích yêu cầu - Kiểm thử chấp nhận</w:t>
      </w:r>
      <w:bookmarkEnd w:id="91"/>
    </w:p>
    <w:p w14:paraId="40F58CCE"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Ở giai đoạn này, nhóm tập trung phân tích yêu cầu nghiệp vụ từ đặc tả hệ thống và user story để hình thành các tiêu chí chấp nhận. Đầu vào bao gồm các tài liệu yêu cầu, sơ đồ use case và danh sách tính năng theo module. Từ phân tích yêu cầu, nhóm xác định các luồng nghiệp vụ chính như đăng ký/đăng nhập, duyệt sản phẩm, quản lý giỏ hàng, đặt hàng, thanh toán và quản lý tài khoản. Mỗi yêu cầu nghiệp vụ được chuyển hóa thành các tiêu chí kiểm thử chấp nhận có thể xác minh được, làm cơ sở cho việc thiết kế test case ở mức hệ thống.</w:t>
      </w:r>
    </w:p>
    <w:p w14:paraId="272786D1" w14:textId="77777777" w:rsidR="005F2436" w:rsidRPr="00BE2790" w:rsidRDefault="005F2436" w:rsidP="003B752C">
      <w:pPr>
        <w:pStyle w:val="Heading3"/>
        <w:rPr>
          <w:sz w:val="26"/>
          <w:szCs w:val="26"/>
        </w:rPr>
      </w:pPr>
      <w:bookmarkStart w:id="92" w:name="_Toc217218137"/>
      <w:r w:rsidRPr="00BE2790">
        <w:rPr>
          <w:sz w:val="26"/>
          <w:szCs w:val="26"/>
        </w:rPr>
        <w:t>4.2.2. Thiết kế hệ thống - Kiểm thử hệ thống</w:t>
      </w:r>
      <w:bookmarkEnd w:id="92"/>
    </w:p>
    <w:p w14:paraId="326BBA72"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Dựa trên phân tích yêu cầu, nhóm tiến hành thiết kế kiến trúc hệ thống tổng thể bao gồm giao diện người dùng (frontend), dịch vụ API (backend) và cơ sở dữ liệu. Thiết kế hệ thống mô tả cách thức các thành phần tương tác với nhau thông qua API contract và luồng dữ liệu. Từ thiết kế này, nhóm xác định các kịch bản kiểm thử hệ thống end-to-end, tập trung vào việc xác minh toàn bộ luồng nghiệp vụ từ giao diện đến backend và ngược lại. Các test case hệ thống được thiết kế để kiểm tra tính toàn vẹn của hệ thống và khả năng tương tác giữa các thành phần.</w:t>
      </w:r>
    </w:p>
    <w:p w14:paraId="69DC7BEE" w14:textId="77777777" w:rsidR="005F2436" w:rsidRPr="00BE2790" w:rsidRDefault="005F2436" w:rsidP="003B752C">
      <w:pPr>
        <w:pStyle w:val="Heading3"/>
        <w:rPr>
          <w:sz w:val="26"/>
          <w:szCs w:val="26"/>
        </w:rPr>
      </w:pPr>
      <w:bookmarkStart w:id="93" w:name="_Toc217218138"/>
      <w:r w:rsidRPr="00BE2790">
        <w:rPr>
          <w:sz w:val="26"/>
          <w:szCs w:val="26"/>
        </w:rPr>
        <w:lastRenderedPageBreak/>
        <w:t>4.2.3. Thiết kế kiến trúc - Kiểm thử tích hợp</w:t>
      </w:r>
      <w:bookmarkEnd w:id="93"/>
    </w:p>
    <w:p w14:paraId="4A8B5578"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Ở mức kiến trúc, nhóm tập trung vào thiết kế chi tiết từng thành phần và giao tiếp giữa chúng. Thiết kế kiến trúc bao gồm sơ đồ cấu trúc API, mô hình dữ liệu, và các interface giữa các module. Từ thiết kế kiến trúc, nhóm xác định các điểm tích hợp cần kiểm thử như giao tiếp giữa controller-service-repository, giữa backend và cơ sở dữ liệu, và giữa các service với nhau. Kiểm thử tích hợp được thiết kế để xác minh tính chính xác của các giao tiếp này, đảm bảo dữ liệu được truyền đúng và xử lý đúng qua các tầng kiến trúc.</w:t>
      </w:r>
    </w:p>
    <w:p w14:paraId="5E5AA7AC" w14:textId="77777777" w:rsidR="005F2436" w:rsidRPr="00BE2790" w:rsidRDefault="005F2436" w:rsidP="003B752C">
      <w:pPr>
        <w:pStyle w:val="Heading3"/>
        <w:rPr>
          <w:sz w:val="26"/>
          <w:szCs w:val="26"/>
        </w:rPr>
      </w:pPr>
      <w:bookmarkStart w:id="94" w:name="_Toc217218139"/>
      <w:r w:rsidRPr="00BE2790">
        <w:rPr>
          <w:sz w:val="26"/>
          <w:szCs w:val="26"/>
        </w:rPr>
        <w:t>4.2.4. Thiết kế module - Kiểm thử đơn vị</w:t>
      </w:r>
      <w:bookmarkEnd w:id="94"/>
    </w:p>
    <w:p w14:paraId="56DF4B79"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Thiết kế module tập trung vào việc phân rã từng thành phần thành các đơn vị nhỏ hơn có thể kiểm thử độc lập. Mỗi module được thiết kế với các hàm, phương thức cụ thể cùng với ràng buộc đầu vào/đầu ra. Từ thiết kế module, nhóm xác định các đơn vị kiểm thử cần thiết cho từng hàm tiện ích, service, controller, và repository. Kiểm thử đơn vị được thiết kế để kiểm soát logic bên trong từng hàm, bao gồm các nhánh điều kiện, xử lý lỗi và tính toán nghiệp vụ.</w:t>
      </w:r>
    </w:p>
    <w:p w14:paraId="4F5F4091" w14:textId="77777777" w:rsidR="005F2436" w:rsidRPr="00BE2790" w:rsidRDefault="005F2436" w:rsidP="003B752C">
      <w:pPr>
        <w:pStyle w:val="Heading3"/>
        <w:rPr>
          <w:sz w:val="26"/>
          <w:szCs w:val="26"/>
        </w:rPr>
      </w:pPr>
      <w:bookmarkStart w:id="95" w:name="_Toc217218140"/>
      <w:r w:rsidRPr="00BE2790">
        <w:rPr>
          <w:sz w:val="26"/>
          <w:szCs w:val="26"/>
        </w:rPr>
        <w:t>4.2.5. Thực thi mã - Kiểm thử hộp trắng</w:t>
      </w:r>
      <w:bookmarkEnd w:id="95"/>
    </w:p>
    <w:p w14:paraId="143CCBD3"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Trong giai đoạn thực thi mã, các module được triển khai theo thiết kế đã xác định. Đây là giai đoạn mà kiểm thử hộp trắng được áp dụng mạnh mẽ nhất, dựa trên hiểu biết về cấu trúc mã nguồn để thiết kế các test case kiểm soát đường đi, nhánh điều kiện và độ phủ mã. Nhóm sử dụng kỹ thuật phân tích đồ thị dòng điều khiển (CFG) và độ phức tạp cyclomatic để xác định số lượng test case tối thiểu cần thiết cho việc kiểm thử đầy đủ.</w:t>
      </w:r>
    </w:p>
    <w:p w14:paraId="7B642CA0" w14:textId="77777777" w:rsidR="005F2436" w:rsidRPr="00BE2790" w:rsidRDefault="005F2436" w:rsidP="003B752C">
      <w:pPr>
        <w:pStyle w:val="Heading3"/>
        <w:rPr>
          <w:sz w:val="26"/>
          <w:szCs w:val="26"/>
        </w:rPr>
      </w:pPr>
      <w:bookmarkStart w:id="96" w:name="_Toc217218141"/>
      <w:r w:rsidRPr="00BE2790">
        <w:rPr>
          <w:sz w:val="26"/>
          <w:szCs w:val="26"/>
        </w:rPr>
        <w:t>4.2.6. Tổng kết quy trình V-Model</w:t>
      </w:r>
      <w:bookmarkEnd w:id="96"/>
    </w:p>
    <w:p w14:paraId="4D10E132"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Quy trình thiết kế kiểm thử theo V-Model tạo ra một cấu trúc có tính hệ thống cao, đảm bảo mỗi giai đoạn phát triển đều có hoạt động kiểm thử tương ứng. Tính đối xứng của V-Model giúp nhóm duy trì tính nhất quán giữa yêu cầu và kiểm thử, đồng thời tạo điều kiện cho việc phát hiện lỗi sớm trong vòng đời phát triển. Các artefact kiểm thử được tạo ra ở từng giai đoạn tạo thành một chuỗi truy vết hoàn chỉnh từ yêu cầu đến mã kiểm thử.</w:t>
      </w:r>
    </w:p>
    <w:p w14:paraId="1B9C2ABC" w14:textId="77777777" w:rsidR="005F2436" w:rsidRPr="00BE2790" w:rsidRDefault="005F2436" w:rsidP="003B752C">
      <w:pPr>
        <w:pStyle w:val="Heading2"/>
        <w:rPr>
          <w:sz w:val="26"/>
          <w:szCs w:val="26"/>
        </w:rPr>
      </w:pPr>
      <w:bookmarkStart w:id="97" w:name="_Toc217218142"/>
      <w:r w:rsidRPr="00BE2790">
        <w:rPr>
          <w:sz w:val="26"/>
          <w:szCs w:val="26"/>
        </w:rPr>
        <w:t>4.3. KỸ THUẬT THIẾT KẾ KIỂM THỬ</w:t>
      </w:r>
      <w:bookmarkEnd w:id="97"/>
    </w:p>
    <w:p w14:paraId="51203388" w14:textId="77777777" w:rsidR="005F2436" w:rsidRPr="00BE2790" w:rsidRDefault="005F2436" w:rsidP="003B752C">
      <w:pPr>
        <w:pStyle w:val="Heading3"/>
        <w:rPr>
          <w:sz w:val="26"/>
          <w:szCs w:val="26"/>
        </w:rPr>
      </w:pPr>
      <w:bookmarkStart w:id="98" w:name="_Toc217218143"/>
      <w:r w:rsidRPr="00BE2790">
        <w:rPr>
          <w:sz w:val="26"/>
          <w:szCs w:val="26"/>
        </w:rPr>
        <w:t>4.3.1. Kiểm thử hộp đen</w:t>
      </w:r>
      <w:bookmarkEnd w:id="98"/>
    </w:p>
    <w:p w14:paraId="5B65BBF3"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Kiểm thử hộp đen tập trung vào việc kiểm tra hành vi hệ thống dựa trên đặc tả yêu cầu mà không quan tâm đến cấu trúc nội bộ. Trong dự án, nhóm áp dụng các kỹ thuật hộp đen sau:</w:t>
      </w:r>
    </w:p>
    <w:p w14:paraId="68E8476B" w14:textId="77777777" w:rsidR="005F2436" w:rsidRPr="00BE2790" w:rsidRDefault="005F2436" w:rsidP="001904EA">
      <w:pPr>
        <w:pStyle w:val="Heading4"/>
        <w:rPr>
          <w:szCs w:val="26"/>
        </w:rPr>
      </w:pPr>
      <w:r w:rsidRPr="00BE2790">
        <w:rPr>
          <w:szCs w:val="26"/>
        </w:rPr>
        <w:lastRenderedPageBreak/>
        <w:t>4.3.1.1. Phân vùng tương đương</w:t>
      </w:r>
    </w:p>
    <w:p w14:paraId="3208D486"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Kỹ thuật này được áp dụng để chia các giá trị đầu vào thành các lớp tương đương, giúp giảm số lượng test case cần thiết mà vẫn đảm bảo độ bao phủ. Ví dụ với chức năng đăng nhập:</w:t>
      </w:r>
    </w:p>
    <w:p w14:paraId="17CDEDCD" w14:textId="77777777" w:rsidR="005F2436" w:rsidRPr="005F2436" w:rsidRDefault="005F2436" w:rsidP="00B6269C">
      <w:pPr>
        <w:numPr>
          <w:ilvl w:val="0"/>
          <w:numId w:val="30"/>
        </w:numPr>
        <w:rPr>
          <w:rFonts w:eastAsiaTheme="majorEastAsia" w:cs="Times New Roman"/>
          <w:bCs/>
          <w:szCs w:val="26"/>
        </w:rPr>
      </w:pPr>
      <w:r w:rsidRPr="005F2436">
        <w:rPr>
          <w:rFonts w:eastAsiaTheme="majorEastAsia" w:cs="Times New Roman"/>
          <w:bCs/>
          <w:szCs w:val="26"/>
        </w:rPr>
        <w:t>Lớp hợp lệ: email đúng định dạng, password đúng</w:t>
      </w:r>
    </w:p>
    <w:p w14:paraId="52289223" w14:textId="77777777" w:rsidR="005F2436" w:rsidRPr="005F2436" w:rsidRDefault="005F2436" w:rsidP="00B6269C">
      <w:pPr>
        <w:numPr>
          <w:ilvl w:val="0"/>
          <w:numId w:val="30"/>
        </w:numPr>
        <w:rPr>
          <w:rFonts w:eastAsiaTheme="majorEastAsia" w:cs="Times New Roman"/>
          <w:bCs/>
          <w:szCs w:val="26"/>
        </w:rPr>
      </w:pPr>
      <w:r w:rsidRPr="005F2436">
        <w:rPr>
          <w:rFonts w:eastAsiaTheme="majorEastAsia" w:cs="Times New Roman"/>
          <w:bCs/>
          <w:szCs w:val="26"/>
        </w:rPr>
        <w:t>Lớp không hợp lệ: email sai định dạng, password sai, thiếu thông tin</w:t>
      </w:r>
    </w:p>
    <w:p w14:paraId="797B192F"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Các test case được thiết kế để lấy ít nhất một giá trị đại diện từ mỗi lớp, đảm bảo kiểm tra được hành vi hệ thống cho từng nhóm dữ liệu.</w:t>
      </w:r>
    </w:p>
    <w:p w14:paraId="0282236D" w14:textId="77777777" w:rsidR="005F2436" w:rsidRPr="005F2436" w:rsidRDefault="005F2436" w:rsidP="001904EA">
      <w:pPr>
        <w:pStyle w:val="Heading4"/>
        <w:rPr>
          <w:rFonts w:cs="Times New Roman"/>
          <w:szCs w:val="26"/>
        </w:rPr>
      </w:pPr>
      <w:r w:rsidRPr="005F2436">
        <w:rPr>
          <w:rFonts w:cs="Times New Roman"/>
          <w:szCs w:val="26"/>
        </w:rPr>
        <w:t>4.3.1.2. Giá trị biên</w:t>
      </w:r>
    </w:p>
    <w:p w14:paraId="5595D01B"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Kỹ thuật giá trị biên tập trung vào việc kiểm tra các giá trị tại ranh giới giữa các lớp. Trong hệ thống eCommerce, các trường có giá trị biên bao gồm:</w:t>
      </w:r>
    </w:p>
    <w:p w14:paraId="6F5D8EE6" w14:textId="77777777" w:rsidR="005F2436" w:rsidRPr="005F2436" w:rsidRDefault="005F2436" w:rsidP="00B6269C">
      <w:pPr>
        <w:numPr>
          <w:ilvl w:val="0"/>
          <w:numId w:val="31"/>
        </w:numPr>
        <w:rPr>
          <w:rFonts w:eastAsiaTheme="majorEastAsia" w:cs="Times New Roman"/>
          <w:bCs/>
          <w:szCs w:val="26"/>
        </w:rPr>
      </w:pPr>
      <w:r w:rsidRPr="005F2436">
        <w:rPr>
          <w:rFonts w:eastAsiaTheme="majorEastAsia" w:cs="Times New Roman"/>
          <w:bCs/>
          <w:szCs w:val="26"/>
        </w:rPr>
        <w:t>Số lượng sản phẩm (giá trị tối thiểu, tối đa)</w:t>
      </w:r>
    </w:p>
    <w:p w14:paraId="733FFE65" w14:textId="77777777" w:rsidR="005F2436" w:rsidRPr="005F2436" w:rsidRDefault="005F2436" w:rsidP="00B6269C">
      <w:pPr>
        <w:numPr>
          <w:ilvl w:val="0"/>
          <w:numId w:val="31"/>
        </w:numPr>
        <w:rPr>
          <w:rFonts w:eastAsiaTheme="majorEastAsia" w:cs="Times New Roman"/>
          <w:bCs/>
          <w:szCs w:val="26"/>
        </w:rPr>
      </w:pPr>
      <w:r w:rsidRPr="005F2436">
        <w:rPr>
          <w:rFonts w:eastAsiaTheme="majorEastAsia" w:cs="Times New Roman"/>
          <w:bCs/>
          <w:szCs w:val="26"/>
        </w:rPr>
        <w:t>Giá sản phẩm (giá trị âm, bằng 0, giá trị lớn)</w:t>
      </w:r>
    </w:p>
    <w:p w14:paraId="790F57CF" w14:textId="77777777" w:rsidR="005F2436" w:rsidRPr="005F2436" w:rsidRDefault="005F2436" w:rsidP="00B6269C">
      <w:pPr>
        <w:numPr>
          <w:ilvl w:val="0"/>
          <w:numId w:val="31"/>
        </w:numPr>
        <w:rPr>
          <w:rFonts w:eastAsiaTheme="majorEastAsia" w:cs="Times New Roman"/>
          <w:bCs/>
          <w:szCs w:val="26"/>
        </w:rPr>
      </w:pPr>
      <w:r w:rsidRPr="005F2436">
        <w:rPr>
          <w:rFonts w:eastAsiaTheme="majorEastAsia" w:cs="Times New Roman"/>
          <w:bCs/>
          <w:szCs w:val="26"/>
        </w:rPr>
        <w:t>Phân trang (trang đầu, trang cuối, trang không tồn tại)</w:t>
      </w:r>
    </w:p>
    <w:p w14:paraId="5CA8886C"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Test case được thiết kế để kiểm tra các giá trị tại biên và ngay sát biên, vì đây là những vị trí dễ xảy ra lỗi nhất.</w:t>
      </w:r>
    </w:p>
    <w:p w14:paraId="48868A8C" w14:textId="77777777" w:rsidR="005F2436" w:rsidRPr="005F2436" w:rsidRDefault="005F2436" w:rsidP="001904EA">
      <w:pPr>
        <w:pStyle w:val="Heading4"/>
        <w:rPr>
          <w:rFonts w:cs="Times New Roman"/>
          <w:szCs w:val="26"/>
        </w:rPr>
      </w:pPr>
      <w:r w:rsidRPr="005F2436">
        <w:rPr>
          <w:rFonts w:cs="Times New Roman"/>
          <w:szCs w:val="26"/>
        </w:rPr>
        <w:t>4.3.1.3. Bảng quyết định</w:t>
      </w:r>
    </w:p>
    <w:p w14:paraId="3A8FFE9E" w14:textId="6F3A2C11" w:rsidR="005F2436" w:rsidRPr="005F2436" w:rsidRDefault="005F2436" w:rsidP="005F2436">
      <w:pPr>
        <w:rPr>
          <w:rFonts w:eastAsiaTheme="majorEastAsia" w:cs="Times New Roman"/>
          <w:bCs/>
          <w:szCs w:val="26"/>
        </w:rPr>
      </w:pPr>
      <w:r w:rsidRPr="005F2436">
        <w:rPr>
          <w:rFonts w:eastAsiaTheme="majorEastAsia" w:cs="Times New Roman"/>
          <w:bCs/>
          <w:szCs w:val="26"/>
        </w:rPr>
        <w:t>Bảng quyết định được sử dụng để kiểm thử các quy tắc nghiệp vụ phức tạp, đặc biệt là hệ thống phân quyền. Với hệ thống eCommerce có nhiều vai trò (admin, user, guest) và nhiều điều kiện truy cập, bảng quyết định giúp hệ thống hóa tất cả các tổ hợp điều kiện và hành động tương ứng.</w:t>
      </w:r>
    </w:p>
    <w:tbl>
      <w:tblPr>
        <w:tblStyle w:val="TableGridLight"/>
        <w:tblW w:w="0" w:type="auto"/>
        <w:tblLook w:val="04A0" w:firstRow="1" w:lastRow="0" w:firstColumn="1" w:lastColumn="0" w:noHBand="0" w:noVBand="1"/>
      </w:tblPr>
      <w:tblGrid>
        <w:gridCol w:w="491"/>
        <w:gridCol w:w="1226"/>
        <w:gridCol w:w="1639"/>
        <w:gridCol w:w="939"/>
        <w:gridCol w:w="2036"/>
        <w:gridCol w:w="2094"/>
      </w:tblGrid>
      <w:tr w:rsidR="005F2436" w:rsidRPr="00BE2790" w14:paraId="6CAFF0F5" w14:textId="77777777" w:rsidTr="001904EA">
        <w:tc>
          <w:tcPr>
            <w:tcW w:w="0" w:type="auto"/>
            <w:hideMark/>
          </w:tcPr>
          <w:p w14:paraId="4127CDFD"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ID</w:t>
            </w:r>
          </w:p>
        </w:tc>
        <w:tc>
          <w:tcPr>
            <w:tcW w:w="0" w:type="auto"/>
            <w:hideMark/>
          </w:tcPr>
          <w:p w14:paraId="2F162D8A"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Có Token</w:t>
            </w:r>
          </w:p>
        </w:tc>
        <w:tc>
          <w:tcPr>
            <w:tcW w:w="0" w:type="auto"/>
            <w:hideMark/>
          </w:tcPr>
          <w:p w14:paraId="00DDDDAE"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Token hợp lệ</w:t>
            </w:r>
          </w:p>
        </w:tc>
        <w:tc>
          <w:tcPr>
            <w:tcW w:w="0" w:type="auto"/>
            <w:hideMark/>
          </w:tcPr>
          <w:p w14:paraId="5A8E07D1"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Vai trò</w:t>
            </w:r>
          </w:p>
        </w:tc>
        <w:tc>
          <w:tcPr>
            <w:tcW w:w="0" w:type="auto"/>
            <w:hideMark/>
          </w:tcPr>
          <w:p w14:paraId="15CED231"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Endpoint yêu cầu</w:t>
            </w:r>
          </w:p>
        </w:tc>
        <w:tc>
          <w:tcPr>
            <w:tcW w:w="0" w:type="auto"/>
            <w:hideMark/>
          </w:tcPr>
          <w:p w14:paraId="3A626B02"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Kết quả mong đợi</w:t>
            </w:r>
          </w:p>
        </w:tc>
      </w:tr>
      <w:tr w:rsidR="005F2436" w:rsidRPr="00BE2790" w14:paraId="3E27E25B" w14:textId="77777777" w:rsidTr="001904EA">
        <w:tc>
          <w:tcPr>
            <w:tcW w:w="0" w:type="auto"/>
            <w:hideMark/>
          </w:tcPr>
          <w:p w14:paraId="34BBE0EA"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1</w:t>
            </w:r>
          </w:p>
        </w:tc>
        <w:tc>
          <w:tcPr>
            <w:tcW w:w="0" w:type="auto"/>
            <w:hideMark/>
          </w:tcPr>
          <w:p w14:paraId="26B038DE"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Không</w:t>
            </w:r>
          </w:p>
        </w:tc>
        <w:tc>
          <w:tcPr>
            <w:tcW w:w="0" w:type="auto"/>
            <w:hideMark/>
          </w:tcPr>
          <w:p w14:paraId="5182578B"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w:t>
            </w:r>
          </w:p>
        </w:tc>
        <w:tc>
          <w:tcPr>
            <w:tcW w:w="0" w:type="auto"/>
            <w:hideMark/>
          </w:tcPr>
          <w:p w14:paraId="1065407F"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Guest</w:t>
            </w:r>
          </w:p>
        </w:tc>
        <w:tc>
          <w:tcPr>
            <w:tcW w:w="0" w:type="auto"/>
            <w:hideMark/>
          </w:tcPr>
          <w:p w14:paraId="1768092D"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API công khai</w:t>
            </w:r>
          </w:p>
        </w:tc>
        <w:tc>
          <w:tcPr>
            <w:tcW w:w="0" w:type="auto"/>
            <w:hideMark/>
          </w:tcPr>
          <w:p w14:paraId="0D34D04D"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Thành công (200)</w:t>
            </w:r>
          </w:p>
        </w:tc>
      </w:tr>
      <w:tr w:rsidR="005F2436" w:rsidRPr="00BE2790" w14:paraId="0ABCCE2C" w14:textId="77777777" w:rsidTr="001904EA">
        <w:tc>
          <w:tcPr>
            <w:tcW w:w="0" w:type="auto"/>
            <w:hideMark/>
          </w:tcPr>
          <w:p w14:paraId="1B23825F"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2</w:t>
            </w:r>
          </w:p>
        </w:tc>
        <w:tc>
          <w:tcPr>
            <w:tcW w:w="0" w:type="auto"/>
            <w:hideMark/>
          </w:tcPr>
          <w:p w14:paraId="3C4D2AAA"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Không</w:t>
            </w:r>
          </w:p>
        </w:tc>
        <w:tc>
          <w:tcPr>
            <w:tcW w:w="0" w:type="auto"/>
            <w:hideMark/>
          </w:tcPr>
          <w:p w14:paraId="776A7F6A"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w:t>
            </w:r>
          </w:p>
        </w:tc>
        <w:tc>
          <w:tcPr>
            <w:tcW w:w="0" w:type="auto"/>
            <w:hideMark/>
          </w:tcPr>
          <w:p w14:paraId="4BA70689"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Guest</w:t>
            </w:r>
          </w:p>
        </w:tc>
        <w:tc>
          <w:tcPr>
            <w:tcW w:w="0" w:type="auto"/>
            <w:hideMark/>
          </w:tcPr>
          <w:p w14:paraId="61B28784"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API user</w:t>
            </w:r>
          </w:p>
        </w:tc>
        <w:tc>
          <w:tcPr>
            <w:tcW w:w="0" w:type="auto"/>
            <w:hideMark/>
          </w:tcPr>
          <w:p w14:paraId="1905B350"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401 Unauthorized</w:t>
            </w:r>
          </w:p>
        </w:tc>
      </w:tr>
      <w:tr w:rsidR="005F2436" w:rsidRPr="00BE2790" w14:paraId="638CD080" w14:textId="77777777" w:rsidTr="001904EA">
        <w:tc>
          <w:tcPr>
            <w:tcW w:w="0" w:type="auto"/>
            <w:hideMark/>
          </w:tcPr>
          <w:p w14:paraId="083E13C1"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3</w:t>
            </w:r>
          </w:p>
        </w:tc>
        <w:tc>
          <w:tcPr>
            <w:tcW w:w="0" w:type="auto"/>
            <w:hideMark/>
          </w:tcPr>
          <w:p w14:paraId="50887534"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Không</w:t>
            </w:r>
          </w:p>
        </w:tc>
        <w:tc>
          <w:tcPr>
            <w:tcW w:w="0" w:type="auto"/>
            <w:hideMark/>
          </w:tcPr>
          <w:p w14:paraId="1E053E89"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w:t>
            </w:r>
          </w:p>
        </w:tc>
        <w:tc>
          <w:tcPr>
            <w:tcW w:w="0" w:type="auto"/>
            <w:hideMark/>
          </w:tcPr>
          <w:p w14:paraId="4A3CBDCC"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Guest</w:t>
            </w:r>
          </w:p>
        </w:tc>
        <w:tc>
          <w:tcPr>
            <w:tcW w:w="0" w:type="auto"/>
            <w:hideMark/>
          </w:tcPr>
          <w:p w14:paraId="174A2583"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API admin</w:t>
            </w:r>
          </w:p>
        </w:tc>
        <w:tc>
          <w:tcPr>
            <w:tcW w:w="0" w:type="auto"/>
            <w:hideMark/>
          </w:tcPr>
          <w:p w14:paraId="128DC35F"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401 Unauthorized</w:t>
            </w:r>
          </w:p>
        </w:tc>
      </w:tr>
      <w:tr w:rsidR="005F2436" w:rsidRPr="00BE2790" w14:paraId="362B5C65" w14:textId="77777777" w:rsidTr="001904EA">
        <w:tc>
          <w:tcPr>
            <w:tcW w:w="0" w:type="auto"/>
            <w:hideMark/>
          </w:tcPr>
          <w:p w14:paraId="2C27B929"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4</w:t>
            </w:r>
          </w:p>
        </w:tc>
        <w:tc>
          <w:tcPr>
            <w:tcW w:w="0" w:type="auto"/>
            <w:hideMark/>
          </w:tcPr>
          <w:p w14:paraId="0AF71AA3"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Có</w:t>
            </w:r>
          </w:p>
        </w:tc>
        <w:tc>
          <w:tcPr>
            <w:tcW w:w="0" w:type="auto"/>
            <w:hideMark/>
          </w:tcPr>
          <w:p w14:paraId="44C5904B"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Không hợp lệ</w:t>
            </w:r>
          </w:p>
        </w:tc>
        <w:tc>
          <w:tcPr>
            <w:tcW w:w="0" w:type="auto"/>
            <w:hideMark/>
          </w:tcPr>
          <w:p w14:paraId="6A3D661C"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User</w:t>
            </w:r>
          </w:p>
        </w:tc>
        <w:tc>
          <w:tcPr>
            <w:tcW w:w="0" w:type="auto"/>
            <w:hideMark/>
          </w:tcPr>
          <w:p w14:paraId="50832A58"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API user</w:t>
            </w:r>
          </w:p>
        </w:tc>
        <w:tc>
          <w:tcPr>
            <w:tcW w:w="0" w:type="auto"/>
            <w:hideMark/>
          </w:tcPr>
          <w:p w14:paraId="52FC5A91"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403 Forbidden</w:t>
            </w:r>
          </w:p>
        </w:tc>
      </w:tr>
      <w:tr w:rsidR="005F2436" w:rsidRPr="00BE2790" w14:paraId="2A20EFC8" w14:textId="77777777" w:rsidTr="001904EA">
        <w:tc>
          <w:tcPr>
            <w:tcW w:w="0" w:type="auto"/>
            <w:hideMark/>
          </w:tcPr>
          <w:p w14:paraId="388461DD"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5</w:t>
            </w:r>
          </w:p>
        </w:tc>
        <w:tc>
          <w:tcPr>
            <w:tcW w:w="0" w:type="auto"/>
            <w:hideMark/>
          </w:tcPr>
          <w:p w14:paraId="49AB2696"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Có</w:t>
            </w:r>
          </w:p>
        </w:tc>
        <w:tc>
          <w:tcPr>
            <w:tcW w:w="0" w:type="auto"/>
            <w:hideMark/>
          </w:tcPr>
          <w:p w14:paraId="45F43763"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Hợp lệ</w:t>
            </w:r>
          </w:p>
        </w:tc>
        <w:tc>
          <w:tcPr>
            <w:tcW w:w="0" w:type="auto"/>
            <w:hideMark/>
          </w:tcPr>
          <w:p w14:paraId="44FDA436"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User</w:t>
            </w:r>
          </w:p>
        </w:tc>
        <w:tc>
          <w:tcPr>
            <w:tcW w:w="0" w:type="auto"/>
            <w:hideMark/>
          </w:tcPr>
          <w:p w14:paraId="51917DE3"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API user</w:t>
            </w:r>
          </w:p>
        </w:tc>
        <w:tc>
          <w:tcPr>
            <w:tcW w:w="0" w:type="auto"/>
            <w:hideMark/>
          </w:tcPr>
          <w:p w14:paraId="5597583D"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Thành công (200)</w:t>
            </w:r>
          </w:p>
        </w:tc>
      </w:tr>
      <w:tr w:rsidR="005F2436" w:rsidRPr="00BE2790" w14:paraId="24794ACA" w14:textId="77777777" w:rsidTr="001904EA">
        <w:tc>
          <w:tcPr>
            <w:tcW w:w="0" w:type="auto"/>
            <w:hideMark/>
          </w:tcPr>
          <w:p w14:paraId="4C9B9A68"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6</w:t>
            </w:r>
          </w:p>
        </w:tc>
        <w:tc>
          <w:tcPr>
            <w:tcW w:w="0" w:type="auto"/>
            <w:hideMark/>
          </w:tcPr>
          <w:p w14:paraId="087F5DF4"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Có</w:t>
            </w:r>
          </w:p>
        </w:tc>
        <w:tc>
          <w:tcPr>
            <w:tcW w:w="0" w:type="auto"/>
            <w:hideMark/>
          </w:tcPr>
          <w:p w14:paraId="194408C6"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Hợp lệ</w:t>
            </w:r>
          </w:p>
        </w:tc>
        <w:tc>
          <w:tcPr>
            <w:tcW w:w="0" w:type="auto"/>
            <w:hideMark/>
          </w:tcPr>
          <w:p w14:paraId="62115112"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User</w:t>
            </w:r>
          </w:p>
        </w:tc>
        <w:tc>
          <w:tcPr>
            <w:tcW w:w="0" w:type="auto"/>
            <w:hideMark/>
          </w:tcPr>
          <w:p w14:paraId="4D6001C5"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API admin</w:t>
            </w:r>
          </w:p>
        </w:tc>
        <w:tc>
          <w:tcPr>
            <w:tcW w:w="0" w:type="auto"/>
            <w:hideMark/>
          </w:tcPr>
          <w:p w14:paraId="7730C16C"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403 Forbidden</w:t>
            </w:r>
          </w:p>
        </w:tc>
      </w:tr>
      <w:tr w:rsidR="005F2436" w:rsidRPr="00BE2790" w14:paraId="7638C64F" w14:textId="77777777" w:rsidTr="001904EA">
        <w:tc>
          <w:tcPr>
            <w:tcW w:w="0" w:type="auto"/>
            <w:hideMark/>
          </w:tcPr>
          <w:p w14:paraId="5C36F947"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7</w:t>
            </w:r>
          </w:p>
        </w:tc>
        <w:tc>
          <w:tcPr>
            <w:tcW w:w="0" w:type="auto"/>
            <w:hideMark/>
          </w:tcPr>
          <w:p w14:paraId="44060716"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Có</w:t>
            </w:r>
          </w:p>
        </w:tc>
        <w:tc>
          <w:tcPr>
            <w:tcW w:w="0" w:type="auto"/>
            <w:hideMark/>
          </w:tcPr>
          <w:p w14:paraId="364ABF38"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Hợp lệ</w:t>
            </w:r>
          </w:p>
        </w:tc>
        <w:tc>
          <w:tcPr>
            <w:tcW w:w="0" w:type="auto"/>
            <w:hideMark/>
          </w:tcPr>
          <w:p w14:paraId="6C969438"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Admin</w:t>
            </w:r>
          </w:p>
        </w:tc>
        <w:tc>
          <w:tcPr>
            <w:tcW w:w="0" w:type="auto"/>
            <w:hideMark/>
          </w:tcPr>
          <w:p w14:paraId="67C1101E"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API admin</w:t>
            </w:r>
          </w:p>
        </w:tc>
        <w:tc>
          <w:tcPr>
            <w:tcW w:w="0" w:type="auto"/>
            <w:hideMark/>
          </w:tcPr>
          <w:p w14:paraId="74943EC3"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Thành công (200)</w:t>
            </w:r>
          </w:p>
        </w:tc>
      </w:tr>
    </w:tbl>
    <w:p w14:paraId="1E049408" w14:textId="30AFB1F3" w:rsidR="001904EA" w:rsidRDefault="001904EA" w:rsidP="001904EA">
      <w:pPr>
        <w:jc w:val="center"/>
        <w:rPr>
          <w:rFonts w:eastAsiaTheme="majorEastAsia" w:cs="Times New Roman"/>
          <w:bCs/>
          <w:szCs w:val="26"/>
        </w:rPr>
      </w:pPr>
      <w:r w:rsidRPr="005F2436">
        <w:rPr>
          <w:rFonts w:eastAsiaTheme="majorEastAsia" w:cs="Times New Roman"/>
          <w:bCs/>
          <w:szCs w:val="26"/>
        </w:rPr>
        <w:t>Bảng 4.1. Bảng quyết định phân quyền truy cập API</w:t>
      </w:r>
    </w:p>
    <w:p w14:paraId="7B1CAE1F"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lastRenderedPageBreak/>
        <w:t>Từ bảng quyết định, nhóm xác định được 7 test case cần thiết để kiểm tra toàn bộ các tình huống phân quyền. Mỗi dòng trong bảng tương ứng với một test case cụ thể.</w:t>
      </w:r>
    </w:p>
    <w:p w14:paraId="1650CAFC" w14:textId="77777777" w:rsidR="005F2436" w:rsidRPr="005F2436" w:rsidRDefault="005F2436" w:rsidP="001904EA">
      <w:pPr>
        <w:pStyle w:val="Heading4"/>
        <w:rPr>
          <w:rFonts w:cs="Times New Roman"/>
          <w:szCs w:val="26"/>
        </w:rPr>
      </w:pPr>
      <w:r w:rsidRPr="005F2436">
        <w:rPr>
          <w:rFonts w:cs="Times New Roman"/>
          <w:szCs w:val="26"/>
        </w:rPr>
        <w:t>4.3.1.4. Chuyển trạng thái</w:t>
      </w:r>
    </w:p>
    <w:p w14:paraId="59A0983B" w14:textId="13FD7644" w:rsidR="005F2436" w:rsidRPr="005F2436" w:rsidRDefault="005F2436" w:rsidP="005F2436">
      <w:pPr>
        <w:rPr>
          <w:rFonts w:eastAsiaTheme="majorEastAsia" w:cs="Times New Roman"/>
          <w:bCs/>
          <w:szCs w:val="26"/>
        </w:rPr>
      </w:pPr>
      <w:r w:rsidRPr="005F2436">
        <w:rPr>
          <w:rFonts w:eastAsiaTheme="majorEastAsia" w:cs="Times New Roman"/>
          <w:bCs/>
          <w:szCs w:val="26"/>
        </w:rPr>
        <w:t>Kỹ thuật chuyển trạng thái được áp dụng cho các đối tượng có vòng đời phức tạp như đơn hàng. Trạng thái đơn hàng trong hệ thống bao gồm: pending, confirmed, processing, shipped, delivered, cancelled. Các chuyển đổi trạng thái hợp lệ và không hợp lệ được xác định để thiết kế test case.</w:t>
      </w:r>
    </w:p>
    <w:tbl>
      <w:tblPr>
        <w:tblStyle w:val="TableGridLight"/>
        <w:tblW w:w="0" w:type="auto"/>
        <w:tblLook w:val="04A0" w:firstRow="1" w:lastRow="0" w:firstColumn="1" w:lastColumn="0" w:noHBand="0" w:noVBand="1"/>
      </w:tblPr>
      <w:tblGrid>
        <w:gridCol w:w="1570"/>
        <w:gridCol w:w="1791"/>
        <w:gridCol w:w="1040"/>
        <w:gridCol w:w="4238"/>
      </w:tblGrid>
      <w:tr w:rsidR="005F2436" w:rsidRPr="00BE2790" w14:paraId="68211A66" w14:textId="77777777" w:rsidTr="001904EA">
        <w:tc>
          <w:tcPr>
            <w:tcW w:w="0" w:type="auto"/>
            <w:hideMark/>
          </w:tcPr>
          <w:p w14:paraId="00FCFA36"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Từ trạng thái</w:t>
            </w:r>
          </w:p>
        </w:tc>
        <w:tc>
          <w:tcPr>
            <w:tcW w:w="0" w:type="auto"/>
            <w:hideMark/>
          </w:tcPr>
          <w:p w14:paraId="041796E1"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Sang trạng thái</w:t>
            </w:r>
          </w:p>
        </w:tc>
        <w:tc>
          <w:tcPr>
            <w:tcW w:w="0" w:type="auto"/>
            <w:hideMark/>
          </w:tcPr>
          <w:p w14:paraId="1803DE21"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Hợp lệ?</w:t>
            </w:r>
          </w:p>
        </w:tc>
        <w:tc>
          <w:tcPr>
            <w:tcW w:w="0" w:type="auto"/>
            <w:hideMark/>
          </w:tcPr>
          <w:p w14:paraId="676D534A"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Mô tả</w:t>
            </w:r>
          </w:p>
        </w:tc>
      </w:tr>
      <w:tr w:rsidR="005F2436" w:rsidRPr="00BE2790" w14:paraId="4818D506" w14:textId="77777777" w:rsidTr="001904EA">
        <w:tc>
          <w:tcPr>
            <w:tcW w:w="0" w:type="auto"/>
            <w:hideMark/>
          </w:tcPr>
          <w:p w14:paraId="58FEA946"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Pending</w:t>
            </w:r>
          </w:p>
        </w:tc>
        <w:tc>
          <w:tcPr>
            <w:tcW w:w="0" w:type="auto"/>
            <w:hideMark/>
          </w:tcPr>
          <w:p w14:paraId="3CB0C3B0"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Confirmed</w:t>
            </w:r>
          </w:p>
        </w:tc>
        <w:tc>
          <w:tcPr>
            <w:tcW w:w="0" w:type="auto"/>
            <w:hideMark/>
          </w:tcPr>
          <w:p w14:paraId="645007EF"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Có</w:t>
            </w:r>
          </w:p>
        </w:tc>
        <w:tc>
          <w:tcPr>
            <w:tcW w:w="0" w:type="auto"/>
            <w:hideMark/>
          </w:tcPr>
          <w:p w14:paraId="6D4D4339"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Admin xác nhận đơn</w:t>
            </w:r>
          </w:p>
        </w:tc>
      </w:tr>
      <w:tr w:rsidR="005F2436" w:rsidRPr="00BE2790" w14:paraId="5622ECF4" w14:textId="77777777" w:rsidTr="001904EA">
        <w:tc>
          <w:tcPr>
            <w:tcW w:w="0" w:type="auto"/>
            <w:hideMark/>
          </w:tcPr>
          <w:p w14:paraId="7BB10FA2"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Pending</w:t>
            </w:r>
          </w:p>
        </w:tc>
        <w:tc>
          <w:tcPr>
            <w:tcW w:w="0" w:type="auto"/>
            <w:hideMark/>
          </w:tcPr>
          <w:p w14:paraId="52B1AC7E"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Cancelled</w:t>
            </w:r>
          </w:p>
        </w:tc>
        <w:tc>
          <w:tcPr>
            <w:tcW w:w="0" w:type="auto"/>
            <w:hideMark/>
          </w:tcPr>
          <w:p w14:paraId="05333452"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Có</w:t>
            </w:r>
          </w:p>
        </w:tc>
        <w:tc>
          <w:tcPr>
            <w:tcW w:w="0" w:type="auto"/>
            <w:hideMark/>
          </w:tcPr>
          <w:p w14:paraId="186AD966"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Hủy đơn trước khi xác nhận</w:t>
            </w:r>
          </w:p>
        </w:tc>
      </w:tr>
      <w:tr w:rsidR="005F2436" w:rsidRPr="00BE2790" w14:paraId="221B77AC" w14:textId="77777777" w:rsidTr="001904EA">
        <w:tc>
          <w:tcPr>
            <w:tcW w:w="0" w:type="auto"/>
            <w:hideMark/>
          </w:tcPr>
          <w:p w14:paraId="14E930BF"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Confirmed</w:t>
            </w:r>
          </w:p>
        </w:tc>
        <w:tc>
          <w:tcPr>
            <w:tcW w:w="0" w:type="auto"/>
            <w:hideMark/>
          </w:tcPr>
          <w:p w14:paraId="50FFDCA3"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Processing</w:t>
            </w:r>
          </w:p>
        </w:tc>
        <w:tc>
          <w:tcPr>
            <w:tcW w:w="0" w:type="auto"/>
            <w:hideMark/>
          </w:tcPr>
          <w:p w14:paraId="02C03D79"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Có</w:t>
            </w:r>
          </w:p>
        </w:tc>
        <w:tc>
          <w:tcPr>
            <w:tcW w:w="0" w:type="auto"/>
            <w:hideMark/>
          </w:tcPr>
          <w:p w14:paraId="2402FFC9"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Bắt đầu xử lý đơn</w:t>
            </w:r>
          </w:p>
        </w:tc>
      </w:tr>
      <w:tr w:rsidR="005F2436" w:rsidRPr="00BE2790" w14:paraId="5CDADA25" w14:textId="77777777" w:rsidTr="001904EA">
        <w:tc>
          <w:tcPr>
            <w:tcW w:w="0" w:type="auto"/>
            <w:hideMark/>
          </w:tcPr>
          <w:p w14:paraId="12CACE10"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Confirmed</w:t>
            </w:r>
          </w:p>
        </w:tc>
        <w:tc>
          <w:tcPr>
            <w:tcW w:w="0" w:type="auto"/>
            <w:hideMark/>
          </w:tcPr>
          <w:p w14:paraId="095007B8"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Cancelled</w:t>
            </w:r>
          </w:p>
        </w:tc>
        <w:tc>
          <w:tcPr>
            <w:tcW w:w="0" w:type="auto"/>
            <w:hideMark/>
          </w:tcPr>
          <w:p w14:paraId="5E44D165"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Có</w:t>
            </w:r>
          </w:p>
        </w:tc>
        <w:tc>
          <w:tcPr>
            <w:tcW w:w="0" w:type="auto"/>
            <w:hideMark/>
          </w:tcPr>
          <w:p w14:paraId="1121E856"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Hủy đơn sau khi xác nhận</w:t>
            </w:r>
          </w:p>
        </w:tc>
      </w:tr>
      <w:tr w:rsidR="005F2436" w:rsidRPr="00BE2790" w14:paraId="683D540E" w14:textId="77777777" w:rsidTr="001904EA">
        <w:tc>
          <w:tcPr>
            <w:tcW w:w="0" w:type="auto"/>
            <w:hideMark/>
          </w:tcPr>
          <w:p w14:paraId="52EFB267"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Processing</w:t>
            </w:r>
          </w:p>
        </w:tc>
        <w:tc>
          <w:tcPr>
            <w:tcW w:w="0" w:type="auto"/>
            <w:hideMark/>
          </w:tcPr>
          <w:p w14:paraId="509C0803"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Shipped</w:t>
            </w:r>
          </w:p>
        </w:tc>
        <w:tc>
          <w:tcPr>
            <w:tcW w:w="0" w:type="auto"/>
            <w:hideMark/>
          </w:tcPr>
          <w:p w14:paraId="0CEC38D4"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Có</w:t>
            </w:r>
          </w:p>
        </w:tc>
        <w:tc>
          <w:tcPr>
            <w:tcW w:w="0" w:type="auto"/>
            <w:hideMark/>
          </w:tcPr>
          <w:p w14:paraId="5D4CD968"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Đã giao cho đơn vị vận chuyển</w:t>
            </w:r>
          </w:p>
        </w:tc>
      </w:tr>
      <w:tr w:rsidR="005F2436" w:rsidRPr="00BE2790" w14:paraId="21DAD6AD" w14:textId="77777777" w:rsidTr="001904EA">
        <w:tc>
          <w:tcPr>
            <w:tcW w:w="0" w:type="auto"/>
            <w:hideMark/>
          </w:tcPr>
          <w:p w14:paraId="13CE7ECC"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Processing</w:t>
            </w:r>
          </w:p>
        </w:tc>
        <w:tc>
          <w:tcPr>
            <w:tcW w:w="0" w:type="auto"/>
            <w:hideMark/>
          </w:tcPr>
          <w:p w14:paraId="73E30630"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Cancelled</w:t>
            </w:r>
          </w:p>
        </w:tc>
        <w:tc>
          <w:tcPr>
            <w:tcW w:w="0" w:type="auto"/>
            <w:hideMark/>
          </w:tcPr>
          <w:p w14:paraId="67715479"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Không</w:t>
            </w:r>
          </w:p>
        </w:tc>
        <w:tc>
          <w:tcPr>
            <w:tcW w:w="0" w:type="auto"/>
            <w:hideMark/>
          </w:tcPr>
          <w:p w14:paraId="01C29BAC"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Không thể hủy khi đang xử lý</w:t>
            </w:r>
          </w:p>
        </w:tc>
      </w:tr>
      <w:tr w:rsidR="005F2436" w:rsidRPr="00BE2790" w14:paraId="234EC1E1" w14:textId="77777777" w:rsidTr="001904EA">
        <w:tc>
          <w:tcPr>
            <w:tcW w:w="0" w:type="auto"/>
            <w:hideMark/>
          </w:tcPr>
          <w:p w14:paraId="636A5F5F"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Shipped</w:t>
            </w:r>
          </w:p>
        </w:tc>
        <w:tc>
          <w:tcPr>
            <w:tcW w:w="0" w:type="auto"/>
            <w:hideMark/>
          </w:tcPr>
          <w:p w14:paraId="02D9BD05"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Delivered</w:t>
            </w:r>
          </w:p>
        </w:tc>
        <w:tc>
          <w:tcPr>
            <w:tcW w:w="0" w:type="auto"/>
            <w:hideMark/>
          </w:tcPr>
          <w:p w14:paraId="763525CE"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Có</w:t>
            </w:r>
          </w:p>
        </w:tc>
        <w:tc>
          <w:tcPr>
            <w:tcW w:w="0" w:type="auto"/>
            <w:hideMark/>
          </w:tcPr>
          <w:p w14:paraId="6FF84A7E"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Giao hàng thành công</w:t>
            </w:r>
          </w:p>
        </w:tc>
      </w:tr>
      <w:tr w:rsidR="005F2436" w:rsidRPr="00BE2790" w14:paraId="2E908171" w14:textId="77777777" w:rsidTr="001904EA">
        <w:tc>
          <w:tcPr>
            <w:tcW w:w="0" w:type="auto"/>
            <w:hideMark/>
          </w:tcPr>
          <w:p w14:paraId="1F70A331"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Shipped</w:t>
            </w:r>
          </w:p>
        </w:tc>
        <w:tc>
          <w:tcPr>
            <w:tcW w:w="0" w:type="auto"/>
            <w:hideMark/>
          </w:tcPr>
          <w:p w14:paraId="3F314918"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Cancelled</w:t>
            </w:r>
          </w:p>
        </w:tc>
        <w:tc>
          <w:tcPr>
            <w:tcW w:w="0" w:type="auto"/>
            <w:hideMark/>
          </w:tcPr>
          <w:p w14:paraId="60CE03B2"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Không</w:t>
            </w:r>
          </w:p>
        </w:tc>
        <w:tc>
          <w:tcPr>
            <w:tcW w:w="0" w:type="auto"/>
            <w:hideMark/>
          </w:tcPr>
          <w:p w14:paraId="5A70A5AB"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Không thể hủy khi đã giao vận chuyển</w:t>
            </w:r>
          </w:p>
        </w:tc>
      </w:tr>
    </w:tbl>
    <w:p w14:paraId="34D7CAD3" w14:textId="558CC25D" w:rsidR="001904EA" w:rsidRDefault="001904EA" w:rsidP="001904EA">
      <w:pPr>
        <w:jc w:val="center"/>
        <w:rPr>
          <w:rFonts w:eastAsiaTheme="majorEastAsia" w:cs="Times New Roman"/>
          <w:bCs/>
          <w:szCs w:val="26"/>
        </w:rPr>
      </w:pPr>
      <w:r w:rsidRPr="005F2436">
        <w:rPr>
          <w:rFonts w:eastAsiaTheme="majorEastAsia" w:cs="Times New Roman"/>
          <w:bCs/>
          <w:szCs w:val="26"/>
        </w:rPr>
        <w:t>Bảng 4.2. Ma trận chuyển trạng thái đơn hàng</w:t>
      </w:r>
    </w:p>
    <w:p w14:paraId="78C28A3D" w14:textId="77777777" w:rsidR="005F2436" w:rsidRPr="005F2436" w:rsidRDefault="005F2436" w:rsidP="005F2436">
      <w:pPr>
        <w:rPr>
          <w:rFonts w:eastAsiaTheme="majorEastAsia" w:cs="Times New Roman"/>
          <w:bCs/>
          <w:szCs w:val="26"/>
        </w:rPr>
      </w:pPr>
      <w:r w:rsidRPr="005F2436">
        <w:rPr>
          <w:rFonts w:eastAsiaTheme="majorEastAsia" w:cs="Times New Roman"/>
          <w:bCs/>
          <w:szCs w:val="26"/>
        </w:rPr>
        <w:t>Dựa trên ma trận này, nhóm thiết kế test case để kiểm tra từng chuyển đổi trạng thái, đảm bảo hệ thống chỉ cho phép các chuyển đổi hợp lệ và từ chối các chuyển đổi không hợp lệ.</w:t>
      </w:r>
    </w:p>
    <w:p w14:paraId="4420D022" w14:textId="77777777" w:rsidR="00CD724F" w:rsidRPr="005F2436" w:rsidRDefault="00CD724F" w:rsidP="00CD724F">
      <w:pPr>
        <w:rPr>
          <w:rFonts w:cs="Times New Roman"/>
          <w:szCs w:val="26"/>
        </w:rPr>
      </w:pPr>
      <w:r w:rsidRPr="005F2436">
        <w:rPr>
          <w:rFonts w:cs="Times New Roman"/>
          <w:szCs w:val="26"/>
        </w:rPr>
        <w:t>Phương pháp này đảm bảo rằng hệ thống eCommerce xử lý các state transitions một cách chính xác và nhất quán, đặc biệt quan trọng cho các workflows phức tạp như order processing và payment handling.</w:t>
      </w:r>
    </w:p>
    <w:p w14:paraId="746F02B3" w14:textId="77777777" w:rsidR="004E23AD" w:rsidRPr="00BE2790" w:rsidRDefault="004E23AD" w:rsidP="004E23AD">
      <w:pPr>
        <w:pStyle w:val="Heading3"/>
        <w:rPr>
          <w:sz w:val="26"/>
          <w:szCs w:val="26"/>
        </w:rPr>
      </w:pPr>
      <w:bookmarkStart w:id="99" w:name="_Toc217218144"/>
      <w:r w:rsidRPr="00BE2790">
        <w:rPr>
          <w:sz w:val="26"/>
          <w:szCs w:val="26"/>
        </w:rPr>
        <w:t>4.3.2. Kiểm thử hộp trắng</w:t>
      </w:r>
      <w:bookmarkEnd w:id="99"/>
    </w:p>
    <w:p w14:paraId="61C77387" w14:textId="77777777" w:rsidR="004E23AD" w:rsidRPr="00BE2790" w:rsidRDefault="004E23AD" w:rsidP="004E23AD">
      <w:pPr>
        <w:rPr>
          <w:szCs w:val="26"/>
        </w:rPr>
      </w:pPr>
      <w:r w:rsidRPr="00BE2790">
        <w:rPr>
          <w:szCs w:val="26"/>
        </w:rPr>
        <w:t>Kiểm thử hộp trắng tập trung vào cấu trúc nội bộ của mã nguồn, sử dụng hiểu biết về logic chương trình để thiết kế test case. Trong dự án, nhóm áp dụng các kỹ thuật hộp trắng sau:</w:t>
      </w:r>
    </w:p>
    <w:p w14:paraId="3BA7EE77" w14:textId="77777777" w:rsidR="004E23AD" w:rsidRPr="00BE2790" w:rsidRDefault="004E23AD" w:rsidP="004E23AD">
      <w:pPr>
        <w:pStyle w:val="Heading4"/>
        <w:rPr>
          <w:szCs w:val="26"/>
        </w:rPr>
      </w:pPr>
      <w:r w:rsidRPr="00BE2790">
        <w:rPr>
          <w:szCs w:val="26"/>
        </w:rPr>
        <w:t>4.3.2.1. Phân tích đồ thị dòng điều khiển (CFG)</w:t>
      </w:r>
    </w:p>
    <w:p w14:paraId="34741EB4" w14:textId="77777777" w:rsidR="004E23AD" w:rsidRPr="00BE2790" w:rsidRDefault="004E23AD" w:rsidP="004E23AD">
      <w:pPr>
        <w:rPr>
          <w:szCs w:val="26"/>
        </w:rPr>
      </w:pPr>
      <w:r w:rsidRPr="00BE2790">
        <w:rPr>
          <w:szCs w:val="26"/>
        </w:rPr>
        <w:t>Đồ thị dòng điều khiển được sử dụng để biểu diễn luồng thực thi của chương trình. Nhóm chọn hàm calculateTotalWithDiscount trong service xử lý đơn hàng để minh họa.</w:t>
      </w:r>
    </w:p>
    <w:p w14:paraId="65CAA034" w14:textId="5E3D1953" w:rsidR="004E23AD" w:rsidRPr="00BE2790" w:rsidRDefault="004E23AD" w:rsidP="004E23AD">
      <w:pPr>
        <w:rPr>
          <w:szCs w:val="26"/>
        </w:rPr>
      </w:pPr>
      <w:r w:rsidRPr="00BE2790">
        <w:rPr>
          <w:szCs w:val="26"/>
        </w:rPr>
        <w:t xml:space="preserve">Mã nguồn hàm </w:t>
      </w:r>
      <w:r w:rsidRPr="00BE2790">
        <w:rPr>
          <w:b/>
          <w:szCs w:val="26"/>
        </w:rPr>
        <w:t>calculateTotalWithDiscount</w:t>
      </w:r>
      <w:r w:rsidRPr="00BE2790">
        <w:rPr>
          <w:szCs w:val="26"/>
        </w:rPr>
        <w:t>():</w:t>
      </w:r>
    </w:p>
    <w:p w14:paraId="3C6E3868" w14:textId="77777777" w:rsidR="00513C36" w:rsidRPr="00BE2790" w:rsidRDefault="00513C36" w:rsidP="00513C36">
      <w:pPr>
        <w:rPr>
          <w:szCs w:val="26"/>
        </w:rPr>
      </w:pPr>
      <w:r w:rsidRPr="00BE2790">
        <w:rPr>
          <w:szCs w:val="26"/>
        </w:rPr>
        <w:t>function calculateTotalWithDiscount(items, voucher) {</w:t>
      </w:r>
    </w:p>
    <w:p w14:paraId="6B76C4EC" w14:textId="77777777" w:rsidR="00513C36" w:rsidRPr="00BE2790" w:rsidRDefault="00513C36" w:rsidP="00513C36">
      <w:pPr>
        <w:rPr>
          <w:szCs w:val="26"/>
        </w:rPr>
      </w:pPr>
      <w:r w:rsidRPr="00BE2790">
        <w:rPr>
          <w:szCs w:val="26"/>
        </w:rPr>
        <w:lastRenderedPageBreak/>
        <w:t xml:space="preserve">    // Node 1: Kiểm tra đầu vào</w:t>
      </w:r>
    </w:p>
    <w:p w14:paraId="466D7517" w14:textId="77777777" w:rsidR="00513C36" w:rsidRPr="00BE2790" w:rsidRDefault="00513C36" w:rsidP="00513C36">
      <w:pPr>
        <w:rPr>
          <w:szCs w:val="26"/>
        </w:rPr>
      </w:pPr>
      <w:r w:rsidRPr="00BE2790">
        <w:rPr>
          <w:szCs w:val="26"/>
        </w:rPr>
        <w:t xml:space="preserve">    if (!items || items.length === 0) {</w:t>
      </w:r>
    </w:p>
    <w:p w14:paraId="7031C7CC" w14:textId="77777777" w:rsidR="00513C36" w:rsidRPr="00BE2790" w:rsidRDefault="00513C36" w:rsidP="00513C36">
      <w:pPr>
        <w:rPr>
          <w:szCs w:val="26"/>
        </w:rPr>
      </w:pPr>
      <w:r w:rsidRPr="00BE2790">
        <w:rPr>
          <w:szCs w:val="26"/>
        </w:rPr>
        <w:t xml:space="preserve">        throw new Error('Danh sách sản phẩm không được trống');</w:t>
      </w:r>
    </w:p>
    <w:p w14:paraId="3FECCB27" w14:textId="68F8FE7F" w:rsidR="00513C36" w:rsidRPr="00BE2790" w:rsidRDefault="00513C36" w:rsidP="00513C36">
      <w:pPr>
        <w:rPr>
          <w:szCs w:val="26"/>
        </w:rPr>
      </w:pPr>
      <w:r w:rsidRPr="00BE2790">
        <w:rPr>
          <w:szCs w:val="26"/>
        </w:rPr>
        <w:t xml:space="preserve">    }</w:t>
      </w:r>
    </w:p>
    <w:p w14:paraId="7A3A7EB7" w14:textId="77777777" w:rsidR="00513C36" w:rsidRPr="00BE2790" w:rsidRDefault="00513C36" w:rsidP="00513C36">
      <w:pPr>
        <w:rPr>
          <w:szCs w:val="26"/>
        </w:rPr>
      </w:pPr>
      <w:r w:rsidRPr="00BE2790">
        <w:rPr>
          <w:szCs w:val="26"/>
        </w:rPr>
        <w:t xml:space="preserve">    // Node 2: Tính tổng tiền</w:t>
      </w:r>
    </w:p>
    <w:p w14:paraId="311C33BC" w14:textId="77777777" w:rsidR="00513C36" w:rsidRPr="00BE2790" w:rsidRDefault="00513C36" w:rsidP="00513C36">
      <w:pPr>
        <w:rPr>
          <w:szCs w:val="26"/>
        </w:rPr>
      </w:pPr>
      <w:r w:rsidRPr="00BE2790">
        <w:rPr>
          <w:szCs w:val="26"/>
        </w:rPr>
        <w:t xml:space="preserve">    let subtotal = 0;</w:t>
      </w:r>
    </w:p>
    <w:p w14:paraId="21F97383" w14:textId="77777777" w:rsidR="00513C36" w:rsidRPr="00BE2790" w:rsidRDefault="00513C36" w:rsidP="00513C36">
      <w:pPr>
        <w:rPr>
          <w:szCs w:val="26"/>
        </w:rPr>
      </w:pPr>
      <w:r w:rsidRPr="00BE2790">
        <w:rPr>
          <w:szCs w:val="26"/>
        </w:rPr>
        <w:t xml:space="preserve">    for (const item of items) {</w:t>
      </w:r>
    </w:p>
    <w:p w14:paraId="79D1359D" w14:textId="77777777" w:rsidR="00513C36" w:rsidRPr="00BE2790" w:rsidRDefault="00513C36" w:rsidP="00513C36">
      <w:pPr>
        <w:rPr>
          <w:szCs w:val="26"/>
        </w:rPr>
      </w:pPr>
      <w:r w:rsidRPr="00BE2790">
        <w:rPr>
          <w:szCs w:val="26"/>
        </w:rPr>
        <w:t xml:space="preserve">        if (item.price &lt; 0 || item.quantity &lt;= 0) {</w:t>
      </w:r>
    </w:p>
    <w:p w14:paraId="6A02BDBF" w14:textId="77777777" w:rsidR="00513C36" w:rsidRPr="00BE2790" w:rsidRDefault="00513C36" w:rsidP="00513C36">
      <w:pPr>
        <w:rPr>
          <w:szCs w:val="26"/>
        </w:rPr>
      </w:pPr>
      <w:r w:rsidRPr="00BE2790">
        <w:rPr>
          <w:szCs w:val="26"/>
        </w:rPr>
        <w:t xml:space="preserve">            throw new Error('Giá hoặc số lượng không hợp lệ');</w:t>
      </w:r>
    </w:p>
    <w:p w14:paraId="06363004" w14:textId="77777777" w:rsidR="00513C36" w:rsidRPr="00BE2790" w:rsidRDefault="00513C36" w:rsidP="00513C36">
      <w:pPr>
        <w:rPr>
          <w:szCs w:val="26"/>
        </w:rPr>
      </w:pPr>
      <w:r w:rsidRPr="00BE2790">
        <w:rPr>
          <w:szCs w:val="26"/>
        </w:rPr>
        <w:t xml:space="preserve">        }</w:t>
      </w:r>
    </w:p>
    <w:p w14:paraId="67DCC4F2" w14:textId="77777777" w:rsidR="00513C36" w:rsidRPr="00BE2790" w:rsidRDefault="00513C36" w:rsidP="00513C36">
      <w:pPr>
        <w:rPr>
          <w:szCs w:val="26"/>
        </w:rPr>
      </w:pPr>
      <w:r w:rsidRPr="00BE2790">
        <w:rPr>
          <w:szCs w:val="26"/>
        </w:rPr>
        <w:t xml:space="preserve">        subtotal += item.price * item.quantity;</w:t>
      </w:r>
    </w:p>
    <w:p w14:paraId="0CA0DC0C" w14:textId="3690CD74" w:rsidR="00513C36" w:rsidRPr="00BE2790" w:rsidRDefault="00513C36" w:rsidP="00513C36">
      <w:pPr>
        <w:rPr>
          <w:szCs w:val="26"/>
        </w:rPr>
      </w:pPr>
      <w:r w:rsidRPr="00BE2790">
        <w:rPr>
          <w:szCs w:val="26"/>
        </w:rPr>
        <w:t xml:space="preserve">    }</w:t>
      </w:r>
    </w:p>
    <w:p w14:paraId="122661F3" w14:textId="77777777" w:rsidR="00513C36" w:rsidRPr="00BE2790" w:rsidRDefault="00513C36" w:rsidP="00513C36">
      <w:pPr>
        <w:rPr>
          <w:szCs w:val="26"/>
        </w:rPr>
      </w:pPr>
      <w:r w:rsidRPr="00BE2790">
        <w:rPr>
          <w:szCs w:val="26"/>
        </w:rPr>
        <w:t xml:space="preserve">    // Node 3: Áp dụng giảm giá nếu có</w:t>
      </w:r>
    </w:p>
    <w:p w14:paraId="6588537C" w14:textId="77777777" w:rsidR="00513C36" w:rsidRPr="00BE2790" w:rsidRDefault="00513C36" w:rsidP="00513C36">
      <w:pPr>
        <w:rPr>
          <w:szCs w:val="26"/>
        </w:rPr>
      </w:pPr>
      <w:r w:rsidRPr="00BE2790">
        <w:rPr>
          <w:szCs w:val="26"/>
        </w:rPr>
        <w:t xml:space="preserve">    let discount = 0;</w:t>
      </w:r>
    </w:p>
    <w:p w14:paraId="39F79C55" w14:textId="77777777" w:rsidR="00513C36" w:rsidRPr="00BE2790" w:rsidRDefault="00513C36" w:rsidP="00513C36">
      <w:pPr>
        <w:rPr>
          <w:szCs w:val="26"/>
        </w:rPr>
      </w:pPr>
      <w:r w:rsidRPr="00BE2790">
        <w:rPr>
          <w:szCs w:val="26"/>
        </w:rPr>
        <w:t xml:space="preserve">    if (voucher) {</w:t>
      </w:r>
    </w:p>
    <w:p w14:paraId="6B352C03" w14:textId="77777777" w:rsidR="00513C36" w:rsidRPr="00BE2790" w:rsidRDefault="00513C36" w:rsidP="00513C36">
      <w:pPr>
        <w:rPr>
          <w:szCs w:val="26"/>
        </w:rPr>
      </w:pPr>
      <w:r w:rsidRPr="00BE2790">
        <w:rPr>
          <w:szCs w:val="26"/>
        </w:rPr>
        <w:t xml:space="preserve">        if (voucher.type === 'percentage') {</w:t>
      </w:r>
    </w:p>
    <w:p w14:paraId="71E665B3" w14:textId="77777777" w:rsidR="00513C36" w:rsidRPr="00BE2790" w:rsidRDefault="00513C36" w:rsidP="00513C36">
      <w:pPr>
        <w:rPr>
          <w:szCs w:val="26"/>
        </w:rPr>
      </w:pPr>
      <w:r w:rsidRPr="00BE2790">
        <w:rPr>
          <w:szCs w:val="26"/>
        </w:rPr>
        <w:t xml:space="preserve">            // Node 4: Giảm giá theo phần trăm</w:t>
      </w:r>
    </w:p>
    <w:p w14:paraId="2ED8728C" w14:textId="77777777" w:rsidR="00513C36" w:rsidRPr="00BE2790" w:rsidRDefault="00513C36" w:rsidP="00513C36">
      <w:pPr>
        <w:rPr>
          <w:szCs w:val="26"/>
        </w:rPr>
      </w:pPr>
      <w:r w:rsidRPr="00BE2790">
        <w:rPr>
          <w:szCs w:val="26"/>
        </w:rPr>
        <w:t xml:space="preserve">            discount = subtotal * (voucher.value / 100);</w:t>
      </w:r>
    </w:p>
    <w:p w14:paraId="40AF3BB4" w14:textId="77777777" w:rsidR="00513C36" w:rsidRPr="00BE2790" w:rsidRDefault="00513C36" w:rsidP="00513C36">
      <w:pPr>
        <w:rPr>
          <w:szCs w:val="26"/>
        </w:rPr>
      </w:pPr>
      <w:r w:rsidRPr="00BE2790">
        <w:rPr>
          <w:szCs w:val="26"/>
        </w:rPr>
        <w:t xml:space="preserve">            if (discount &gt; voucher.maxAmount) {</w:t>
      </w:r>
    </w:p>
    <w:p w14:paraId="1D922FE0" w14:textId="77777777" w:rsidR="00513C36" w:rsidRPr="00BE2790" w:rsidRDefault="00513C36" w:rsidP="00513C36">
      <w:pPr>
        <w:rPr>
          <w:szCs w:val="26"/>
        </w:rPr>
      </w:pPr>
      <w:r w:rsidRPr="00BE2790">
        <w:rPr>
          <w:szCs w:val="26"/>
        </w:rPr>
        <w:t xml:space="preserve">                discount = voucher.maxAmount;</w:t>
      </w:r>
    </w:p>
    <w:p w14:paraId="0C4362CB" w14:textId="77777777" w:rsidR="00513C36" w:rsidRPr="00BE2790" w:rsidRDefault="00513C36" w:rsidP="00513C36">
      <w:pPr>
        <w:rPr>
          <w:szCs w:val="26"/>
        </w:rPr>
      </w:pPr>
      <w:r w:rsidRPr="00BE2790">
        <w:rPr>
          <w:szCs w:val="26"/>
        </w:rPr>
        <w:t xml:space="preserve">            }</w:t>
      </w:r>
    </w:p>
    <w:p w14:paraId="1031C4FD" w14:textId="77777777" w:rsidR="00513C36" w:rsidRPr="00BE2790" w:rsidRDefault="00513C36" w:rsidP="00513C36">
      <w:pPr>
        <w:rPr>
          <w:szCs w:val="26"/>
        </w:rPr>
      </w:pPr>
      <w:r w:rsidRPr="00BE2790">
        <w:rPr>
          <w:szCs w:val="26"/>
        </w:rPr>
        <w:t xml:space="preserve">        } else if (voucher.type === 'fixed') {</w:t>
      </w:r>
    </w:p>
    <w:p w14:paraId="605EDD13" w14:textId="77777777" w:rsidR="00513C36" w:rsidRPr="00BE2790" w:rsidRDefault="00513C36" w:rsidP="00513C36">
      <w:pPr>
        <w:rPr>
          <w:szCs w:val="26"/>
        </w:rPr>
      </w:pPr>
      <w:r w:rsidRPr="00BE2790">
        <w:rPr>
          <w:szCs w:val="26"/>
        </w:rPr>
        <w:t xml:space="preserve">            // Node 5: Giảm giá cố định</w:t>
      </w:r>
    </w:p>
    <w:p w14:paraId="32540077" w14:textId="77777777" w:rsidR="00513C36" w:rsidRPr="00BE2790" w:rsidRDefault="00513C36" w:rsidP="00513C36">
      <w:pPr>
        <w:rPr>
          <w:szCs w:val="26"/>
        </w:rPr>
      </w:pPr>
      <w:r w:rsidRPr="00BE2790">
        <w:rPr>
          <w:szCs w:val="26"/>
        </w:rPr>
        <w:t xml:space="preserve">            discount = voucher.value;</w:t>
      </w:r>
    </w:p>
    <w:p w14:paraId="5BA2918C" w14:textId="77777777" w:rsidR="00513C36" w:rsidRPr="00BE2790" w:rsidRDefault="00513C36" w:rsidP="00513C36">
      <w:pPr>
        <w:rPr>
          <w:szCs w:val="26"/>
        </w:rPr>
      </w:pPr>
      <w:r w:rsidRPr="00BE2790">
        <w:rPr>
          <w:szCs w:val="26"/>
        </w:rPr>
        <w:t xml:space="preserve">            if (discount &gt; subtotal) {</w:t>
      </w:r>
    </w:p>
    <w:p w14:paraId="06B68A2B" w14:textId="77777777" w:rsidR="00513C36" w:rsidRPr="00BE2790" w:rsidRDefault="00513C36" w:rsidP="00513C36">
      <w:pPr>
        <w:rPr>
          <w:szCs w:val="26"/>
        </w:rPr>
      </w:pPr>
      <w:r w:rsidRPr="00BE2790">
        <w:rPr>
          <w:szCs w:val="26"/>
        </w:rPr>
        <w:t xml:space="preserve">                discount = subtotal;</w:t>
      </w:r>
    </w:p>
    <w:p w14:paraId="23DF5316" w14:textId="77777777" w:rsidR="00513C36" w:rsidRPr="00BE2790" w:rsidRDefault="00513C36" w:rsidP="00513C36">
      <w:pPr>
        <w:rPr>
          <w:szCs w:val="26"/>
        </w:rPr>
      </w:pPr>
      <w:r w:rsidRPr="00BE2790">
        <w:rPr>
          <w:szCs w:val="26"/>
        </w:rPr>
        <w:t xml:space="preserve">            }</w:t>
      </w:r>
    </w:p>
    <w:p w14:paraId="49834710" w14:textId="77777777" w:rsidR="00513C36" w:rsidRPr="00BE2790" w:rsidRDefault="00513C36" w:rsidP="00513C36">
      <w:pPr>
        <w:rPr>
          <w:szCs w:val="26"/>
        </w:rPr>
      </w:pPr>
      <w:r w:rsidRPr="00BE2790">
        <w:rPr>
          <w:szCs w:val="26"/>
        </w:rPr>
        <w:t xml:space="preserve">        }</w:t>
      </w:r>
    </w:p>
    <w:p w14:paraId="4E624788" w14:textId="553A72F1" w:rsidR="00513C36" w:rsidRPr="00BE2790" w:rsidRDefault="00513C36" w:rsidP="00513C36">
      <w:pPr>
        <w:rPr>
          <w:szCs w:val="26"/>
        </w:rPr>
      </w:pPr>
      <w:r w:rsidRPr="00BE2790">
        <w:rPr>
          <w:szCs w:val="26"/>
        </w:rPr>
        <w:lastRenderedPageBreak/>
        <w:t xml:space="preserve">    }</w:t>
      </w:r>
    </w:p>
    <w:p w14:paraId="2B5F0426" w14:textId="77777777" w:rsidR="00513C36" w:rsidRPr="00BE2790" w:rsidRDefault="00513C36" w:rsidP="00513C36">
      <w:pPr>
        <w:rPr>
          <w:szCs w:val="26"/>
        </w:rPr>
      </w:pPr>
      <w:r w:rsidRPr="00BE2790">
        <w:rPr>
          <w:szCs w:val="26"/>
        </w:rPr>
        <w:t xml:space="preserve">    // Node 6: Tính tổng cuối cùng</w:t>
      </w:r>
    </w:p>
    <w:p w14:paraId="772EF42D" w14:textId="77777777" w:rsidR="00513C36" w:rsidRPr="00BE2790" w:rsidRDefault="00513C36" w:rsidP="00513C36">
      <w:pPr>
        <w:rPr>
          <w:szCs w:val="26"/>
        </w:rPr>
      </w:pPr>
      <w:r w:rsidRPr="00BE2790">
        <w:rPr>
          <w:szCs w:val="26"/>
        </w:rPr>
        <w:t xml:space="preserve">    const total = subtotal - discount;</w:t>
      </w:r>
    </w:p>
    <w:p w14:paraId="5F5A6266" w14:textId="77777777" w:rsidR="00513C36" w:rsidRPr="00BE2790" w:rsidRDefault="00513C36" w:rsidP="00513C36">
      <w:pPr>
        <w:rPr>
          <w:szCs w:val="26"/>
        </w:rPr>
      </w:pPr>
      <w:r w:rsidRPr="00BE2790">
        <w:rPr>
          <w:szCs w:val="26"/>
        </w:rPr>
        <w:t xml:space="preserve">    if (total &lt; 0) {</w:t>
      </w:r>
    </w:p>
    <w:p w14:paraId="297DCD3B" w14:textId="77777777" w:rsidR="00513C36" w:rsidRPr="00BE2790" w:rsidRDefault="00513C36" w:rsidP="00513C36">
      <w:pPr>
        <w:rPr>
          <w:szCs w:val="26"/>
        </w:rPr>
      </w:pPr>
      <w:r w:rsidRPr="00BE2790">
        <w:rPr>
          <w:szCs w:val="26"/>
        </w:rPr>
        <w:t xml:space="preserve">        return 0;</w:t>
      </w:r>
    </w:p>
    <w:p w14:paraId="0DD419D8" w14:textId="2065F3A5" w:rsidR="00513C36" w:rsidRPr="00BE2790" w:rsidRDefault="00513C36" w:rsidP="00513C36">
      <w:pPr>
        <w:rPr>
          <w:szCs w:val="26"/>
        </w:rPr>
      </w:pPr>
      <w:r w:rsidRPr="00BE2790">
        <w:rPr>
          <w:szCs w:val="26"/>
        </w:rPr>
        <w:t xml:space="preserve">    }</w:t>
      </w:r>
    </w:p>
    <w:p w14:paraId="1CF02047" w14:textId="77777777" w:rsidR="00513C36" w:rsidRPr="00BE2790" w:rsidRDefault="00513C36" w:rsidP="00513C36">
      <w:pPr>
        <w:rPr>
          <w:szCs w:val="26"/>
        </w:rPr>
      </w:pPr>
      <w:r w:rsidRPr="00BE2790">
        <w:rPr>
          <w:szCs w:val="26"/>
        </w:rPr>
        <w:t xml:space="preserve">    // Node 7: Trả về kết quả</w:t>
      </w:r>
    </w:p>
    <w:p w14:paraId="43130F19" w14:textId="77777777" w:rsidR="00513C36" w:rsidRPr="00BE2790" w:rsidRDefault="00513C36" w:rsidP="00513C36">
      <w:pPr>
        <w:rPr>
          <w:szCs w:val="26"/>
        </w:rPr>
      </w:pPr>
      <w:r w:rsidRPr="00BE2790">
        <w:rPr>
          <w:szCs w:val="26"/>
        </w:rPr>
        <w:t xml:space="preserve">    return {</w:t>
      </w:r>
    </w:p>
    <w:p w14:paraId="4D36FA9D" w14:textId="77777777" w:rsidR="00513C36" w:rsidRPr="00BE2790" w:rsidRDefault="00513C36" w:rsidP="00513C36">
      <w:pPr>
        <w:rPr>
          <w:szCs w:val="26"/>
        </w:rPr>
      </w:pPr>
      <w:r w:rsidRPr="00BE2790">
        <w:rPr>
          <w:szCs w:val="26"/>
        </w:rPr>
        <w:t xml:space="preserve">        subtotal,</w:t>
      </w:r>
    </w:p>
    <w:p w14:paraId="51392C48" w14:textId="54BA0882" w:rsidR="00513C36" w:rsidRPr="00BE2790" w:rsidRDefault="00513C36" w:rsidP="00513C36">
      <w:pPr>
        <w:rPr>
          <w:szCs w:val="26"/>
        </w:rPr>
      </w:pPr>
      <w:r w:rsidRPr="00BE2790">
        <w:rPr>
          <w:szCs w:val="26"/>
        </w:rPr>
        <w:t xml:space="preserve">        discount,</w:t>
      </w:r>
    </w:p>
    <w:p w14:paraId="1964986E" w14:textId="199C67F6" w:rsidR="00513C36" w:rsidRPr="00BE2790" w:rsidRDefault="00513C36" w:rsidP="00513C36">
      <w:pPr>
        <w:rPr>
          <w:szCs w:val="26"/>
        </w:rPr>
      </w:pPr>
      <w:r w:rsidRPr="00BE2790">
        <w:rPr>
          <w:szCs w:val="26"/>
        </w:rPr>
        <w:t xml:space="preserve">        total</w:t>
      </w:r>
    </w:p>
    <w:p w14:paraId="4338785F" w14:textId="6489713D" w:rsidR="00513C36" w:rsidRPr="00BE2790" w:rsidRDefault="00513C36" w:rsidP="00513C36">
      <w:pPr>
        <w:rPr>
          <w:szCs w:val="26"/>
        </w:rPr>
      </w:pPr>
      <w:r w:rsidRPr="00BE2790">
        <w:rPr>
          <w:szCs w:val="26"/>
        </w:rPr>
        <w:t xml:space="preserve">    };</w:t>
      </w:r>
    </w:p>
    <w:p w14:paraId="686EA821" w14:textId="56ACBDA8" w:rsidR="00513C36" w:rsidRPr="00BE2790" w:rsidRDefault="00513C36" w:rsidP="00513C36">
      <w:pPr>
        <w:rPr>
          <w:szCs w:val="26"/>
        </w:rPr>
      </w:pPr>
      <w:r w:rsidRPr="00BE2790">
        <w:rPr>
          <w:szCs w:val="26"/>
        </w:rPr>
        <w:t>}</w:t>
      </w:r>
    </w:p>
    <w:p w14:paraId="1B5F5050" w14:textId="24EF6E8D" w:rsidR="002E759A" w:rsidRPr="00BE2790" w:rsidRDefault="002E759A" w:rsidP="002E759A">
      <w:pPr>
        <w:rPr>
          <w:b/>
          <w:szCs w:val="26"/>
        </w:rPr>
      </w:pPr>
      <w:r w:rsidRPr="00BE2790">
        <w:rPr>
          <w:b/>
          <w:szCs w:val="26"/>
        </w:rPr>
        <w:t>4.3.2.2. Đồ thị dòng điều khiển (CFG)</w:t>
      </w:r>
    </w:p>
    <w:p w14:paraId="3298D0CC" w14:textId="21B2E88A" w:rsidR="002E759A" w:rsidRPr="00BE2790" w:rsidRDefault="002E759A" w:rsidP="002E759A">
      <w:pPr>
        <w:rPr>
          <w:szCs w:val="26"/>
        </w:rPr>
      </w:pPr>
      <w:r w:rsidRPr="00BE2790">
        <w:rPr>
          <w:szCs w:val="26"/>
        </w:rPr>
        <w:t>Từ mã nguồn trên, nhóm xây dựng đồ thị dòng điều khiển với các nút và cạnh như sau:</w:t>
      </w:r>
    </w:p>
    <w:p w14:paraId="7C81A9B8" w14:textId="678FCC73" w:rsidR="00F052E9" w:rsidRPr="00BE2790" w:rsidRDefault="00A2246F" w:rsidP="002E759A">
      <w:pPr>
        <w:rPr>
          <w:szCs w:val="26"/>
        </w:rPr>
      </w:pPr>
      <w:r w:rsidRPr="00BE2790">
        <w:rPr>
          <w:szCs w:val="26"/>
        </w:rPr>
        <w:drawing>
          <wp:anchor distT="0" distB="0" distL="114300" distR="114300" simplePos="0" relativeHeight="251658247" behindDoc="0" locked="0" layoutInCell="1" allowOverlap="1" wp14:anchorId="1C108489" wp14:editId="2DEB7597">
            <wp:simplePos x="0" y="0"/>
            <wp:positionH relativeFrom="margin">
              <wp:posOffset>799465</wp:posOffset>
            </wp:positionH>
            <wp:positionV relativeFrom="margin">
              <wp:posOffset>5061585</wp:posOffset>
            </wp:positionV>
            <wp:extent cx="4007485" cy="3606800"/>
            <wp:effectExtent l="0" t="0" r="0" b="0"/>
            <wp:wrapTopAndBottom/>
            <wp:docPr id="1825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353" name=""/>
                    <pic:cNvPicPr/>
                  </pic:nvPicPr>
                  <pic:blipFill>
                    <a:blip r:embed="rId60">
                      <a:extLst>
                        <a:ext uri="{28A0092B-C50C-407E-A947-70E740481C1C}">
                          <a14:useLocalDpi xmlns:a14="http://schemas.microsoft.com/office/drawing/2010/main" val="0"/>
                        </a:ext>
                      </a:extLst>
                    </a:blip>
                    <a:stretch>
                      <a:fillRect/>
                    </a:stretch>
                  </pic:blipFill>
                  <pic:spPr>
                    <a:xfrm>
                      <a:off x="0" y="0"/>
                      <a:ext cx="4007485" cy="3606800"/>
                    </a:xfrm>
                    <a:prstGeom prst="rect">
                      <a:avLst/>
                    </a:prstGeom>
                  </pic:spPr>
                </pic:pic>
              </a:graphicData>
            </a:graphic>
            <wp14:sizeRelH relativeFrom="margin">
              <wp14:pctWidth>0</wp14:pctWidth>
            </wp14:sizeRelH>
            <wp14:sizeRelV relativeFrom="margin">
              <wp14:pctHeight>0</wp14:pctHeight>
            </wp14:sizeRelV>
          </wp:anchor>
        </w:drawing>
      </w:r>
    </w:p>
    <w:p w14:paraId="0E53AFA0" w14:textId="7E52088E" w:rsidR="00012ECB" w:rsidRPr="00BE2790" w:rsidRDefault="008E2783" w:rsidP="008E2783">
      <w:pPr>
        <w:jc w:val="center"/>
        <w:rPr>
          <w:szCs w:val="26"/>
        </w:rPr>
      </w:pPr>
      <w:r w:rsidRPr="00BE2790">
        <w:rPr>
          <w:szCs w:val="26"/>
        </w:rPr>
        <w:t>Hình 4.1: Đồ thị dòng điều khiển hàm calculateTotalWithDiscount().</w:t>
      </w:r>
    </w:p>
    <w:p w14:paraId="0B5016DE" w14:textId="6978DEA6" w:rsidR="001376B5" w:rsidRPr="00BE2790" w:rsidRDefault="001376B5" w:rsidP="001376B5">
      <w:pPr>
        <w:rPr>
          <w:szCs w:val="26"/>
        </w:rPr>
      </w:pPr>
      <w:r w:rsidRPr="00BE2790">
        <w:rPr>
          <w:szCs w:val="26"/>
        </w:rPr>
        <w:lastRenderedPageBreak/>
        <w:t>- Mô tả đồ thị:</w:t>
      </w:r>
    </w:p>
    <w:p w14:paraId="1A89F8F9" w14:textId="77777777" w:rsidR="001376B5" w:rsidRPr="00BE2790" w:rsidRDefault="001376B5" w:rsidP="00B6269C">
      <w:pPr>
        <w:numPr>
          <w:ilvl w:val="0"/>
          <w:numId w:val="33"/>
        </w:numPr>
        <w:rPr>
          <w:szCs w:val="26"/>
        </w:rPr>
      </w:pPr>
      <w:r w:rsidRPr="00BE2790">
        <w:rPr>
          <w:szCs w:val="26"/>
        </w:rPr>
        <w:t>Nút 1 → Nút 2: Kiểm tra danh sách sản phẩm</w:t>
      </w:r>
    </w:p>
    <w:p w14:paraId="3A213662" w14:textId="77777777" w:rsidR="001376B5" w:rsidRPr="00BE2790" w:rsidRDefault="001376B5" w:rsidP="00B6269C">
      <w:pPr>
        <w:numPr>
          <w:ilvl w:val="0"/>
          <w:numId w:val="33"/>
        </w:numPr>
        <w:rPr>
          <w:szCs w:val="26"/>
        </w:rPr>
      </w:pPr>
      <w:r w:rsidRPr="00BE2790">
        <w:rPr>
          <w:szCs w:val="26"/>
        </w:rPr>
        <w:t>Nút 2 → Nút 3: Tính tổng tiền</w:t>
      </w:r>
    </w:p>
    <w:p w14:paraId="273023D9" w14:textId="77777777" w:rsidR="001376B5" w:rsidRPr="00BE2790" w:rsidRDefault="001376B5" w:rsidP="00B6269C">
      <w:pPr>
        <w:numPr>
          <w:ilvl w:val="0"/>
          <w:numId w:val="33"/>
        </w:numPr>
        <w:rPr>
          <w:szCs w:val="26"/>
        </w:rPr>
      </w:pPr>
      <w:r w:rsidRPr="00BE2790">
        <w:rPr>
          <w:szCs w:val="26"/>
        </w:rPr>
        <w:t>Nút 3 → Nút 4: Áp dụng giảm giá phần trăm</w:t>
      </w:r>
    </w:p>
    <w:p w14:paraId="7CDBF1ED" w14:textId="77777777" w:rsidR="001376B5" w:rsidRPr="00BE2790" w:rsidRDefault="001376B5" w:rsidP="00B6269C">
      <w:pPr>
        <w:numPr>
          <w:ilvl w:val="0"/>
          <w:numId w:val="33"/>
        </w:numPr>
        <w:rPr>
          <w:szCs w:val="26"/>
        </w:rPr>
      </w:pPr>
      <w:r w:rsidRPr="00BE2790">
        <w:rPr>
          <w:szCs w:val="26"/>
        </w:rPr>
        <w:t>Nút 3 → Nút 5: Áp dụng giảm giá cố định</w:t>
      </w:r>
    </w:p>
    <w:p w14:paraId="1CDD16D9" w14:textId="77777777" w:rsidR="001376B5" w:rsidRPr="00BE2790" w:rsidRDefault="001376B5" w:rsidP="00B6269C">
      <w:pPr>
        <w:numPr>
          <w:ilvl w:val="0"/>
          <w:numId w:val="33"/>
        </w:numPr>
        <w:rPr>
          <w:szCs w:val="26"/>
        </w:rPr>
      </w:pPr>
      <w:r w:rsidRPr="00BE2790">
        <w:rPr>
          <w:szCs w:val="26"/>
        </w:rPr>
        <w:t>Nút 3 → Nút 6: Không có voucher</w:t>
      </w:r>
    </w:p>
    <w:p w14:paraId="68C23F26" w14:textId="77777777" w:rsidR="001376B5" w:rsidRPr="00BE2790" w:rsidRDefault="001376B5" w:rsidP="00B6269C">
      <w:pPr>
        <w:numPr>
          <w:ilvl w:val="0"/>
          <w:numId w:val="33"/>
        </w:numPr>
        <w:rPr>
          <w:szCs w:val="26"/>
        </w:rPr>
      </w:pPr>
      <w:r w:rsidRPr="00BE2790">
        <w:rPr>
          <w:szCs w:val="26"/>
        </w:rPr>
        <w:t>Nút 4 → Nút 6: Giảm giá phần trăm (có/không giới hạn max)</w:t>
      </w:r>
    </w:p>
    <w:p w14:paraId="7EFD771B" w14:textId="77777777" w:rsidR="001376B5" w:rsidRPr="00BE2790" w:rsidRDefault="001376B5" w:rsidP="00B6269C">
      <w:pPr>
        <w:numPr>
          <w:ilvl w:val="0"/>
          <w:numId w:val="33"/>
        </w:numPr>
        <w:rPr>
          <w:szCs w:val="26"/>
        </w:rPr>
      </w:pPr>
      <w:r w:rsidRPr="00BE2790">
        <w:rPr>
          <w:szCs w:val="26"/>
        </w:rPr>
        <w:t>Nút 5 → Nút 6: Giảm giá cố định (có/không vượt tổng tiền)</w:t>
      </w:r>
    </w:p>
    <w:p w14:paraId="5CCF52FF" w14:textId="77777777" w:rsidR="001376B5" w:rsidRPr="00BE2790" w:rsidRDefault="001376B5" w:rsidP="00B6269C">
      <w:pPr>
        <w:numPr>
          <w:ilvl w:val="0"/>
          <w:numId w:val="33"/>
        </w:numPr>
        <w:rPr>
          <w:szCs w:val="26"/>
        </w:rPr>
      </w:pPr>
      <w:r w:rsidRPr="00BE2790">
        <w:rPr>
          <w:szCs w:val="26"/>
        </w:rPr>
        <w:t>Nút 6 → Nút 7: Tính tổng cuối cùng</w:t>
      </w:r>
    </w:p>
    <w:p w14:paraId="18AFFB26" w14:textId="77777777" w:rsidR="001376B5" w:rsidRPr="00BE2790" w:rsidRDefault="001376B5" w:rsidP="001376B5">
      <w:pPr>
        <w:pStyle w:val="Heading4"/>
        <w:rPr>
          <w:szCs w:val="26"/>
        </w:rPr>
      </w:pPr>
      <w:r w:rsidRPr="00BE2790">
        <w:rPr>
          <w:szCs w:val="26"/>
        </w:rPr>
        <w:t>4.3.2.3. Độ phức tạp Cyclomatic</w:t>
      </w:r>
    </w:p>
    <w:p w14:paraId="3242939B" w14:textId="77777777" w:rsidR="001376B5" w:rsidRPr="00BE2790" w:rsidRDefault="001376B5" w:rsidP="001376B5">
      <w:pPr>
        <w:rPr>
          <w:szCs w:val="26"/>
        </w:rPr>
      </w:pPr>
      <w:r w:rsidRPr="00BE2790">
        <w:rPr>
          <w:szCs w:val="26"/>
        </w:rPr>
        <w:t>Độ phức tạp cyclomatic được tính để xác định số lượng test case tối thiểu cần thiết cho việc kiểm thử.</w:t>
      </w:r>
    </w:p>
    <w:p w14:paraId="3F2580FE" w14:textId="1B37CC6F" w:rsidR="001376B5" w:rsidRPr="00BE2790" w:rsidRDefault="001376B5" w:rsidP="001376B5">
      <w:pPr>
        <w:rPr>
          <w:szCs w:val="26"/>
        </w:rPr>
      </w:pPr>
      <w:r w:rsidRPr="00BE2790">
        <w:rPr>
          <w:szCs w:val="26"/>
        </w:rPr>
        <w:t>- Tính toán:</w:t>
      </w:r>
    </w:p>
    <w:p w14:paraId="1CD26864" w14:textId="77777777" w:rsidR="001376B5" w:rsidRPr="00BE2790" w:rsidRDefault="001376B5" w:rsidP="00B6269C">
      <w:pPr>
        <w:numPr>
          <w:ilvl w:val="0"/>
          <w:numId w:val="34"/>
        </w:numPr>
        <w:rPr>
          <w:szCs w:val="26"/>
        </w:rPr>
      </w:pPr>
      <w:r w:rsidRPr="00BE2790">
        <w:rPr>
          <w:szCs w:val="26"/>
        </w:rPr>
        <w:t>Số cạnh (E): 11</w:t>
      </w:r>
    </w:p>
    <w:p w14:paraId="4EFB8F2E" w14:textId="77777777" w:rsidR="001376B5" w:rsidRPr="00BE2790" w:rsidRDefault="001376B5" w:rsidP="00B6269C">
      <w:pPr>
        <w:numPr>
          <w:ilvl w:val="0"/>
          <w:numId w:val="34"/>
        </w:numPr>
        <w:rPr>
          <w:szCs w:val="26"/>
        </w:rPr>
      </w:pPr>
      <w:r w:rsidRPr="00BE2790">
        <w:rPr>
          <w:szCs w:val="26"/>
        </w:rPr>
        <w:t>Số nút (N): 9</w:t>
      </w:r>
    </w:p>
    <w:p w14:paraId="23B0C329" w14:textId="77777777" w:rsidR="001376B5" w:rsidRPr="00BE2790" w:rsidRDefault="001376B5" w:rsidP="00B6269C">
      <w:pPr>
        <w:numPr>
          <w:ilvl w:val="0"/>
          <w:numId w:val="34"/>
        </w:numPr>
        <w:rPr>
          <w:szCs w:val="26"/>
        </w:rPr>
      </w:pPr>
      <w:r w:rsidRPr="00BE2790">
        <w:rPr>
          <w:szCs w:val="26"/>
        </w:rPr>
        <w:t>Số thành phần liên thông (P): 1</w:t>
      </w:r>
    </w:p>
    <w:p w14:paraId="4F3BC181" w14:textId="77777777" w:rsidR="001376B5" w:rsidRPr="00BE2790" w:rsidRDefault="001376B5" w:rsidP="00B6269C">
      <w:pPr>
        <w:numPr>
          <w:ilvl w:val="0"/>
          <w:numId w:val="34"/>
        </w:numPr>
        <w:rPr>
          <w:szCs w:val="26"/>
        </w:rPr>
      </w:pPr>
      <w:r w:rsidRPr="00BE2790">
        <w:rPr>
          <w:szCs w:val="26"/>
        </w:rPr>
        <w:t>Độ phức tạp cyclomatic: M = E - N + 2P = 11 - 9 + 2 = 4</w:t>
      </w:r>
    </w:p>
    <w:p w14:paraId="427B41E3" w14:textId="04B13908" w:rsidR="001376B5" w:rsidRPr="00BE2790" w:rsidRDefault="001376B5" w:rsidP="001376B5">
      <w:pPr>
        <w:rPr>
          <w:szCs w:val="26"/>
        </w:rPr>
      </w:pPr>
      <w:r w:rsidRPr="00BE2790">
        <w:rPr>
          <w:szCs w:val="26"/>
        </w:rPr>
        <w:t>Kết quả cho thấy cần tối thiểu 4 test case để bao phủ tất cả các đường đi độc lập trong hàm.</w:t>
      </w:r>
    </w:p>
    <w:p w14:paraId="0D9B7B02" w14:textId="5B913C06" w:rsidR="001376B5" w:rsidRPr="00BE2790" w:rsidRDefault="001376B5" w:rsidP="001376B5">
      <w:pPr>
        <w:pStyle w:val="Heading4"/>
        <w:rPr>
          <w:szCs w:val="26"/>
        </w:rPr>
      </w:pPr>
      <w:r w:rsidRPr="00BE2790">
        <w:rPr>
          <w:szCs w:val="26"/>
        </w:rPr>
        <w:t xml:space="preserve">4.3.2.4. Các đường cơ sở </w:t>
      </w:r>
    </w:p>
    <w:p w14:paraId="20CAB187" w14:textId="77777777" w:rsidR="001376B5" w:rsidRPr="00BE2790" w:rsidRDefault="001376B5" w:rsidP="001376B5">
      <w:pPr>
        <w:rPr>
          <w:szCs w:val="26"/>
        </w:rPr>
      </w:pPr>
      <w:r w:rsidRPr="00BE2790">
        <w:rPr>
          <w:szCs w:val="26"/>
        </w:rPr>
        <w:t>Dựa trên CFG, nhóm xác định 4 đường cơ sở sau:</w:t>
      </w:r>
    </w:p>
    <w:p w14:paraId="1B094B8E" w14:textId="77777777" w:rsidR="001376B5" w:rsidRPr="00BE2790" w:rsidRDefault="001376B5" w:rsidP="00B6269C">
      <w:pPr>
        <w:numPr>
          <w:ilvl w:val="0"/>
          <w:numId w:val="32"/>
        </w:numPr>
        <w:rPr>
          <w:szCs w:val="26"/>
        </w:rPr>
      </w:pPr>
      <w:r w:rsidRPr="00BE2790">
        <w:rPr>
          <w:szCs w:val="26"/>
        </w:rPr>
        <w:t>Đường 1: 1 → 2 (lỗi danh sách trống)</w:t>
      </w:r>
    </w:p>
    <w:p w14:paraId="4EA45350" w14:textId="77777777" w:rsidR="001376B5" w:rsidRPr="00BE2790" w:rsidRDefault="001376B5" w:rsidP="00B6269C">
      <w:pPr>
        <w:numPr>
          <w:ilvl w:val="0"/>
          <w:numId w:val="32"/>
        </w:numPr>
        <w:rPr>
          <w:szCs w:val="26"/>
        </w:rPr>
      </w:pPr>
      <w:r w:rsidRPr="00BE2790">
        <w:rPr>
          <w:szCs w:val="26"/>
        </w:rPr>
        <w:t>Đường 2: 1 → 2 → 3 → 6 → 7 (không có voucher, tính tổng đơn giản)</w:t>
      </w:r>
    </w:p>
    <w:p w14:paraId="111CFDE8" w14:textId="77777777" w:rsidR="001376B5" w:rsidRPr="00BE2790" w:rsidRDefault="001376B5" w:rsidP="00B6269C">
      <w:pPr>
        <w:numPr>
          <w:ilvl w:val="0"/>
          <w:numId w:val="32"/>
        </w:numPr>
        <w:rPr>
          <w:szCs w:val="26"/>
        </w:rPr>
      </w:pPr>
      <w:r w:rsidRPr="00BE2790">
        <w:rPr>
          <w:szCs w:val="26"/>
        </w:rPr>
        <w:t>Đường 3: 1 → 2 → 3 → 4 → 6 → 7 (voucher phần trăm, không vượt max)</w:t>
      </w:r>
    </w:p>
    <w:p w14:paraId="20455898" w14:textId="77777777" w:rsidR="001376B5" w:rsidRPr="00BE2790" w:rsidRDefault="001376B5" w:rsidP="00B6269C">
      <w:pPr>
        <w:numPr>
          <w:ilvl w:val="0"/>
          <w:numId w:val="32"/>
        </w:numPr>
        <w:rPr>
          <w:szCs w:val="26"/>
        </w:rPr>
      </w:pPr>
      <w:r w:rsidRPr="00BE2790">
        <w:rPr>
          <w:szCs w:val="26"/>
        </w:rPr>
        <w:t>Đường 4: 1 → 2 → 3 → 5 → 6 → 7 (voucher cố định, không vượt tổng tiền)</w:t>
      </w:r>
    </w:p>
    <w:p w14:paraId="1F64723F" w14:textId="77777777" w:rsidR="001376B5" w:rsidRPr="00BE2790" w:rsidRDefault="001376B5" w:rsidP="001376B5">
      <w:pPr>
        <w:pStyle w:val="Heading4"/>
        <w:rPr>
          <w:szCs w:val="26"/>
        </w:rPr>
      </w:pPr>
      <w:r w:rsidRPr="00BE2790">
        <w:rPr>
          <w:szCs w:val="26"/>
        </w:rPr>
        <w:t>4.3.2.5. Thiết kế test case từ đường cơ sở</w:t>
      </w:r>
    </w:p>
    <w:p w14:paraId="1B87894A" w14:textId="7834D380" w:rsidR="001376B5" w:rsidRPr="00BE2790" w:rsidRDefault="001376B5" w:rsidP="001376B5">
      <w:pPr>
        <w:rPr>
          <w:szCs w:val="26"/>
        </w:rPr>
      </w:pPr>
      <w:r w:rsidRPr="00BE2790">
        <w:rPr>
          <w:szCs w:val="26"/>
        </w:rPr>
        <w:t>Từ các đường cơ sở, nhóm thiết kế các test case tương ứng:</w:t>
      </w:r>
    </w:p>
    <w:tbl>
      <w:tblPr>
        <w:tblStyle w:val="TableGridLight"/>
        <w:tblW w:w="0" w:type="auto"/>
        <w:tblLook w:val="04A0" w:firstRow="1" w:lastRow="0" w:firstColumn="1" w:lastColumn="0" w:noHBand="0" w:noVBand="1"/>
      </w:tblPr>
      <w:tblGrid>
        <w:gridCol w:w="1068"/>
        <w:gridCol w:w="1081"/>
        <w:gridCol w:w="4639"/>
        <w:gridCol w:w="2557"/>
      </w:tblGrid>
      <w:tr w:rsidR="001376B5" w:rsidRPr="00BE2790" w14:paraId="0BD54DD7" w14:textId="77777777" w:rsidTr="001376B5">
        <w:tc>
          <w:tcPr>
            <w:tcW w:w="0" w:type="auto"/>
            <w:hideMark/>
          </w:tcPr>
          <w:p w14:paraId="39AAA7F0" w14:textId="77777777" w:rsidR="001376B5" w:rsidRPr="00BE2790" w:rsidRDefault="001376B5" w:rsidP="001376B5">
            <w:pPr>
              <w:rPr>
                <w:b/>
                <w:szCs w:val="26"/>
              </w:rPr>
            </w:pPr>
            <w:r w:rsidRPr="00BE2790">
              <w:rPr>
                <w:b/>
                <w:szCs w:val="26"/>
              </w:rPr>
              <w:lastRenderedPageBreak/>
              <w:t>Test Case ID</w:t>
            </w:r>
          </w:p>
        </w:tc>
        <w:tc>
          <w:tcPr>
            <w:tcW w:w="0" w:type="auto"/>
            <w:hideMark/>
          </w:tcPr>
          <w:p w14:paraId="62F963AC" w14:textId="77777777" w:rsidR="001376B5" w:rsidRPr="00BE2790" w:rsidRDefault="001376B5" w:rsidP="001376B5">
            <w:pPr>
              <w:rPr>
                <w:b/>
                <w:szCs w:val="26"/>
              </w:rPr>
            </w:pPr>
            <w:r w:rsidRPr="00BE2790">
              <w:rPr>
                <w:b/>
                <w:szCs w:val="26"/>
              </w:rPr>
              <w:t>Đường đi</w:t>
            </w:r>
          </w:p>
        </w:tc>
        <w:tc>
          <w:tcPr>
            <w:tcW w:w="0" w:type="auto"/>
            <w:hideMark/>
          </w:tcPr>
          <w:p w14:paraId="1471B440" w14:textId="77777777" w:rsidR="001376B5" w:rsidRPr="00BE2790" w:rsidRDefault="001376B5" w:rsidP="001376B5">
            <w:pPr>
              <w:rPr>
                <w:b/>
                <w:szCs w:val="26"/>
              </w:rPr>
            </w:pPr>
            <w:r w:rsidRPr="00BE2790">
              <w:rPr>
                <w:b/>
                <w:szCs w:val="26"/>
              </w:rPr>
              <w:t>Đầu vào</w:t>
            </w:r>
          </w:p>
        </w:tc>
        <w:tc>
          <w:tcPr>
            <w:tcW w:w="0" w:type="auto"/>
            <w:hideMark/>
          </w:tcPr>
          <w:p w14:paraId="691CAAE7" w14:textId="77777777" w:rsidR="001376B5" w:rsidRPr="00BE2790" w:rsidRDefault="001376B5" w:rsidP="001376B5">
            <w:pPr>
              <w:rPr>
                <w:b/>
                <w:szCs w:val="26"/>
              </w:rPr>
            </w:pPr>
            <w:r w:rsidRPr="00BE2790">
              <w:rPr>
                <w:b/>
                <w:szCs w:val="26"/>
              </w:rPr>
              <w:t>Kết quả mong đợi</w:t>
            </w:r>
          </w:p>
        </w:tc>
      </w:tr>
      <w:tr w:rsidR="001376B5" w:rsidRPr="00BE2790" w14:paraId="3716F088" w14:textId="77777777" w:rsidTr="001376B5">
        <w:tc>
          <w:tcPr>
            <w:tcW w:w="0" w:type="auto"/>
            <w:hideMark/>
          </w:tcPr>
          <w:p w14:paraId="1117F67E" w14:textId="77777777" w:rsidR="001376B5" w:rsidRPr="00BE2790" w:rsidRDefault="001376B5" w:rsidP="001376B5">
            <w:pPr>
              <w:rPr>
                <w:szCs w:val="26"/>
              </w:rPr>
            </w:pPr>
            <w:r w:rsidRPr="00BE2790">
              <w:rPr>
                <w:szCs w:val="26"/>
              </w:rPr>
              <w:t>TC-WH-01</w:t>
            </w:r>
          </w:p>
        </w:tc>
        <w:tc>
          <w:tcPr>
            <w:tcW w:w="0" w:type="auto"/>
            <w:hideMark/>
          </w:tcPr>
          <w:p w14:paraId="5F57FAE4" w14:textId="77777777" w:rsidR="001376B5" w:rsidRPr="00BE2790" w:rsidRDefault="001376B5" w:rsidP="001376B5">
            <w:pPr>
              <w:rPr>
                <w:szCs w:val="26"/>
              </w:rPr>
            </w:pPr>
            <w:r w:rsidRPr="00BE2790">
              <w:rPr>
                <w:szCs w:val="26"/>
              </w:rPr>
              <w:t>Đường 1</w:t>
            </w:r>
          </w:p>
        </w:tc>
        <w:tc>
          <w:tcPr>
            <w:tcW w:w="0" w:type="auto"/>
            <w:hideMark/>
          </w:tcPr>
          <w:p w14:paraId="4D40E2BB" w14:textId="77777777" w:rsidR="001376B5" w:rsidRPr="00BE2790" w:rsidRDefault="001376B5" w:rsidP="001376B5">
            <w:pPr>
              <w:rPr>
                <w:szCs w:val="26"/>
              </w:rPr>
            </w:pPr>
            <w:r w:rsidRPr="00BE2790">
              <w:rPr>
                <w:szCs w:val="26"/>
              </w:rPr>
              <w:t>items = []</w:t>
            </w:r>
          </w:p>
        </w:tc>
        <w:tc>
          <w:tcPr>
            <w:tcW w:w="0" w:type="auto"/>
            <w:hideMark/>
          </w:tcPr>
          <w:p w14:paraId="4D46FAF9" w14:textId="77777777" w:rsidR="001376B5" w:rsidRPr="00BE2790" w:rsidRDefault="001376B5" w:rsidP="001376B5">
            <w:pPr>
              <w:rPr>
                <w:szCs w:val="26"/>
              </w:rPr>
            </w:pPr>
            <w:r w:rsidRPr="00BE2790">
              <w:rPr>
                <w:szCs w:val="26"/>
              </w:rPr>
              <w:t>Lỗi: "Danh sách sản phẩm không được trống"</w:t>
            </w:r>
          </w:p>
        </w:tc>
      </w:tr>
      <w:tr w:rsidR="001376B5" w:rsidRPr="00BE2790" w14:paraId="1FDC4F0E" w14:textId="77777777" w:rsidTr="001376B5">
        <w:tc>
          <w:tcPr>
            <w:tcW w:w="0" w:type="auto"/>
            <w:hideMark/>
          </w:tcPr>
          <w:p w14:paraId="06167597" w14:textId="77777777" w:rsidR="001376B5" w:rsidRPr="00BE2790" w:rsidRDefault="001376B5" w:rsidP="001376B5">
            <w:pPr>
              <w:rPr>
                <w:szCs w:val="26"/>
              </w:rPr>
            </w:pPr>
            <w:r w:rsidRPr="00BE2790">
              <w:rPr>
                <w:szCs w:val="26"/>
              </w:rPr>
              <w:t>TC-WH-02</w:t>
            </w:r>
          </w:p>
        </w:tc>
        <w:tc>
          <w:tcPr>
            <w:tcW w:w="0" w:type="auto"/>
            <w:hideMark/>
          </w:tcPr>
          <w:p w14:paraId="26A9CFB7" w14:textId="77777777" w:rsidR="001376B5" w:rsidRPr="00BE2790" w:rsidRDefault="001376B5" w:rsidP="001376B5">
            <w:pPr>
              <w:rPr>
                <w:szCs w:val="26"/>
              </w:rPr>
            </w:pPr>
            <w:r w:rsidRPr="00BE2790">
              <w:rPr>
                <w:szCs w:val="26"/>
              </w:rPr>
              <w:t>Đường 2</w:t>
            </w:r>
          </w:p>
        </w:tc>
        <w:tc>
          <w:tcPr>
            <w:tcW w:w="0" w:type="auto"/>
            <w:hideMark/>
          </w:tcPr>
          <w:p w14:paraId="5B925940" w14:textId="77777777" w:rsidR="001376B5" w:rsidRPr="00BE2790" w:rsidRDefault="001376B5" w:rsidP="001376B5">
            <w:pPr>
              <w:rPr>
                <w:szCs w:val="26"/>
              </w:rPr>
            </w:pPr>
            <w:r w:rsidRPr="00BE2790">
              <w:rPr>
                <w:szCs w:val="26"/>
              </w:rPr>
              <w:t>items = [{price: 100, quantity: 2}], voucher = null</w:t>
            </w:r>
          </w:p>
        </w:tc>
        <w:tc>
          <w:tcPr>
            <w:tcW w:w="0" w:type="auto"/>
            <w:hideMark/>
          </w:tcPr>
          <w:p w14:paraId="1876C7D1" w14:textId="77777777" w:rsidR="001376B5" w:rsidRPr="00BE2790" w:rsidRDefault="001376B5" w:rsidP="001376B5">
            <w:pPr>
              <w:rPr>
                <w:szCs w:val="26"/>
              </w:rPr>
            </w:pPr>
            <w:r w:rsidRPr="00BE2790">
              <w:rPr>
                <w:szCs w:val="26"/>
              </w:rPr>
              <w:t>subtotal: 200, discount: 0, total: 200</w:t>
            </w:r>
          </w:p>
        </w:tc>
      </w:tr>
      <w:tr w:rsidR="001376B5" w:rsidRPr="00BE2790" w14:paraId="5D2F541E" w14:textId="77777777" w:rsidTr="001376B5">
        <w:tc>
          <w:tcPr>
            <w:tcW w:w="0" w:type="auto"/>
            <w:hideMark/>
          </w:tcPr>
          <w:p w14:paraId="61D1936A" w14:textId="77777777" w:rsidR="001376B5" w:rsidRPr="00BE2790" w:rsidRDefault="001376B5" w:rsidP="001376B5">
            <w:pPr>
              <w:rPr>
                <w:szCs w:val="26"/>
              </w:rPr>
            </w:pPr>
            <w:r w:rsidRPr="00BE2790">
              <w:rPr>
                <w:szCs w:val="26"/>
              </w:rPr>
              <w:t>TC-WH-03</w:t>
            </w:r>
          </w:p>
        </w:tc>
        <w:tc>
          <w:tcPr>
            <w:tcW w:w="0" w:type="auto"/>
            <w:hideMark/>
          </w:tcPr>
          <w:p w14:paraId="401146B7" w14:textId="77777777" w:rsidR="001376B5" w:rsidRPr="00BE2790" w:rsidRDefault="001376B5" w:rsidP="001376B5">
            <w:pPr>
              <w:rPr>
                <w:szCs w:val="26"/>
              </w:rPr>
            </w:pPr>
            <w:r w:rsidRPr="00BE2790">
              <w:rPr>
                <w:szCs w:val="26"/>
              </w:rPr>
              <w:t>Đường 3</w:t>
            </w:r>
          </w:p>
        </w:tc>
        <w:tc>
          <w:tcPr>
            <w:tcW w:w="0" w:type="auto"/>
            <w:hideMark/>
          </w:tcPr>
          <w:p w14:paraId="71D2A1F6" w14:textId="77777777" w:rsidR="001376B5" w:rsidRPr="00BE2790" w:rsidRDefault="001376B5" w:rsidP="001376B5">
            <w:pPr>
              <w:rPr>
                <w:szCs w:val="26"/>
              </w:rPr>
            </w:pPr>
            <w:r w:rsidRPr="00BE2790">
              <w:rPr>
                <w:szCs w:val="26"/>
              </w:rPr>
              <w:t>items = [{price: 100, quantity: 2}], voucher = {type: 'percentage', value: 10, maxAmount: 50}</w:t>
            </w:r>
          </w:p>
        </w:tc>
        <w:tc>
          <w:tcPr>
            <w:tcW w:w="0" w:type="auto"/>
            <w:hideMark/>
          </w:tcPr>
          <w:p w14:paraId="389C3F26" w14:textId="77777777" w:rsidR="001376B5" w:rsidRPr="00BE2790" w:rsidRDefault="001376B5" w:rsidP="001376B5">
            <w:pPr>
              <w:rPr>
                <w:szCs w:val="26"/>
              </w:rPr>
            </w:pPr>
            <w:r w:rsidRPr="00BE2790">
              <w:rPr>
                <w:szCs w:val="26"/>
              </w:rPr>
              <w:t>subtotal: 200, discount: 20, total: 180</w:t>
            </w:r>
          </w:p>
        </w:tc>
      </w:tr>
      <w:tr w:rsidR="001376B5" w:rsidRPr="00BE2790" w14:paraId="618A74C4" w14:textId="77777777" w:rsidTr="001376B5">
        <w:tc>
          <w:tcPr>
            <w:tcW w:w="0" w:type="auto"/>
            <w:hideMark/>
          </w:tcPr>
          <w:p w14:paraId="7BBAEF64" w14:textId="77777777" w:rsidR="001376B5" w:rsidRPr="00BE2790" w:rsidRDefault="001376B5" w:rsidP="001376B5">
            <w:pPr>
              <w:rPr>
                <w:szCs w:val="26"/>
              </w:rPr>
            </w:pPr>
            <w:r w:rsidRPr="00BE2790">
              <w:rPr>
                <w:szCs w:val="26"/>
              </w:rPr>
              <w:t>TC-WH-04</w:t>
            </w:r>
          </w:p>
        </w:tc>
        <w:tc>
          <w:tcPr>
            <w:tcW w:w="0" w:type="auto"/>
            <w:hideMark/>
          </w:tcPr>
          <w:p w14:paraId="4D7ED021" w14:textId="77777777" w:rsidR="001376B5" w:rsidRPr="00BE2790" w:rsidRDefault="001376B5" w:rsidP="001376B5">
            <w:pPr>
              <w:rPr>
                <w:szCs w:val="26"/>
              </w:rPr>
            </w:pPr>
            <w:r w:rsidRPr="00BE2790">
              <w:rPr>
                <w:szCs w:val="26"/>
              </w:rPr>
              <w:t>Đường 4</w:t>
            </w:r>
          </w:p>
        </w:tc>
        <w:tc>
          <w:tcPr>
            <w:tcW w:w="0" w:type="auto"/>
            <w:hideMark/>
          </w:tcPr>
          <w:p w14:paraId="1503651F" w14:textId="77777777" w:rsidR="001376B5" w:rsidRPr="00BE2790" w:rsidRDefault="001376B5" w:rsidP="001376B5">
            <w:pPr>
              <w:rPr>
                <w:szCs w:val="26"/>
              </w:rPr>
            </w:pPr>
            <w:r w:rsidRPr="00BE2790">
              <w:rPr>
                <w:szCs w:val="26"/>
              </w:rPr>
              <w:t>items = [{price: 100, quantity: 2}], voucher = {type: 'fixed', value: 50}</w:t>
            </w:r>
          </w:p>
        </w:tc>
        <w:tc>
          <w:tcPr>
            <w:tcW w:w="0" w:type="auto"/>
            <w:hideMark/>
          </w:tcPr>
          <w:p w14:paraId="3E4B15A7" w14:textId="77777777" w:rsidR="001376B5" w:rsidRPr="00BE2790" w:rsidRDefault="001376B5" w:rsidP="001376B5">
            <w:pPr>
              <w:rPr>
                <w:szCs w:val="26"/>
              </w:rPr>
            </w:pPr>
            <w:r w:rsidRPr="00BE2790">
              <w:rPr>
                <w:szCs w:val="26"/>
              </w:rPr>
              <w:t>subtotal: 200, discount: 50, total: 150</w:t>
            </w:r>
          </w:p>
        </w:tc>
      </w:tr>
    </w:tbl>
    <w:p w14:paraId="091E610A" w14:textId="6D7D628B" w:rsidR="001376B5" w:rsidRPr="00BE2790" w:rsidRDefault="001376B5" w:rsidP="001376B5">
      <w:pPr>
        <w:jc w:val="center"/>
        <w:rPr>
          <w:szCs w:val="26"/>
        </w:rPr>
      </w:pPr>
      <w:r w:rsidRPr="00BE2790">
        <w:rPr>
          <w:szCs w:val="26"/>
        </w:rPr>
        <w:t>Bảng 4.3. Test case hộp trắng cho hàm calculateTotalWithDiscount</w:t>
      </w:r>
    </w:p>
    <w:p w14:paraId="17AE7FE3" w14:textId="1DA2C9A4" w:rsidR="001376B5" w:rsidRPr="00BE2790" w:rsidRDefault="001376B5" w:rsidP="001376B5">
      <w:pPr>
        <w:rPr>
          <w:szCs w:val="26"/>
        </w:rPr>
      </w:pPr>
      <w:r w:rsidRPr="00BE2790">
        <w:rPr>
          <w:szCs w:val="26"/>
        </w:rPr>
        <w:t>Các test case này được triển khai trong file ecomAPI/tests/unit/orderUtils.test.js và chạy tự động trong quy trình CI/CD.</w:t>
      </w:r>
    </w:p>
    <w:p w14:paraId="62C58963" w14:textId="77777777" w:rsidR="00887FB1" w:rsidRPr="00BE2790" w:rsidRDefault="00887FB1" w:rsidP="00887FB1">
      <w:pPr>
        <w:pStyle w:val="Heading2"/>
        <w:rPr>
          <w:sz w:val="26"/>
          <w:szCs w:val="26"/>
        </w:rPr>
      </w:pPr>
      <w:bookmarkStart w:id="100" w:name="_Toc217218145"/>
      <w:r w:rsidRPr="00BE2790">
        <w:rPr>
          <w:sz w:val="26"/>
          <w:szCs w:val="26"/>
        </w:rPr>
        <w:t>4.4. PHƯƠNG PHÁP THIẾT KẾ VÀ TRIỂN KHAI KIỂM THỬ</w:t>
      </w:r>
      <w:bookmarkEnd w:id="100"/>
    </w:p>
    <w:p w14:paraId="4F3493F9" w14:textId="77777777" w:rsidR="00887FB1" w:rsidRPr="00BE2790" w:rsidRDefault="00887FB1" w:rsidP="00887FB1">
      <w:pPr>
        <w:pStyle w:val="Heading3"/>
        <w:rPr>
          <w:sz w:val="26"/>
          <w:szCs w:val="26"/>
        </w:rPr>
      </w:pPr>
      <w:bookmarkStart w:id="101" w:name="_Toc217218146"/>
      <w:r w:rsidRPr="00BE2790">
        <w:rPr>
          <w:sz w:val="26"/>
          <w:szCs w:val="26"/>
        </w:rPr>
        <w:t>4.4.1. Kiểm thử thủ công</w:t>
      </w:r>
      <w:bookmarkEnd w:id="101"/>
    </w:p>
    <w:p w14:paraId="2F1D9EB6" w14:textId="77777777" w:rsidR="00887FB1" w:rsidRPr="00BE2790" w:rsidRDefault="00887FB1" w:rsidP="00887FB1">
      <w:pPr>
        <w:rPr>
          <w:szCs w:val="26"/>
        </w:rPr>
      </w:pPr>
      <w:r w:rsidRPr="00BE2790">
        <w:rPr>
          <w:szCs w:val="26"/>
        </w:rPr>
        <w:t>Kiểm thử thủ công được áp dụng cho các kịch bản phức tạp, khó tự động hóa hoặc đòi hỏi đánh giá chủ quan của người kiểm thử. Trong dự án, kiểm thử thủ công tập trung vào:</w:t>
      </w:r>
    </w:p>
    <w:p w14:paraId="1E5E6B22" w14:textId="77777777" w:rsidR="00887FB1" w:rsidRPr="00BE2790" w:rsidRDefault="00887FB1" w:rsidP="00887FB1">
      <w:pPr>
        <w:pStyle w:val="Heading4"/>
        <w:rPr>
          <w:szCs w:val="26"/>
        </w:rPr>
      </w:pPr>
      <w:r w:rsidRPr="00BE2790">
        <w:rPr>
          <w:szCs w:val="26"/>
        </w:rPr>
        <w:t>4.4.1.1. Kiểm thử giao diện người dùng</w:t>
      </w:r>
    </w:p>
    <w:p w14:paraId="2740C7FA" w14:textId="77777777" w:rsidR="00887FB1" w:rsidRPr="00BE2790" w:rsidRDefault="00887FB1" w:rsidP="000A1E03">
      <w:pPr>
        <w:numPr>
          <w:ilvl w:val="0"/>
          <w:numId w:val="36"/>
        </w:numPr>
        <w:rPr>
          <w:szCs w:val="26"/>
        </w:rPr>
      </w:pPr>
      <w:r w:rsidRPr="00BE2790">
        <w:rPr>
          <w:szCs w:val="26"/>
        </w:rPr>
        <w:t>Kiểm tra layout và responsive: Đảm bảo giao diện hiển thị đúng trên các kích thước màn hình khác nhau</w:t>
      </w:r>
    </w:p>
    <w:p w14:paraId="7B448660" w14:textId="77777777" w:rsidR="00887FB1" w:rsidRPr="00BE2790" w:rsidRDefault="00887FB1" w:rsidP="000A1E03">
      <w:pPr>
        <w:numPr>
          <w:ilvl w:val="0"/>
          <w:numId w:val="36"/>
        </w:numPr>
        <w:rPr>
          <w:szCs w:val="26"/>
        </w:rPr>
      </w:pPr>
      <w:r w:rsidRPr="00BE2790">
        <w:rPr>
          <w:szCs w:val="26"/>
        </w:rPr>
        <w:t>Kiểm tra trải nghiệm người dùng: Đánh giá tính trực quan, dễ sử dụng của giao diện</w:t>
      </w:r>
    </w:p>
    <w:p w14:paraId="0EE418CC" w14:textId="77777777" w:rsidR="00887FB1" w:rsidRPr="00BE2790" w:rsidRDefault="00887FB1" w:rsidP="000A1E03">
      <w:pPr>
        <w:numPr>
          <w:ilvl w:val="0"/>
          <w:numId w:val="36"/>
        </w:numPr>
        <w:rPr>
          <w:szCs w:val="26"/>
        </w:rPr>
      </w:pPr>
      <w:r w:rsidRPr="00BE2790">
        <w:rPr>
          <w:szCs w:val="26"/>
        </w:rPr>
        <w:t>Kiểm tra tính tương thích trình duyệt: Đảm bảo hệ thống hoạt động trên các trình duyệt phổ biến</w:t>
      </w:r>
    </w:p>
    <w:p w14:paraId="5F9810C4" w14:textId="772373CF" w:rsidR="00887FB1" w:rsidRPr="00BE2790" w:rsidRDefault="00887FB1" w:rsidP="00887FB1">
      <w:pPr>
        <w:pStyle w:val="Heading4"/>
        <w:rPr>
          <w:szCs w:val="26"/>
        </w:rPr>
      </w:pPr>
      <w:r w:rsidRPr="00BE2790">
        <w:rPr>
          <w:szCs w:val="26"/>
        </w:rPr>
        <w:t xml:space="preserve">4.4.1.2. Kiểm thử chấp nhận người dùng </w:t>
      </w:r>
    </w:p>
    <w:p w14:paraId="67C8140E" w14:textId="77777777" w:rsidR="00887FB1" w:rsidRPr="00BE2790" w:rsidRDefault="00887FB1" w:rsidP="000A1E03">
      <w:pPr>
        <w:numPr>
          <w:ilvl w:val="0"/>
          <w:numId w:val="35"/>
        </w:numPr>
        <w:rPr>
          <w:szCs w:val="26"/>
        </w:rPr>
      </w:pPr>
      <w:r w:rsidRPr="00BE2790">
        <w:rPr>
          <w:szCs w:val="26"/>
        </w:rPr>
        <w:t>Kiểm tra luồng nghiệp vụ end-to-end: Từ đăng nhập đến hoàn tất đơn hàng</w:t>
      </w:r>
    </w:p>
    <w:p w14:paraId="01B649A9" w14:textId="77777777" w:rsidR="00887FB1" w:rsidRPr="00BE2790" w:rsidRDefault="00887FB1" w:rsidP="000A1E03">
      <w:pPr>
        <w:numPr>
          <w:ilvl w:val="0"/>
          <w:numId w:val="35"/>
        </w:numPr>
        <w:rPr>
          <w:szCs w:val="26"/>
        </w:rPr>
      </w:pPr>
      <w:r w:rsidRPr="00BE2790">
        <w:rPr>
          <w:szCs w:val="26"/>
        </w:rPr>
        <w:t>Đánh giá tính đúng đắn nghiệp vụ: So sánh kết quả thực tế với yêu cầu nghiệp vụ</w:t>
      </w:r>
    </w:p>
    <w:p w14:paraId="49349370" w14:textId="77777777" w:rsidR="00887FB1" w:rsidRPr="00BE2790" w:rsidRDefault="00887FB1" w:rsidP="000A1E03">
      <w:pPr>
        <w:numPr>
          <w:ilvl w:val="0"/>
          <w:numId w:val="35"/>
        </w:numPr>
        <w:rPr>
          <w:szCs w:val="26"/>
        </w:rPr>
      </w:pPr>
      <w:r w:rsidRPr="00BE2790">
        <w:rPr>
          <w:szCs w:val="26"/>
        </w:rPr>
        <w:lastRenderedPageBreak/>
        <w:t>Kiểm tra tính nhất quán dữ liệu: Đảm bảo dữ liệu hiển thị đúng trên các trang khác nhau</w:t>
      </w:r>
    </w:p>
    <w:p w14:paraId="01090EA1" w14:textId="2A58E37A" w:rsidR="00887FB1" w:rsidRPr="00BE2790" w:rsidRDefault="00887FB1" w:rsidP="00887FB1">
      <w:pPr>
        <w:pStyle w:val="Heading4"/>
        <w:rPr>
          <w:szCs w:val="26"/>
        </w:rPr>
      </w:pPr>
      <w:r w:rsidRPr="00BE2790">
        <w:rPr>
          <w:szCs w:val="26"/>
        </w:rPr>
        <w:t xml:space="preserve">4.4.1.3. Kiểm thử khám phá </w:t>
      </w:r>
    </w:p>
    <w:p w14:paraId="5382DFEC" w14:textId="77777777" w:rsidR="00887FB1" w:rsidRPr="00BE2790" w:rsidRDefault="00887FB1" w:rsidP="000A1E03">
      <w:pPr>
        <w:pStyle w:val="ListParagraph"/>
        <w:numPr>
          <w:ilvl w:val="0"/>
          <w:numId w:val="37"/>
        </w:numPr>
        <w:rPr>
          <w:szCs w:val="26"/>
        </w:rPr>
      </w:pPr>
      <w:r w:rsidRPr="00BE2790">
        <w:rPr>
          <w:szCs w:val="26"/>
        </w:rPr>
        <w:t>Phát hiện lỗi tiềm ẩn: Thử nghiệm các tình huống không có trong test case</w:t>
      </w:r>
    </w:p>
    <w:p w14:paraId="5ED54BBB" w14:textId="77777777" w:rsidR="00887FB1" w:rsidRPr="00BE2790" w:rsidRDefault="00887FB1" w:rsidP="000A1E03">
      <w:pPr>
        <w:pStyle w:val="ListParagraph"/>
        <w:numPr>
          <w:ilvl w:val="0"/>
          <w:numId w:val="37"/>
        </w:numPr>
        <w:rPr>
          <w:szCs w:val="26"/>
        </w:rPr>
      </w:pPr>
      <w:r w:rsidRPr="00BE2790">
        <w:rPr>
          <w:szCs w:val="26"/>
        </w:rPr>
        <w:t>Kiểm tra bảo mật cơ bản: Thử các tấn công đơn giản như SQL injection, XSS</w:t>
      </w:r>
    </w:p>
    <w:p w14:paraId="37C738EC" w14:textId="77777777" w:rsidR="00887FB1" w:rsidRPr="00BE2790" w:rsidRDefault="00887FB1" w:rsidP="000A1E03">
      <w:pPr>
        <w:pStyle w:val="ListParagraph"/>
        <w:numPr>
          <w:ilvl w:val="0"/>
          <w:numId w:val="37"/>
        </w:numPr>
        <w:rPr>
          <w:szCs w:val="26"/>
        </w:rPr>
      </w:pPr>
      <w:r w:rsidRPr="00BE2790">
        <w:rPr>
          <w:szCs w:val="26"/>
        </w:rPr>
        <w:t>Kiểm tra xử lý lỗi: Đánh giá cách hệ thống xử lý các tình huống bất thường</w:t>
      </w:r>
    </w:p>
    <w:p w14:paraId="70DF9677" w14:textId="77777777" w:rsidR="00887FB1" w:rsidRPr="00BE2790" w:rsidRDefault="00887FB1" w:rsidP="00887FB1">
      <w:pPr>
        <w:pStyle w:val="Heading3"/>
        <w:rPr>
          <w:sz w:val="26"/>
          <w:szCs w:val="26"/>
        </w:rPr>
      </w:pPr>
      <w:bookmarkStart w:id="102" w:name="_Toc217218147"/>
      <w:r w:rsidRPr="00BE2790">
        <w:rPr>
          <w:sz w:val="26"/>
          <w:szCs w:val="26"/>
        </w:rPr>
        <w:t>4.4.2. Kiểm thử tự động</w:t>
      </w:r>
      <w:bookmarkEnd w:id="102"/>
    </w:p>
    <w:p w14:paraId="4C9C402D" w14:textId="77777777" w:rsidR="00887FB1" w:rsidRPr="00BE2790" w:rsidRDefault="00887FB1" w:rsidP="00887FB1">
      <w:pPr>
        <w:rPr>
          <w:szCs w:val="26"/>
        </w:rPr>
      </w:pPr>
      <w:r w:rsidRPr="00BE2790">
        <w:rPr>
          <w:szCs w:val="26"/>
        </w:rPr>
        <w:t>Kiểm thử tự động là trọng tâm trong chiến lược kiểm thử của dự án, giúp đảm bảo chất lượng liên tục và phát hiện lỗi sớm.</w:t>
      </w:r>
    </w:p>
    <w:p w14:paraId="2156DC63" w14:textId="2A34355B" w:rsidR="00887FB1" w:rsidRPr="00BE2790" w:rsidRDefault="00887FB1" w:rsidP="00887FB1">
      <w:pPr>
        <w:pStyle w:val="Heading4"/>
        <w:rPr>
          <w:szCs w:val="26"/>
        </w:rPr>
      </w:pPr>
      <w:r w:rsidRPr="00BE2790">
        <w:rPr>
          <w:szCs w:val="26"/>
        </w:rPr>
        <w:t xml:space="preserve">4.4.2.1. Kiểm thử đơn vị </w:t>
      </w:r>
    </w:p>
    <w:p w14:paraId="1C5173DF" w14:textId="77777777" w:rsidR="00887FB1" w:rsidRPr="00BE2790" w:rsidRDefault="00887FB1" w:rsidP="000A1E03">
      <w:pPr>
        <w:numPr>
          <w:ilvl w:val="0"/>
          <w:numId w:val="38"/>
        </w:numPr>
        <w:rPr>
          <w:szCs w:val="26"/>
        </w:rPr>
      </w:pPr>
      <w:r w:rsidRPr="00BE2790">
        <w:rPr>
          <w:b/>
          <w:szCs w:val="26"/>
        </w:rPr>
        <w:t>Công cụ</w:t>
      </w:r>
      <w:r w:rsidRPr="00BE2790">
        <w:rPr>
          <w:szCs w:val="26"/>
        </w:rPr>
        <w:t>: Jest cho backend, Jest + React Testing Library cho frontend</w:t>
      </w:r>
    </w:p>
    <w:p w14:paraId="7BD6E46F" w14:textId="77777777" w:rsidR="00887FB1" w:rsidRPr="00BE2790" w:rsidRDefault="00887FB1" w:rsidP="000A1E03">
      <w:pPr>
        <w:numPr>
          <w:ilvl w:val="0"/>
          <w:numId w:val="38"/>
        </w:numPr>
        <w:rPr>
          <w:szCs w:val="26"/>
        </w:rPr>
      </w:pPr>
      <w:r w:rsidRPr="00BE2790">
        <w:rPr>
          <w:b/>
          <w:szCs w:val="26"/>
        </w:rPr>
        <w:t>Phạm vi</w:t>
      </w:r>
      <w:r w:rsidRPr="00BE2790">
        <w:rPr>
          <w:szCs w:val="26"/>
        </w:rPr>
        <w:t>: Các hàm tiện ích, service, component React</w:t>
      </w:r>
    </w:p>
    <w:p w14:paraId="7E067FE4" w14:textId="77777777" w:rsidR="00887FB1" w:rsidRPr="00BE2790" w:rsidRDefault="00887FB1" w:rsidP="000A1E03">
      <w:pPr>
        <w:numPr>
          <w:ilvl w:val="0"/>
          <w:numId w:val="38"/>
        </w:numPr>
        <w:rPr>
          <w:szCs w:val="26"/>
        </w:rPr>
      </w:pPr>
      <w:r w:rsidRPr="00BE2790">
        <w:rPr>
          <w:b/>
          <w:szCs w:val="26"/>
        </w:rPr>
        <w:t>Mục tiêu</w:t>
      </w:r>
      <w:r w:rsidRPr="00BE2790">
        <w:rPr>
          <w:szCs w:val="26"/>
        </w:rPr>
        <w:t>: Đạt coverage tối thiểu 80% cho các file quan trọng</w:t>
      </w:r>
    </w:p>
    <w:p w14:paraId="5A653A8C" w14:textId="7336029B" w:rsidR="00887FB1" w:rsidRPr="00BE2790" w:rsidRDefault="00887FB1" w:rsidP="00887FB1">
      <w:pPr>
        <w:rPr>
          <w:szCs w:val="26"/>
        </w:rPr>
      </w:pPr>
      <w:r w:rsidRPr="00BE2790">
        <w:rPr>
          <w:szCs w:val="26"/>
        </w:rPr>
        <w:t>Ví dụ test case đơn vị cho hàm validateEmail</w:t>
      </w:r>
      <w:r w:rsidR="003F35EA" w:rsidRPr="00BE2790">
        <w:rPr>
          <w:szCs w:val="26"/>
        </w:rPr>
        <w:t>()</w:t>
      </w:r>
      <w:r w:rsidRPr="00BE2790">
        <w:rPr>
          <w:szCs w:val="26"/>
        </w:rPr>
        <w:t>:</w:t>
      </w:r>
    </w:p>
    <w:p w14:paraId="5A5C4319" w14:textId="77777777" w:rsidR="00051991" w:rsidRPr="00BE2790" w:rsidRDefault="00051991" w:rsidP="00051991">
      <w:pPr>
        <w:rPr>
          <w:szCs w:val="26"/>
        </w:rPr>
      </w:pPr>
      <w:r w:rsidRPr="00BE2790">
        <w:rPr>
          <w:szCs w:val="26"/>
        </w:rPr>
        <w:t>test('validateEmail trả về true cho email hợp lệ', () =&gt; {</w:t>
      </w:r>
    </w:p>
    <w:p w14:paraId="20870A73" w14:textId="77777777" w:rsidR="00051991" w:rsidRPr="00BE2790" w:rsidRDefault="00051991" w:rsidP="00051991">
      <w:pPr>
        <w:rPr>
          <w:szCs w:val="26"/>
        </w:rPr>
      </w:pPr>
      <w:r w:rsidRPr="00BE2790">
        <w:rPr>
          <w:szCs w:val="26"/>
        </w:rPr>
        <w:t xml:space="preserve">    expect(validateEmail('test@example.com')).toBe(true);</w:t>
      </w:r>
    </w:p>
    <w:p w14:paraId="195A9678" w14:textId="026376BF" w:rsidR="00051991" w:rsidRPr="00BE2790" w:rsidRDefault="00051991" w:rsidP="00051991">
      <w:pPr>
        <w:rPr>
          <w:szCs w:val="26"/>
        </w:rPr>
      </w:pPr>
      <w:r w:rsidRPr="00BE2790">
        <w:rPr>
          <w:szCs w:val="26"/>
        </w:rPr>
        <w:t>});</w:t>
      </w:r>
    </w:p>
    <w:p w14:paraId="434B3310" w14:textId="77777777" w:rsidR="00051991" w:rsidRPr="00BE2790" w:rsidRDefault="00051991" w:rsidP="00051991">
      <w:pPr>
        <w:rPr>
          <w:szCs w:val="26"/>
        </w:rPr>
      </w:pPr>
      <w:r w:rsidRPr="00BE2790">
        <w:rPr>
          <w:szCs w:val="26"/>
        </w:rPr>
        <w:t>test('validateEmail trả về false cho email không có @', () =&gt; {</w:t>
      </w:r>
    </w:p>
    <w:p w14:paraId="36F2D2DE" w14:textId="77777777" w:rsidR="00051991" w:rsidRPr="00BE2790" w:rsidRDefault="00051991" w:rsidP="00051991">
      <w:pPr>
        <w:rPr>
          <w:szCs w:val="26"/>
        </w:rPr>
      </w:pPr>
      <w:r w:rsidRPr="00BE2790">
        <w:rPr>
          <w:szCs w:val="26"/>
        </w:rPr>
        <w:t xml:space="preserve">    expect(validateEmail('testexample.com')).toBe(false);</w:t>
      </w:r>
    </w:p>
    <w:p w14:paraId="678A3D2C" w14:textId="4202CFAC" w:rsidR="00051991" w:rsidRPr="00BE2790" w:rsidRDefault="00051991" w:rsidP="00051991">
      <w:pPr>
        <w:rPr>
          <w:szCs w:val="26"/>
        </w:rPr>
      </w:pPr>
      <w:r w:rsidRPr="00BE2790">
        <w:rPr>
          <w:szCs w:val="26"/>
        </w:rPr>
        <w:t>});</w:t>
      </w:r>
    </w:p>
    <w:p w14:paraId="3D59A5EA" w14:textId="77777777" w:rsidR="00051991" w:rsidRPr="00BE2790" w:rsidRDefault="00051991" w:rsidP="00051991">
      <w:pPr>
        <w:rPr>
          <w:szCs w:val="26"/>
        </w:rPr>
      </w:pPr>
      <w:r w:rsidRPr="00BE2790">
        <w:rPr>
          <w:szCs w:val="26"/>
        </w:rPr>
        <w:t>test('validateEmail trả về false cho email không có domain', () =&gt; {</w:t>
      </w:r>
    </w:p>
    <w:p w14:paraId="333ECF2F" w14:textId="77777777" w:rsidR="00051991" w:rsidRPr="00BE2790" w:rsidRDefault="00051991" w:rsidP="00051991">
      <w:pPr>
        <w:rPr>
          <w:szCs w:val="26"/>
        </w:rPr>
      </w:pPr>
      <w:r w:rsidRPr="00BE2790">
        <w:rPr>
          <w:szCs w:val="26"/>
        </w:rPr>
        <w:t xml:space="preserve">    expect(validateEmail('test@')).toBe(false);</w:t>
      </w:r>
    </w:p>
    <w:p w14:paraId="0B9F1B5D" w14:textId="77777777" w:rsidR="00051991" w:rsidRPr="00BE2790" w:rsidRDefault="00051991" w:rsidP="00051991">
      <w:pPr>
        <w:rPr>
          <w:szCs w:val="26"/>
        </w:rPr>
      </w:pPr>
      <w:r w:rsidRPr="00BE2790">
        <w:rPr>
          <w:szCs w:val="26"/>
        </w:rPr>
        <w:t>});</w:t>
      </w:r>
    </w:p>
    <w:p w14:paraId="07B4555A" w14:textId="77777777" w:rsidR="0082440A" w:rsidRPr="00BE2790" w:rsidRDefault="0082440A" w:rsidP="0082440A">
      <w:pPr>
        <w:pStyle w:val="Heading4"/>
        <w:rPr>
          <w:szCs w:val="26"/>
        </w:rPr>
      </w:pPr>
      <w:r w:rsidRPr="00BE2790">
        <w:rPr>
          <w:szCs w:val="26"/>
        </w:rPr>
        <w:t>4.4.2.2. Kiểm thử tích hợp (Integration Testing)</w:t>
      </w:r>
    </w:p>
    <w:p w14:paraId="2C3B1F56" w14:textId="77777777" w:rsidR="0082440A" w:rsidRPr="00BE2790" w:rsidRDefault="0082440A" w:rsidP="000A1E03">
      <w:pPr>
        <w:numPr>
          <w:ilvl w:val="0"/>
          <w:numId w:val="39"/>
        </w:numPr>
        <w:rPr>
          <w:szCs w:val="26"/>
        </w:rPr>
      </w:pPr>
      <w:r w:rsidRPr="00BE2790">
        <w:rPr>
          <w:szCs w:val="26"/>
        </w:rPr>
        <w:t>Công cụ: Supertest cho API testing, Jest cho tích hợp service</w:t>
      </w:r>
    </w:p>
    <w:p w14:paraId="732DDE36" w14:textId="77777777" w:rsidR="0082440A" w:rsidRPr="00BE2790" w:rsidRDefault="0082440A" w:rsidP="000A1E03">
      <w:pPr>
        <w:numPr>
          <w:ilvl w:val="0"/>
          <w:numId w:val="39"/>
        </w:numPr>
        <w:rPr>
          <w:szCs w:val="26"/>
        </w:rPr>
      </w:pPr>
      <w:r w:rsidRPr="00BE2790">
        <w:rPr>
          <w:szCs w:val="26"/>
        </w:rPr>
        <w:t>Phạm vi: Tích hợp giữa controller-service-repository, API endpoints</w:t>
      </w:r>
    </w:p>
    <w:p w14:paraId="41B2B1C2" w14:textId="77777777" w:rsidR="0082440A" w:rsidRPr="00BE2790" w:rsidRDefault="0082440A" w:rsidP="000A1E03">
      <w:pPr>
        <w:numPr>
          <w:ilvl w:val="0"/>
          <w:numId w:val="39"/>
        </w:numPr>
        <w:rPr>
          <w:szCs w:val="26"/>
        </w:rPr>
      </w:pPr>
      <w:r w:rsidRPr="00BE2790">
        <w:rPr>
          <w:szCs w:val="26"/>
        </w:rPr>
        <w:t>Mục tiêu: Kiểm tra tính chính xác của luồng dữ liệu qua các tầng</w:t>
      </w:r>
    </w:p>
    <w:p w14:paraId="7F5A27EE" w14:textId="1886A018" w:rsidR="0082440A" w:rsidRPr="00BE2790" w:rsidRDefault="00912D93" w:rsidP="0082440A">
      <w:pPr>
        <w:rPr>
          <w:szCs w:val="26"/>
        </w:rPr>
      </w:pPr>
      <w:r w:rsidRPr="00BE2790">
        <w:rPr>
          <w:szCs w:val="26"/>
        </w:rPr>
        <w:t xml:space="preserve">- </w:t>
      </w:r>
      <w:r w:rsidR="0082440A" w:rsidRPr="00BE2790">
        <w:rPr>
          <w:szCs w:val="26"/>
        </w:rPr>
        <w:t>Ví dụ test case tích hợp cho API đăng nhập:</w:t>
      </w:r>
    </w:p>
    <w:p w14:paraId="2C034FC2" w14:textId="77777777" w:rsidR="00912D93" w:rsidRPr="00BE2790" w:rsidRDefault="00912D93" w:rsidP="00912D93">
      <w:pPr>
        <w:rPr>
          <w:szCs w:val="26"/>
        </w:rPr>
      </w:pPr>
      <w:r w:rsidRPr="00BE2790">
        <w:rPr>
          <w:szCs w:val="26"/>
        </w:rPr>
        <w:t>test('POST /api/login thành công với thông tin hợp lệ', async () =&gt; {</w:t>
      </w:r>
    </w:p>
    <w:p w14:paraId="161798A6" w14:textId="77777777" w:rsidR="00912D93" w:rsidRPr="00BE2790" w:rsidRDefault="00912D93" w:rsidP="00912D93">
      <w:pPr>
        <w:rPr>
          <w:szCs w:val="26"/>
        </w:rPr>
      </w:pPr>
      <w:r w:rsidRPr="00BE2790">
        <w:rPr>
          <w:szCs w:val="26"/>
        </w:rPr>
        <w:lastRenderedPageBreak/>
        <w:t xml:space="preserve">    const response = await request(app)</w:t>
      </w:r>
    </w:p>
    <w:p w14:paraId="2247E39C" w14:textId="77777777" w:rsidR="00912D93" w:rsidRPr="00BE2790" w:rsidRDefault="00912D93" w:rsidP="00912D93">
      <w:pPr>
        <w:rPr>
          <w:szCs w:val="26"/>
        </w:rPr>
      </w:pPr>
      <w:r w:rsidRPr="00BE2790">
        <w:rPr>
          <w:szCs w:val="26"/>
        </w:rPr>
        <w:t xml:space="preserve">        .post('/api/login')</w:t>
      </w:r>
    </w:p>
    <w:p w14:paraId="2F55BE23" w14:textId="4FB289D5" w:rsidR="00912D93" w:rsidRPr="00BE2790" w:rsidRDefault="00912D93" w:rsidP="00912D93">
      <w:pPr>
        <w:rPr>
          <w:szCs w:val="26"/>
        </w:rPr>
      </w:pPr>
      <w:r w:rsidRPr="00BE2790">
        <w:rPr>
          <w:szCs w:val="26"/>
        </w:rPr>
        <w:t xml:space="preserve">        .send({ email: 'user@example.com', password: 'password123' });</w:t>
      </w:r>
    </w:p>
    <w:p w14:paraId="076C16FD" w14:textId="77777777" w:rsidR="00912D93" w:rsidRPr="00BE2790" w:rsidRDefault="00912D93" w:rsidP="00912D93">
      <w:pPr>
        <w:rPr>
          <w:szCs w:val="26"/>
        </w:rPr>
      </w:pPr>
      <w:r w:rsidRPr="00BE2790">
        <w:rPr>
          <w:szCs w:val="26"/>
        </w:rPr>
        <w:t xml:space="preserve">    expect(response.statusCode).toBe(200);</w:t>
      </w:r>
    </w:p>
    <w:p w14:paraId="58BAAC52" w14:textId="77777777" w:rsidR="00912D93" w:rsidRPr="00BE2790" w:rsidRDefault="00912D93" w:rsidP="00912D93">
      <w:pPr>
        <w:rPr>
          <w:szCs w:val="26"/>
        </w:rPr>
      </w:pPr>
      <w:r w:rsidRPr="00BE2790">
        <w:rPr>
          <w:szCs w:val="26"/>
        </w:rPr>
        <w:t xml:space="preserve">    expect(response.body).toHaveProperty('token');</w:t>
      </w:r>
    </w:p>
    <w:p w14:paraId="0C71996A" w14:textId="77777777" w:rsidR="00912D93" w:rsidRPr="00BE2790" w:rsidRDefault="00912D93" w:rsidP="00912D93">
      <w:pPr>
        <w:rPr>
          <w:szCs w:val="26"/>
        </w:rPr>
      </w:pPr>
      <w:r w:rsidRPr="00BE2790">
        <w:rPr>
          <w:szCs w:val="26"/>
        </w:rPr>
        <w:t xml:space="preserve">    expect(response.body).toHaveProperty('user');</w:t>
      </w:r>
    </w:p>
    <w:p w14:paraId="7B2F6A5B" w14:textId="1799D12B" w:rsidR="00912D93" w:rsidRPr="00BE2790" w:rsidRDefault="00912D93" w:rsidP="00912D93">
      <w:pPr>
        <w:rPr>
          <w:szCs w:val="26"/>
        </w:rPr>
      </w:pPr>
      <w:r w:rsidRPr="00BE2790">
        <w:rPr>
          <w:szCs w:val="26"/>
        </w:rPr>
        <w:t>});</w:t>
      </w:r>
    </w:p>
    <w:p w14:paraId="65102110" w14:textId="77777777" w:rsidR="00912D93" w:rsidRPr="00BE2790" w:rsidRDefault="00912D93" w:rsidP="00912D93">
      <w:pPr>
        <w:rPr>
          <w:szCs w:val="26"/>
        </w:rPr>
      </w:pPr>
      <w:r w:rsidRPr="00BE2790">
        <w:rPr>
          <w:szCs w:val="26"/>
        </w:rPr>
        <w:t>test('POST /api/login thất bại với password sai', async () =&gt; {</w:t>
      </w:r>
    </w:p>
    <w:p w14:paraId="36D15454" w14:textId="77777777" w:rsidR="00912D93" w:rsidRPr="00BE2790" w:rsidRDefault="00912D93" w:rsidP="00912D93">
      <w:pPr>
        <w:rPr>
          <w:szCs w:val="26"/>
        </w:rPr>
      </w:pPr>
      <w:r w:rsidRPr="00BE2790">
        <w:rPr>
          <w:szCs w:val="26"/>
        </w:rPr>
        <w:t xml:space="preserve">    const response = await request(app)</w:t>
      </w:r>
    </w:p>
    <w:p w14:paraId="179CFB7A" w14:textId="77777777" w:rsidR="00912D93" w:rsidRPr="00BE2790" w:rsidRDefault="00912D93" w:rsidP="00912D93">
      <w:pPr>
        <w:rPr>
          <w:szCs w:val="26"/>
        </w:rPr>
      </w:pPr>
      <w:r w:rsidRPr="00BE2790">
        <w:rPr>
          <w:szCs w:val="26"/>
        </w:rPr>
        <w:t xml:space="preserve">        .post('/api/login')</w:t>
      </w:r>
    </w:p>
    <w:p w14:paraId="437DE2F0" w14:textId="7CB74E32" w:rsidR="00912D93" w:rsidRPr="00BE2790" w:rsidRDefault="00912D93" w:rsidP="00912D93">
      <w:pPr>
        <w:rPr>
          <w:szCs w:val="26"/>
        </w:rPr>
      </w:pPr>
      <w:r w:rsidRPr="00BE2790">
        <w:rPr>
          <w:szCs w:val="26"/>
        </w:rPr>
        <w:t xml:space="preserve">        .send({ email: 'user@example.com', password: 'wrongpassword' });</w:t>
      </w:r>
    </w:p>
    <w:p w14:paraId="4F77DCA4" w14:textId="77777777" w:rsidR="00912D93" w:rsidRPr="00BE2790" w:rsidRDefault="00912D93" w:rsidP="00912D93">
      <w:pPr>
        <w:rPr>
          <w:szCs w:val="26"/>
        </w:rPr>
      </w:pPr>
      <w:r w:rsidRPr="00BE2790">
        <w:rPr>
          <w:szCs w:val="26"/>
        </w:rPr>
        <w:t xml:space="preserve">    expect(response.statusCode).toBe(401);</w:t>
      </w:r>
    </w:p>
    <w:p w14:paraId="6B227597" w14:textId="77777777" w:rsidR="00912D93" w:rsidRPr="00BE2790" w:rsidRDefault="00912D93" w:rsidP="00912D93">
      <w:pPr>
        <w:rPr>
          <w:szCs w:val="26"/>
        </w:rPr>
      </w:pPr>
    </w:p>
    <w:p w14:paraId="4458560C" w14:textId="77777777" w:rsidR="00912D93" w:rsidRPr="00BE2790" w:rsidRDefault="00912D93" w:rsidP="00912D93">
      <w:pPr>
        <w:rPr>
          <w:szCs w:val="26"/>
        </w:rPr>
      </w:pPr>
      <w:r w:rsidRPr="00BE2790">
        <w:rPr>
          <w:szCs w:val="26"/>
        </w:rPr>
        <w:t xml:space="preserve">    expect(response.body).toHaveProperty('message', 'Thông tin đăng nhập không chính xác');</w:t>
      </w:r>
    </w:p>
    <w:p w14:paraId="0BE9D55E" w14:textId="77777777" w:rsidR="00912D93" w:rsidRPr="00BE2790" w:rsidRDefault="00912D93" w:rsidP="00912D93">
      <w:pPr>
        <w:rPr>
          <w:szCs w:val="26"/>
        </w:rPr>
      </w:pPr>
      <w:r w:rsidRPr="00BE2790">
        <w:rPr>
          <w:szCs w:val="26"/>
        </w:rPr>
        <w:t>});</w:t>
      </w:r>
    </w:p>
    <w:p w14:paraId="410B39E3" w14:textId="3B8938C8" w:rsidR="006F4875" w:rsidRPr="00BE2790" w:rsidRDefault="006F4875" w:rsidP="006F4875">
      <w:pPr>
        <w:pStyle w:val="Heading4"/>
        <w:rPr>
          <w:szCs w:val="26"/>
        </w:rPr>
      </w:pPr>
      <w:r w:rsidRPr="00BE2790">
        <w:rPr>
          <w:szCs w:val="26"/>
        </w:rPr>
        <w:t xml:space="preserve">4.4.2.3. Kiểm thử hệ thống </w:t>
      </w:r>
    </w:p>
    <w:p w14:paraId="66B8A283" w14:textId="77777777" w:rsidR="006F4875" w:rsidRPr="00BE2790" w:rsidRDefault="006F4875" w:rsidP="000A1E03">
      <w:pPr>
        <w:numPr>
          <w:ilvl w:val="0"/>
          <w:numId w:val="40"/>
        </w:numPr>
        <w:rPr>
          <w:szCs w:val="26"/>
        </w:rPr>
      </w:pPr>
      <w:r w:rsidRPr="00BE2790">
        <w:rPr>
          <w:b/>
          <w:szCs w:val="26"/>
        </w:rPr>
        <w:t>Công cụ</w:t>
      </w:r>
      <w:r w:rsidRPr="00BE2790">
        <w:rPr>
          <w:szCs w:val="26"/>
        </w:rPr>
        <w:t>: Cypress cho end-to-end testing</w:t>
      </w:r>
    </w:p>
    <w:p w14:paraId="543F6EC1" w14:textId="77777777" w:rsidR="006F4875" w:rsidRPr="00BE2790" w:rsidRDefault="006F4875" w:rsidP="000A1E03">
      <w:pPr>
        <w:numPr>
          <w:ilvl w:val="0"/>
          <w:numId w:val="40"/>
        </w:numPr>
        <w:rPr>
          <w:szCs w:val="26"/>
        </w:rPr>
      </w:pPr>
      <w:r w:rsidRPr="00BE2790">
        <w:rPr>
          <w:b/>
          <w:szCs w:val="26"/>
        </w:rPr>
        <w:t>Phạm vi</w:t>
      </w:r>
      <w:r w:rsidRPr="00BE2790">
        <w:rPr>
          <w:szCs w:val="26"/>
        </w:rPr>
        <w:t>: Các luồng nghiệp vụ chính từ giao diện đến backend</w:t>
      </w:r>
    </w:p>
    <w:p w14:paraId="2088C2EC" w14:textId="77777777" w:rsidR="006F4875" w:rsidRPr="00BE2790" w:rsidRDefault="006F4875" w:rsidP="000A1E03">
      <w:pPr>
        <w:numPr>
          <w:ilvl w:val="0"/>
          <w:numId w:val="40"/>
        </w:numPr>
        <w:rPr>
          <w:szCs w:val="26"/>
        </w:rPr>
      </w:pPr>
      <w:r w:rsidRPr="00BE2790">
        <w:rPr>
          <w:b/>
          <w:szCs w:val="26"/>
        </w:rPr>
        <w:t>Mục tiêu</w:t>
      </w:r>
      <w:r w:rsidRPr="00BE2790">
        <w:rPr>
          <w:szCs w:val="26"/>
        </w:rPr>
        <w:t>: Đảm bảo hệ thống hoạt động đúng như một thể thống nhất</w:t>
      </w:r>
    </w:p>
    <w:p w14:paraId="39AAA549" w14:textId="77777777" w:rsidR="006F4875" w:rsidRPr="00BE2790" w:rsidRDefault="006F4875" w:rsidP="006F4875">
      <w:pPr>
        <w:rPr>
          <w:szCs w:val="26"/>
        </w:rPr>
      </w:pPr>
      <w:r w:rsidRPr="00BE2790">
        <w:rPr>
          <w:szCs w:val="26"/>
        </w:rPr>
        <w:t>Ví dụ test case hệ thống cho luồng mua hàng:</w:t>
      </w:r>
    </w:p>
    <w:p w14:paraId="1CFC92F5" w14:textId="77777777" w:rsidR="005D5010" w:rsidRPr="00BE2790" w:rsidRDefault="005D5010" w:rsidP="005D5010">
      <w:pPr>
        <w:rPr>
          <w:szCs w:val="26"/>
        </w:rPr>
      </w:pPr>
      <w:r w:rsidRPr="00BE2790">
        <w:rPr>
          <w:szCs w:val="26"/>
        </w:rPr>
        <w:t>describe('Luồng mua hàng', () =&gt; {</w:t>
      </w:r>
    </w:p>
    <w:p w14:paraId="209E8DBC" w14:textId="77777777" w:rsidR="005D5010" w:rsidRPr="00BE2790" w:rsidRDefault="005D5010" w:rsidP="005D5010">
      <w:pPr>
        <w:rPr>
          <w:szCs w:val="26"/>
        </w:rPr>
      </w:pPr>
      <w:r w:rsidRPr="00BE2790">
        <w:rPr>
          <w:szCs w:val="26"/>
        </w:rPr>
        <w:t xml:space="preserve">    it('Người dùng có thể thêm sản phẩm vào giỏ và đặt hàng', () =&gt; {</w:t>
      </w:r>
    </w:p>
    <w:p w14:paraId="7DB018C5" w14:textId="77777777" w:rsidR="005D5010" w:rsidRPr="00BE2790" w:rsidRDefault="005D5010" w:rsidP="005D5010">
      <w:pPr>
        <w:rPr>
          <w:szCs w:val="26"/>
        </w:rPr>
      </w:pPr>
      <w:r w:rsidRPr="00BE2790">
        <w:rPr>
          <w:szCs w:val="26"/>
        </w:rPr>
        <w:t xml:space="preserve">        cy.visit('/');</w:t>
      </w:r>
    </w:p>
    <w:p w14:paraId="67B33599" w14:textId="77777777" w:rsidR="005D5010" w:rsidRPr="00BE2790" w:rsidRDefault="005D5010" w:rsidP="005D5010">
      <w:pPr>
        <w:rPr>
          <w:szCs w:val="26"/>
        </w:rPr>
      </w:pPr>
      <w:r w:rsidRPr="00BE2790">
        <w:rPr>
          <w:szCs w:val="26"/>
        </w:rPr>
        <w:t xml:space="preserve">        cy.login('user@example.com', 'password123');</w:t>
      </w:r>
    </w:p>
    <w:p w14:paraId="611C2E7C" w14:textId="77777777" w:rsidR="005D5010" w:rsidRPr="00BE2790" w:rsidRDefault="005D5010" w:rsidP="005D5010">
      <w:pPr>
        <w:rPr>
          <w:szCs w:val="26"/>
        </w:rPr>
      </w:pPr>
      <w:r w:rsidRPr="00BE2790">
        <w:rPr>
          <w:szCs w:val="26"/>
        </w:rPr>
        <w:t xml:space="preserve">        cy.get('.product-card:first').click();</w:t>
      </w:r>
    </w:p>
    <w:p w14:paraId="11302736" w14:textId="77777777" w:rsidR="005D5010" w:rsidRPr="00BE2790" w:rsidRDefault="005D5010" w:rsidP="005D5010">
      <w:pPr>
        <w:rPr>
          <w:szCs w:val="26"/>
        </w:rPr>
      </w:pPr>
      <w:r w:rsidRPr="00BE2790">
        <w:rPr>
          <w:szCs w:val="26"/>
        </w:rPr>
        <w:t xml:space="preserve">        cy.get('.add-to-cart').click();</w:t>
      </w:r>
    </w:p>
    <w:p w14:paraId="7F5D0620" w14:textId="77777777" w:rsidR="005D5010" w:rsidRPr="00BE2790" w:rsidRDefault="005D5010" w:rsidP="005D5010">
      <w:pPr>
        <w:rPr>
          <w:szCs w:val="26"/>
        </w:rPr>
      </w:pPr>
      <w:r w:rsidRPr="00BE2790">
        <w:rPr>
          <w:szCs w:val="26"/>
        </w:rPr>
        <w:t xml:space="preserve">        cy.get('.cart-icon').click();</w:t>
      </w:r>
    </w:p>
    <w:p w14:paraId="2EC0ECB7" w14:textId="77777777" w:rsidR="005D5010" w:rsidRPr="00BE2790" w:rsidRDefault="005D5010" w:rsidP="005D5010">
      <w:pPr>
        <w:rPr>
          <w:szCs w:val="26"/>
        </w:rPr>
      </w:pPr>
      <w:r w:rsidRPr="00BE2790">
        <w:rPr>
          <w:szCs w:val="26"/>
        </w:rPr>
        <w:lastRenderedPageBreak/>
        <w:t xml:space="preserve">        cy.get('.checkout-button').click();</w:t>
      </w:r>
    </w:p>
    <w:p w14:paraId="3A460252" w14:textId="77777777" w:rsidR="005D5010" w:rsidRPr="00BE2790" w:rsidRDefault="005D5010" w:rsidP="005D5010">
      <w:pPr>
        <w:rPr>
          <w:szCs w:val="26"/>
        </w:rPr>
      </w:pPr>
      <w:r w:rsidRPr="00BE2790">
        <w:rPr>
          <w:szCs w:val="26"/>
        </w:rPr>
        <w:t xml:space="preserve">        cy.get('.confirm-order').click();</w:t>
      </w:r>
    </w:p>
    <w:p w14:paraId="2AD3D576" w14:textId="77777777" w:rsidR="005D5010" w:rsidRPr="00BE2790" w:rsidRDefault="005D5010" w:rsidP="005D5010">
      <w:pPr>
        <w:rPr>
          <w:szCs w:val="26"/>
        </w:rPr>
      </w:pPr>
      <w:r w:rsidRPr="00BE2790">
        <w:rPr>
          <w:szCs w:val="26"/>
        </w:rPr>
        <w:t xml:space="preserve">        cy.get('.order-success').should('be.visible');</w:t>
      </w:r>
    </w:p>
    <w:p w14:paraId="1BB0E942" w14:textId="77777777" w:rsidR="005D5010" w:rsidRPr="00BE2790" w:rsidRDefault="005D5010" w:rsidP="005D5010">
      <w:pPr>
        <w:rPr>
          <w:szCs w:val="26"/>
        </w:rPr>
      </w:pPr>
      <w:r w:rsidRPr="00BE2790">
        <w:rPr>
          <w:szCs w:val="26"/>
        </w:rPr>
        <w:t xml:space="preserve">    });</w:t>
      </w:r>
    </w:p>
    <w:p w14:paraId="6CF15733" w14:textId="77777777" w:rsidR="005D5010" w:rsidRPr="00BE2790" w:rsidRDefault="005D5010" w:rsidP="005D5010">
      <w:pPr>
        <w:rPr>
          <w:szCs w:val="26"/>
        </w:rPr>
      </w:pPr>
      <w:r w:rsidRPr="00BE2790">
        <w:rPr>
          <w:szCs w:val="26"/>
        </w:rPr>
        <w:t>});</w:t>
      </w:r>
    </w:p>
    <w:p w14:paraId="67C67ABB" w14:textId="77777777" w:rsidR="00BB55DB" w:rsidRPr="00BE2790" w:rsidRDefault="00BB55DB" w:rsidP="00BB55DB">
      <w:pPr>
        <w:rPr>
          <w:b/>
          <w:szCs w:val="26"/>
        </w:rPr>
      </w:pPr>
      <w:r w:rsidRPr="00BE2790">
        <w:rPr>
          <w:b/>
          <w:szCs w:val="26"/>
        </w:rPr>
        <w:t>4.4.2.4. Tích hợp CI/CD</w:t>
      </w:r>
    </w:p>
    <w:p w14:paraId="445F481A" w14:textId="77777777" w:rsidR="00BB55DB" w:rsidRPr="00BE2790" w:rsidRDefault="00BB55DB" w:rsidP="00BB55DB">
      <w:pPr>
        <w:rPr>
          <w:szCs w:val="26"/>
        </w:rPr>
      </w:pPr>
      <w:r w:rsidRPr="00BE2790">
        <w:rPr>
          <w:szCs w:val="26"/>
        </w:rPr>
        <w:t>Toàn bộ kiểm thử tự động được tích hợp vào quy trình CI/CD thông qua GitHub Actions. Mỗi khi có code mới được push lên repository, workflow CI/CD sẽ tự động chạy các bộ test và báo cáo kết quả.</w:t>
      </w:r>
    </w:p>
    <w:p w14:paraId="0DD86732" w14:textId="48BA84C2" w:rsidR="00DD3E7B" w:rsidRPr="00BE2790" w:rsidRDefault="00B01AD6" w:rsidP="00BB55DB">
      <w:pPr>
        <w:rPr>
          <w:szCs w:val="26"/>
        </w:rPr>
      </w:pPr>
      <w:r w:rsidRPr="00BE2790">
        <w:rPr>
          <w:szCs w:val="26"/>
        </w:rPr>
        <w:drawing>
          <wp:inline distT="0" distB="0" distL="0" distR="0" wp14:anchorId="3683DC92" wp14:editId="3077D740">
            <wp:extent cx="5940425" cy="2424430"/>
            <wp:effectExtent l="0" t="0" r="3175" b="0"/>
            <wp:docPr id="213510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3106" name=""/>
                    <pic:cNvPicPr/>
                  </pic:nvPicPr>
                  <pic:blipFill>
                    <a:blip r:embed="rId61"/>
                    <a:stretch>
                      <a:fillRect/>
                    </a:stretch>
                  </pic:blipFill>
                  <pic:spPr>
                    <a:xfrm>
                      <a:off x="0" y="0"/>
                      <a:ext cx="5940425" cy="2424430"/>
                    </a:xfrm>
                    <a:prstGeom prst="rect">
                      <a:avLst/>
                    </a:prstGeom>
                  </pic:spPr>
                </pic:pic>
              </a:graphicData>
            </a:graphic>
          </wp:inline>
        </w:drawing>
      </w:r>
    </w:p>
    <w:p w14:paraId="068ED56E" w14:textId="5BB319B3" w:rsidR="00FB54A8" w:rsidRPr="00BE2790" w:rsidRDefault="00FB54A8" w:rsidP="00BB55DB">
      <w:pPr>
        <w:rPr>
          <w:szCs w:val="26"/>
        </w:rPr>
      </w:pPr>
      <w:r w:rsidRPr="00BE2790">
        <w:rPr>
          <w:szCs w:val="26"/>
        </w:rPr>
        <w:drawing>
          <wp:inline distT="0" distB="0" distL="0" distR="0" wp14:anchorId="00EDD3B5" wp14:editId="25F41B3A">
            <wp:extent cx="5940425" cy="2870835"/>
            <wp:effectExtent l="0" t="0" r="3175" b="5715"/>
            <wp:docPr id="134253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33882" name=""/>
                    <pic:cNvPicPr/>
                  </pic:nvPicPr>
                  <pic:blipFill>
                    <a:blip r:embed="rId62"/>
                    <a:stretch>
                      <a:fillRect/>
                    </a:stretch>
                  </pic:blipFill>
                  <pic:spPr>
                    <a:xfrm>
                      <a:off x="0" y="0"/>
                      <a:ext cx="5940425" cy="2870835"/>
                    </a:xfrm>
                    <a:prstGeom prst="rect">
                      <a:avLst/>
                    </a:prstGeom>
                  </pic:spPr>
                </pic:pic>
              </a:graphicData>
            </a:graphic>
          </wp:inline>
        </w:drawing>
      </w:r>
    </w:p>
    <w:p w14:paraId="23D57928" w14:textId="1978FBCF" w:rsidR="000C413C" w:rsidRPr="00BE2790" w:rsidRDefault="00DD3E7B" w:rsidP="00DD3E7B">
      <w:pPr>
        <w:jc w:val="center"/>
        <w:rPr>
          <w:szCs w:val="26"/>
        </w:rPr>
      </w:pPr>
      <w:r w:rsidRPr="00BE2790">
        <w:rPr>
          <w:szCs w:val="26"/>
        </w:rPr>
        <w:t>Hình 4.2: Pipeline CI/CD của dự án</w:t>
      </w:r>
    </w:p>
    <w:p w14:paraId="152E63F0" w14:textId="521ABE53" w:rsidR="00FC1098" w:rsidRPr="00BE2790" w:rsidRDefault="00FC1098" w:rsidP="00DD3E7B">
      <w:pPr>
        <w:jc w:val="center"/>
        <w:rPr>
          <w:szCs w:val="26"/>
        </w:rPr>
      </w:pPr>
      <w:r w:rsidRPr="00BE2790">
        <w:rPr>
          <w:szCs w:val="26"/>
        </w:rPr>
        <w:lastRenderedPageBreak/>
        <w:drawing>
          <wp:inline distT="0" distB="0" distL="0" distR="0" wp14:anchorId="670447BF" wp14:editId="6CAC4479">
            <wp:extent cx="5940425" cy="3752850"/>
            <wp:effectExtent l="0" t="0" r="3175" b="0"/>
            <wp:docPr id="71506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4476" name=""/>
                    <pic:cNvPicPr/>
                  </pic:nvPicPr>
                  <pic:blipFill>
                    <a:blip r:embed="rId63"/>
                    <a:stretch>
                      <a:fillRect/>
                    </a:stretch>
                  </pic:blipFill>
                  <pic:spPr>
                    <a:xfrm>
                      <a:off x="0" y="0"/>
                      <a:ext cx="5940425" cy="3752850"/>
                    </a:xfrm>
                    <a:prstGeom prst="rect">
                      <a:avLst/>
                    </a:prstGeom>
                  </pic:spPr>
                </pic:pic>
              </a:graphicData>
            </a:graphic>
          </wp:inline>
        </w:drawing>
      </w:r>
    </w:p>
    <w:p w14:paraId="5048A70F" w14:textId="546AADC3" w:rsidR="00FC1098" w:rsidRPr="00BE2790" w:rsidRDefault="00FC1098" w:rsidP="00FC1098">
      <w:pPr>
        <w:jc w:val="center"/>
        <w:rPr>
          <w:szCs w:val="26"/>
        </w:rPr>
      </w:pPr>
      <w:r w:rsidRPr="00BE2790">
        <w:rPr>
          <w:szCs w:val="26"/>
        </w:rPr>
        <w:t>Hình 4.3: Danh sách các lần chạy Github Action</w:t>
      </w:r>
    </w:p>
    <w:p w14:paraId="671C119D" w14:textId="27CBCB72" w:rsidR="00A47660" w:rsidRPr="00BE2790" w:rsidRDefault="00A47660" w:rsidP="00A47660">
      <w:pPr>
        <w:rPr>
          <w:szCs w:val="26"/>
        </w:rPr>
      </w:pPr>
      <w:r w:rsidRPr="00BE2790">
        <w:rPr>
          <w:szCs w:val="26"/>
        </w:rPr>
        <w:t>- Luồng CI/CD:</w:t>
      </w:r>
    </w:p>
    <w:p w14:paraId="3ADC96DE" w14:textId="77777777" w:rsidR="00A47660" w:rsidRPr="00BE2790" w:rsidRDefault="00A47660" w:rsidP="000A1E03">
      <w:pPr>
        <w:numPr>
          <w:ilvl w:val="0"/>
          <w:numId w:val="41"/>
        </w:numPr>
        <w:rPr>
          <w:szCs w:val="26"/>
        </w:rPr>
      </w:pPr>
      <w:r w:rsidRPr="00BE2790">
        <w:rPr>
          <w:szCs w:val="26"/>
        </w:rPr>
        <w:t>Trigger: Push code hoặc pull request</w:t>
      </w:r>
    </w:p>
    <w:p w14:paraId="3B948C87" w14:textId="77777777" w:rsidR="00A47660" w:rsidRPr="00BE2790" w:rsidRDefault="00A47660" w:rsidP="000A1E03">
      <w:pPr>
        <w:numPr>
          <w:ilvl w:val="0"/>
          <w:numId w:val="41"/>
        </w:numPr>
        <w:rPr>
          <w:szCs w:val="26"/>
        </w:rPr>
      </w:pPr>
      <w:r w:rsidRPr="00BE2790">
        <w:rPr>
          <w:szCs w:val="26"/>
        </w:rPr>
        <w:t>Setup: Checkout code, cài đặt dependencies</w:t>
      </w:r>
    </w:p>
    <w:p w14:paraId="4CDFF4A1" w14:textId="77777777" w:rsidR="00A47660" w:rsidRPr="00BE2790" w:rsidRDefault="00A47660" w:rsidP="000A1E03">
      <w:pPr>
        <w:numPr>
          <w:ilvl w:val="0"/>
          <w:numId w:val="41"/>
        </w:numPr>
        <w:rPr>
          <w:szCs w:val="26"/>
        </w:rPr>
      </w:pPr>
      <w:r w:rsidRPr="00BE2790">
        <w:rPr>
          <w:szCs w:val="26"/>
        </w:rPr>
        <w:t>Backend Testing: Chạy unit test, integration test cho backend</w:t>
      </w:r>
    </w:p>
    <w:p w14:paraId="46B8994F" w14:textId="77777777" w:rsidR="00A47660" w:rsidRPr="00BE2790" w:rsidRDefault="00A47660" w:rsidP="000A1E03">
      <w:pPr>
        <w:numPr>
          <w:ilvl w:val="0"/>
          <w:numId w:val="41"/>
        </w:numPr>
        <w:rPr>
          <w:szCs w:val="26"/>
        </w:rPr>
      </w:pPr>
      <w:r w:rsidRPr="00BE2790">
        <w:rPr>
          <w:szCs w:val="26"/>
        </w:rPr>
        <w:t>Frontend Testing: Chạy unit test, component test cho frontend</w:t>
      </w:r>
    </w:p>
    <w:p w14:paraId="32DE36DA" w14:textId="77777777" w:rsidR="00A47660" w:rsidRPr="00BE2790" w:rsidRDefault="00A47660" w:rsidP="000A1E03">
      <w:pPr>
        <w:numPr>
          <w:ilvl w:val="0"/>
          <w:numId w:val="41"/>
        </w:numPr>
        <w:rPr>
          <w:szCs w:val="26"/>
        </w:rPr>
      </w:pPr>
      <w:r w:rsidRPr="00BE2790">
        <w:rPr>
          <w:szCs w:val="26"/>
        </w:rPr>
        <w:t>E2E Testing: Chạy Cypress test cho các luồng chính</w:t>
      </w:r>
    </w:p>
    <w:p w14:paraId="11EB2A28" w14:textId="77777777" w:rsidR="00A47660" w:rsidRPr="00BE2790" w:rsidRDefault="00A47660" w:rsidP="000A1E03">
      <w:pPr>
        <w:numPr>
          <w:ilvl w:val="0"/>
          <w:numId w:val="41"/>
        </w:numPr>
        <w:rPr>
          <w:szCs w:val="26"/>
        </w:rPr>
      </w:pPr>
      <w:r w:rsidRPr="00BE2790">
        <w:rPr>
          <w:szCs w:val="26"/>
        </w:rPr>
        <w:t>Build: Build ứng dụng frontend và backend</w:t>
      </w:r>
    </w:p>
    <w:p w14:paraId="05BCF5A9" w14:textId="77777777" w:rsidR="00A47660" w:rsidRPr="00BE2790" w:rsidRDefault="00A47660" w:rsidP="000A1E03">
      <w:pPr>
        <w:numPr>
          <w:ilvl w:val="0"/>
          <w:numId w:val="41"/>
        </w:numPr>
        <w:rPr>
          <w:szCs w:val="26"/>
        </w:rPr>
      </w:pPr>
      <w:r w:rsidRPr="00BE2790">
        <w:rPr>
          <w:szCs w:val="26"/>
        </w:rPr>
        <w:t>Deploy: Tự động deploy lên môi trường staging nếu test pass</w:t>
      </w:r>
    </w:p>
    <w:p w14:paraId="3D28FF8E" w14:textId="2E2188A7" w:rsidR="00A47660" w:rsidRPr="00BE2790" w:rsidRDefault="00A47660" w:rsidP="00A47660">
      <w:pPr>
        <w:rPr>
          <w:szCs w:val="26"/>
        </w:rPr>
      </w:pPr>
      <w:r w:rsidRPr="00BE2790">
        <w:rPr>
          <w:szCs w:val="26"/>
        </w:rPr>
        <w:t>- Ưu điểm của tích hợp CI/CD:</w:t>
      </w:r>
    </w:p>
    <w:p w14:paraId="68E0B609" w14:textId="77777777" w:rsidR="00A47660" w:rsidRPr="00BE2790" w:rsidRDefault="00A47660" w:rsidP="000A1E03">
      <w:pPr>
        <w:numPr>
          <w:ilvl w:val="0"/>
          <w:numId w:val="42"/>
        </w:numPr>
        <w:rPr>
          <w:szCs w:val="26"/>
        </w:rPr>
      </w:pPr>
      <w:r w:rsidRPr="00BE2790">
        <w:rPr>
          <w:szCs w:val="26"/>
        </w:rPr>
        <w:t>Phát hiện lỗi ngay khi code mới được thêm vào</w:t>
      </w:r>
    </w:p>
    <w:p w14:paraId="0FB4741A" w14:textId="77777777" w:rsidR="00A47660" w:rsidRPr="00BE2790" w:rsidRDefault="00A47660" w:rsidP="000A1E03">
      <w:pPr>
        <w:numPr>
          <w:ilvl w:val="0"/>
          <w:numId w:val="42"/>
        </w:numPr>
        <w:rPr>
          <w:szCs w:val="26"/>
        </w:rPr>
      </w:pPr>
      <w:r w:rsidRPr="00BE2790">
        <w:rPr>
          <w:szCs w:val="26"/>
        </w:rPr>
        <w:t>Đảm bảo tính ổn định của codebase</w:t>
      </w:r>
    </w:p>
    <w:p w14:paraId="18D6D474" w14:textId="77777777" w:rsidR="00A47660" w:rsidRPr="00BE2790" w:rsidRDefault="00A47660" w:rsidP="000A1E03">
      <w:pPr>
        <w:numPr>
          <w:ilvl w:val="0"/>
          <w:numId w:val="42"/>
        </w:numPr>
        <w:rPr>
          <w:szCs w:val="26"/>
        </w:rPr>
      </w:pPr>
      <w:r w:rsidRPr="00BE2790">
        <w:rPr>
          <w:szCs w:val="26"/>
        </w:rPr>
        <w:t>Tự động hóa quy trình kiểm thử, tiết kiệm thời gian</w:t>
      </w:r>
    </w:p>
    <w:p w14:paraId="04A112CD" w14:textId="77777777" w:rsidR="00A47660" w:rsidRPr="00BE2790" w:rsidRDefault="00A47660" w:rsidP="000A1E03">
      <w:pPr>
        <w:numPr>
          <w:ilvl w:val="0"/>
          <w:numId w:val="42"/>
        </w:numPr>
        <w:rPr>
          <w:szCs w:val="26"/>
        </w:rPr>
      </w:pPr>
      <w:r w:rsidRPr="00BE2790">
        <w:rPr>
          <w:szCs w:val="26"/>
        </w:rPr>
        <w:t>Cung cấp feedback nhanh cho developer</w:t>
      </w:r>
    </w:p>
    <w:p w14:paraId="77D497F9" w14:textId="77777777" w:rsidR="007428E1" w:rsidRPr="00BE2790" w:rsidRDefault="007428E1" w:rsidP="007428E1">
      <w:pPr>
        <w:pStyle w:val="Heading2"/>
        <w:rPr>
          <w:sz w:val="26"/>
          <w:szCs w:val="26"/>
        </w:rPr>
      </w:pPr>
      <w:bookmarkStart w:id="103" w:name="_Toc217218148"/>
      <w:r w:rsidRPr="00BE2790">
        <w:rPr>
          <w:sz w:val="26"/>
          <w:szCs w:val="26"/>
        </w:rPr>
        <w:lastRenderedPageBreak/>
        <w:t>4.5. ÁP DỤNG GENAI TRONG THIẾT KẾ TEST CASE</w:t>
      </w:r>
      <w:bookmarkEnd w:id="103"/>
    </w:p>
    <w:p w14:paraId="31D73434" w14:textId="77777777" w:rsidR="007428E1" w:rsidRPr="00BE2790" w:rsidRDefault="007428E1" w:rsidP="007428E1">
      <w:pPr>
        <w:rPr>
          <w:szCs w:val="26"/>
        </w:rPr>
      </w:pPr>
      <w:r w:rsidRPr="00BE2790">
        <w:rPr>
          <w:szCs w:val="26"/>
        </w:rPr>
        <w:t>Trong đồ án này, Generative AI (GenAI) được sử dụng như một công cụ hỗ trợ trong giai đoạn thiết kế test case, giúp tăng năng suất và độ bao phủ kiểm thử.</w:t>
      </w:r>
    </w:p>
    <w:p w14:paraId="27FA7566" w14:textId="77777777" w:rsidR="007428E1" w:rsidRPr="00BE2790" w:rsidRDefault="007428E1" w:rsidP="007428E1">
      <w:pPr>
        <w:pStyle w:val="Heading3"/>
        <w:rPr>
          <w:sz w:val="26"/>
          <w:szCs w:val="26"/>
        </w:rPr>
      </w:pPr>
      <w:bookmarkStart w:id="104" w:name="_Toc217218149"/>
      <w:r w:rsidRPr="00BE2790">
        <w:rPr>
          <w:sz w:val="26"/>
          <w:szCs w:val="26"/>
        </w:rPr>
        <w:t>4.5.1. Quy trình áp dụng GenAI</w:t>
      </w:r>
      <w:bookmarkEnd w:id="104"/>
    </w:p>
    <w:p w14:paraId="4E76A0F9" w14:textId="77777777" w:rsidR="007428E1" w:rsidRPr="00BE2790" w:rsidRDefault="007428E1" w:rsidP="007428E1">
      <w:pPr>
        <w:rPr>
          <w:szCs w:val="26"/>
        </w:rPr>
      </w:pPr>
      <w:r w:rsidRPr="00BE2790">
        <w:rPr>
          <w:szCs w:val="26"/>
        </w:rPr>
        <w:t>Quy trình áp dụng GenAI trong thiết kế test case bao gồm 4 bước chính:</w:t>
      </w:r>
    </w:p>
    <w:p w14:paraId="0BA878C7" w14:textId="1918A145" w:rsidR="007428E1" w:rsidRPr="00BE2790" w:rsidRDefault="0004655A" w:rsidP="007428E1">
      <w:pPr>
        <w:rPr>
          <w:szCs w:val="26"/>
        </w:rPr>
      </w:pPr>
      <w:r w:rsidRPr="00BE2790">
        <w:rPr>
          <w:szCs w:val="26"/>
        </w:rPr>
        <w:drawing>
          <wp:inline distT="0" distB="0" distL="0" distR="0" wp14:anchorId="60EF8392" wp14:editId="02FE4DA0">
            <wp:extent cx="5940425" cy="645160"/>
            <wp:effectExtent l="0" t="0" r="3175" b="2540"/>
            <wp:docPr id="78777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0454" name=""/>
                    <pic:cNvPicPr/>
                  </pic:nvPicPr>
                  <pic:blipFill>
                    <a:blip r:embed="rId64"/>
                    <a:stretch>
                      <a:fillRect/>
                    </a:stretch>
                  </pic:blipFill>
                  <pic:spPr>
                    <a:xfrm>
                      <a:off x="0" y="0"/>
                      <a:ext cx="5940425" cy="645160"/>
                    </a:xfrm>
                    <a:prstGeom prst="rect">
                      <a:avLst/>
                    </a:prstGeom>
                  </pic:spPr>
                </pic:pic>
              </a:graphicData>
            </a:graphic>
          </wp:inline>
        </w:drawing>
      </w:r>
    </w:p>
    <w:p w14:paraId="380A3EE8" w14:textId="4185BBBC" w:rsidR="007428E1" w:rsidRPr="00BE2790" w:rsidRDefault="007428E1" w:rsidP="007428E1">
      <w:pPr>
        <w:jc w:val="center"/>
        <w:rPr>
          <w:szCs w:val="26"/>
        </w:rPr>
      </w:pPr>
      <w:r w:rsidRPr="00BE2790">
        <w:rPr>
          <w:szCs w:val="26"/>
        </w:rPr>
        <w:t>Hình 4.</w:t>
      </w:r>
      <w:r w:rsidR="00454790" w:rsidRPr="00BE2790">
        <w:rPr>
          <w:szCs w:val="26"/>
        </w:rPr>
        <w:t>4</w:t>
      </w:r>
      <w:r w:rsidRPr="00BE2790">
        <w:rPr>
          <w:szCs w:val="26"/>
        </w:rPr>
        <w:t>: Quy trình sinh test case với GenAI</w:t>
      </w:r>
    </w:p>
    <w:p w14:paraId="5867C9F7" w14:textId="668F0B3F" w:rsidR="007F2D0D" w:rsidRPr="00BE2790" w:rsidRDefault="00471085" w:rsidP="007F2D0D">
      <w:pPr>
        <w:rPr>
          <w:szCs w:val="26"/>
        </w:rPr>
      </w:pPr>
      <w:r w:rsidRPr="00BE2790">
        <w:rPr>
          <w:szCs w:val="26"/>
        </w:rPr>
        <w:t xml:space="preserve">- </w:t>
      </w:r>
      <w:r w:rsidR="007F2D0D" w:rsidRPr="00BE2790">
        <w:rPr>
          <w:szCs w:val="26"/>
        </w:rPr>
        <w:t>Bước 1: Chuẩn bị đầu vào</w:t>
      </w:r>
    </w:p>
    <w:p w14:paraId="20BBF71A" w14:textId="77777777" w:rsidR="007F2D0D" w:rsidRPr="00BE2790" w:rsidRDefault="007F2D0D" w:rsidP="00140013">
      <w:pPr>
        <w:numPr>
          <w:ilvl w:val="0"/>
          <w:numId w:val="43"/>
        </w:numPr>
        <w:rPr>
          <w:szCs w:val="26"/>
        </w:rPr>
      </w:pPr>
      <w:r w:rsidRPr="00BE2790">
        <w:rPr>
          <w:szCs w:val="26"/>
        </w:rPr>
        <w:t>Đặc tả yêu cầu chi tiết của tính năng</w:t>
      </w:r>
    </w:p>
    <w:p w14:paraId="66036946" w14:textId="77777777" w:rsidR="007F2D0D" w:rsidRPr="00BE2790" w:rsidRDefault="007F2D0D" w:rsidP="00140013">
      <w:pPr>
        <w:numPr>
          <w:ilvl w:val="0"/>
          <w:numId w:val="43"/>
        </w:numPr>
        <w:rPr>
          <w:szCs w:val="26"/>
        </w:rPr>
      </w:pPr>
      <w:r w:rsidRPr="00BE2790">
        <w:rPr>
          <w:szCs w:val="26"/>
        </w:rPr>
        <w:t>User story và acceptance criteria</w:t>
      </w:r>
    </w:p>
    <w:p w14:paraId="2BEA918D" w14:textId="77777777" w:rsidR="007F2D0D" w:rsidRPr="00BE2790" w:rsidRDefault="007F2D0D" w:rsidP="00140013">
      <w:pPr>
        <w:numPr>
          <w:ilvl w:val="0"/>
          <w:numId w:val="43"/>
        </w:numPr>
        <w:rPr>
          <w:szCs w:val="26"/>
        </w:rPr>
      </w:pPr>
      <w:r w:rsidRPr="00BE2790">
        <w:rPr>
          <w:szCs w:val="26"/>
        </w:rPr>
        <w:t>Tài liệu thiết kế API (nếu có)</w:t>
      </w:r>
    </w:p>
    <w:p w14:paraId="60DE9002" w14:textId="77777777" w:rsidR="007F2D0D" w:rsidRPr="00BE2790" w:rsidRDefault="007F2D0D" w:rsidP="00140013">
      <w:pPr>
        <w:numPr>
          <w:ilvl w:val="0"/>
          <w:numId w:val="43"/>
        </w:numPr>
        <w:rPr>
          <w:szCs w:val="26"/>
        </w:rPr>
      </w:pPr>
      <w:r w:rsidRPr="00BE2790">
        <w:rPr>
          <w:szCs w:val="26"/>
        </w:rPr>
        <w:t>Các ràng buộc nghiệp vụ và kỹ thuật</w:t>
      </w:r>
    </w:p>
    <w:p w14:paraId="554788FF" w14:textId="1BAB8834" w:rsidR="007F2D0D" w:rsidRPr="00BE2790" w:rsidRDefault="00471085" w:rsidP="007F2D0D">
      <w:pPr>
        <w:rPr>
          <w:szCs w:val="26"/>
        </w:rPr>
      </w:pPr>
      <w:r w:rsidRPr="00BE2790">
        <w:rPr>
          <w:szCs w:val="26"/>
        </w:rPr>
        <w:t xml:space="preserve">- </w:t>
      </w:r>
      <w:r w:rsidR="007F2D0D" w:rsidRPr="00BE2790">
        <w:rPr>
          <w:szCs w:val="26"/>
        </w:rPr>
        <w:t>Bước 2: Tương tác với GenAI</w:t>
      </w:r>
    </w:p>
    <w:p w14:paraId="345F8A89" w14:textId="77777777" w:rsidR="007F2D0D" w:rsidRPr="00BE2790" w:rsidRDefault="007F2D0D" w:rsidP="00140013">
      <w:pPr>
        <w:numPr>
          <w:ilvl w:val="0"/>
          <w:numId w:val="44"/>
        </w:numPr>
        <w:rPr>
          <w:szCs w:val="26"/>
        </w:rPr>
      </w:pPr>
      <w:r w:rsidRPr="00BE2790">
        <w:rPr>
          <w:szCs w:val="26"/>
        </w:rPr>
        <w:t>Cung cấp context đầy đủ về tính năng cần test</w:t>
      </w:r>
    </w:p>
    <w:p w14:paraId="505272D3" w14:textId="77777777" w:rsidR="007F2D0D" w:rsidRPr="00BE2790" w:rsidRDefault="007F2D0D" w:rsidP="00140013">
      <w:pPr>
        <w:numPr>
          <w:ilvl w:val="0"/>
          <w:numId w:val="44"/>
        </w:numPr>
        <w:rPr>
          <w:szCs w:val="26"/>
        </w:rPr>
      </w:pPr>
      <w:r w:rsidRPr="00BE2790">
        <w:rPr>
          <w:szCs w:val="26"/>
        </w:rPr>
        <w:t>Yêu cầu GenAI đề xuất test cases theo các kỹ thuật khác nhau</w:t>
      </w:r>
    </w:p>
    <w:p w14:paraId="060BE651" w14:textId="77777777" w:rsidR="007F2D0D" w:rsidRPr="00BE2790" w:rsidRDefault="007F2D0D" w:rsidP="00140013">
      <w:pPr>
        <w:numPr>
          <w:ilvl w:val="0"/>
          <w:numId w:val="44"/>
        </w:numPr>
        <w:rPr>
          <w:szCs w:val="26"/>
        </w:rPr>
      </w:pPr>
      <w:r w:rsidRPr="00BE2790">
        <w:rPr>
          <w:szCs w:val="26"/>
        </w:rPr>
        <w:t>Phản hồi và tinh chỉnh đề xuất từ GenAI</w:t>
      </w:r>
    </w:p>
    <w:p w14:paraId="118F66DA" w14:textId="55A0846B" w:rsidR="007F2D0D" w:rsidRPr="00BE2790" w:rsidRDefault="00471085" w:rsidP="007F2D0D">
      <w:pPr>
        <w:rPr>
          <w:szCs w:val="26"/>
        </w:rPr>
      </w:pPr>
      <w:r w:rsidRPr="00BE2790">
        <w:rPr>
          <w:szCs w:val="26"/>
        </w:rPr>
        <w:t xml:space="preserve">- </w:t>
      </w:r>
      <w:r w:rsidR="007F2D0D" w:rsidRPr="00BE2790">
        <w:rPr>
          <w:szCs w:val="26"/>
        </w:rPr>
        <w:t>Bước 3: Đánh giá và chỉnh sửa</w:t>
      </w:r>
    </w:p>
    <w:p w14:paraId="4569803A" w14:textId="77777777" w:rsidR="007F2D0D" w:rsidRPr="00BE2790" w:rsidRDefault="007F2D0D" w:rsidP="00140013">
      <w:pPr>
        <w:numPr>
          <w:ilvl w:val="0"/>
          <w:numId w:val="45"/>
        </w:numPr>
        <w:rPr>
          <w:szCs w:val="26"/>
        </w:rPr>
      </w:pPr>
      <w:r w:rsidRPr="00BE2790">
        <w:rPr>
          <w:szCs w:val="26"/>
        </w:rPr>
        <w:t>Đánh giá tính hợp lệ của test case đề xuất</w:t>
      </w:r>
    </w:p>
    <w:p w14:paraId="7B691266" w14:textId="77777777" w:rsidR="007F2D0D" w:rsidRPr="00BE2790" w:rsidRDefault="007F2D0D" w:rsidP="00140013">
      <w:pPr>
        <w:numPr>
          <w:ilvl w:val="0"/>
          <w:numId w:val="45"/>
        </w:numPr>
        <w:rPr>
          <w:szCs w:val="26"/>
        </w:rPr>
      </w:pPr>
      <w:r w:rsidRPr="00BE2790">
        <w:rPr>
          <w:szCs w:val="26"/>
        </w:rPr>
        <w:t>Chỉnh sửa để phù hợp với ngữ cảnh dự án</w:t>
      </w:r>
    </w:p>
    <w:p w14:paraId="08F3D163" w14:textId="77777777" w:rsidR="007F2D0D" w:rsidRPr="00BE2790" w:rsidRDefault="007F2D0D" w:rsidP="00140013">
      <w:pPr>
        <w:numPr>
          <w:ilvl w:val="0"/>
          <w:numId w:val="45"/>
        </w:numPr>
        <w:rPr>
          <w:szCs w:val="26"/>
        </w:rPr>
      </w:pPr>
      <w:r w:rsidRPr="00BE2790">
        <w:rPr>
          <w:szCs w:val="26"/>
        </w:rPr>
        <w:t>Bổ sung các test case đặc thù mà GenAI có thể bỏ sót</w:t>
      </w:r>
    </w:p>
    <w:p w14:paraId="0CB48009" w14:textId="3202ADEA" w:rsidR="007F2D0D" w:rsidRPr="00BE2790" w:rsidRDefault="00471085" w:rsidP="007F2D0D">
      <w:pPr>
        <w:rPr>
          <w:szCs w:val="26"/>
        </w:rPr>
      </w:pPr>
      <w:r w:rsidRPr="00BE2790">
        <w:rPr>
          <w:szCs w:val="26"/>
        </w:rPr>
        <w:t xml:space="preserve">- </w:t>
      </w:r>
      <w:r w:rsidR="007F2D0D" w:rsidRPr="00BE2790">
        <w:rPr>
          <w:szCs w:val="26"/>
        </w:rPr>
        <w:t>Bước 4: Tổng hợp và chuẩn hóa</w:t>
      </w:r>
    </w:p>
    <w:p w14:paraId="03A08E2C" w14:textId="77777777" w:rsidR="007F2D0D" w:rsidRPr="00BE2790" w:rsidRDefault="007F2D0D" w:rsidP="00140013">
      <w:pPr>
        <w:numPr>
          <w:ilvl w:val="0"/>
          <w:numId w:val="46"/>
        </w:numPr>
        <w:rPr>
          <w:szCs w:val="26"/>
        </w:rPr>
      </w:pPr>
      <w:r w:rsidRPr="00BE2790">
        <w:rPr>
          <w:szCs w:val="26"/>
        </w:rPr>
        <w:t>Tổng hợp test case vào danh sách chính thức</w:t>
      </w:r>
    </w:p>
    <w:p w14:paraId="417AEA9A" w14:textId="77777777" w:rsidR="007F2D0D" w:rsidRPr="00BE2790" w:rsidRDefault="007F2D0D" w:rsidP="00140013">
      <w:pPr>
        <w:numPr>
          <w:ilvl w:val="0"/>
          <w:numId w:val="46"/>
        </w:numPr>
        <w:rPr>
          <w:szCs w:val="26"/>
        </w:rPr>
      </w:pPr>
      <w:r w:rsidRPr="00BE2790">
        <w:rPr>
          <w:szCs w:val="26"/>
        </w:rPr>
        <w:t>Chuẩn hóa định dạng theo template của dự án</w:t>
      </w:r>
    </w:p>
    <w:p w14:paraId="2386EDC3" w14:textId="77777777" w:rsidR="007F2D0D" w:rsidRPr="00BE2790" w:rsidRDefault="007F2D0D" w:rsidP="00140013">
      <w:pPr>
        <w:numPr>
          <w:ilvl w:val="0"/>
          <w:numId w:val="46"/>
        </w:numPr>
        <w:rPr>
          <w:szCs w:val="26"/>
        </w:rPr>
      </w:pPr>
      <w:r w:rsidRPr="00BE2790">
        <w:rPr>
          <w:szCs w:val="26"/>
        </w:rPr>
        <w:t>Thêm vào hệ thống quản lý test case</w:t>
      </w:r>
    </w:p>
    <w:p w14:paraId="4B9C08F9" w14:textId="77777777" w:rsidR="004E047A" w:rsidRPr="00BE2790" w:rsidRDefault="004E047A" w:rsidP="004E047A">
      <w:pPr>
        <w:pStyle w:val="Heading3"/>
        <w:rPr>
          <w:sz w:val="26"/>
          <w:szCs w:val="26"/>
        </w:rPr>
      </w:pPr>
      <w:bookmarkStart w:id="105" w:name="_Toc217218150"/>
      <w:r w:rsidRPr="00BE2790">
        <w:rPr>
          <w:sz w:val="26"/>
          <w:szCs w:val="26"/>
        </w:rPr>
        <w:t>4.5.2. Ví dụ áp dụng GenAI cho chức năng đăng nhập</w:t>
      </w:r>
      <w:bookmarkEnd w:id="105"/>
    </w:p>
    <w:p w14:paraId="3C11119F" w14:textId="6E9381FF" w:rsidR="004E047A" w:rsidRPr="00BE2790" w:rsidRDefault="00F12141" w:rsidP="004E047A">
      <w:pPr>
        <w:rPr>
          <w:szCs w:val="26"/>
        </w:rPr>
      </w:pPr>
      <w:r w:rsidRPr="00BE2790">
        <w:rPr>
          <w:szCs w:val="26"/>
        </w:rPr>
        <w:t xml:space="preserve">- </w:t>
      </w:r>
      <w:r w:rsidR="004E047A" w:rsidRPr="00BE2790">
        <w:rPr>
          <w:szCs w:val="26"/>
        </w:rPr>
        <w:t>Đầu vào cung cấp cho GenAI:</w:t>
      </w:r>
    </w:p>
    <w:p w14:paraId="5BF84D87" w14:textId="77777777" w:rsidR="004E047A" w:rsidRPr="00BE2790" w:rsidRDefault="004E047A" w:rsidP="00535960">
      <w:pPr>
        <w:pStyle w:val="ListParagraph"/>
        <w:numPr>
          <w:ilvl w:val="0"/>
          <w:numId w:val="48"/>
        </w:numPr>
        <w:rPr>
          <w:szCs w:val="26"/>
        </w:rPr>
      </w:pPr>
      <w:r w:rsidRPr="00BE2790">
        <w:rPr>
          <w:szCs w:val="26"/>
        </w:rPr>
        <w:lastRenderedPageBreak/>
        <w:t>Chức năng: Đăng nhập hệ thống eCommerce</w:t>
      </w:r>
    </w:p>
    <w:p w14:paraId="5FC32542" w14:textId="77777777" w:rsidR="004E047A" w:rsidRPr="00BE2790" w:rsidRDefault="004E047A" w:rsidP="00535960">
      <w:pPr>
        <w:pStyle w:val="ListParagraph"/>
        <w:numPr>
          <w:ilvl w:val="0"/>
          <w:numId w:val="48"/>
        </w:numPr>
        <w:rPr>
          <w:szCs w:val="26"/>
        </w:rPr>
      </w:pPr>
      <w:r w:rsidRPr="00BE2790">
        <w:rPr>
          <w:szCs w:val="26"/>
        </w:rPr>
        <w:t>Input: email (string), password (string)</w:t>
      </w:r>
    </w:p>
    <w:p w14:paraId="5C79406C" w14:textId="77777777" w:rsidR="004E047A" w:rsidRPr="00BE2790" w:rsidRDefault="004E047A" w:rsidP="00535960">
      <w:pPr>
        <w:pStyle w:val="ListParagraph"/>
        <w:numPr>
          <w:ilvl w:val="0"/>
          <w:numId w:val="48"/>
        </w:numPr>
        <w:rPr>
          <w:szCs w:val="26"/>
        </w:rPr>
      </w:pPr>
      <w:r w:rsidRPr="00BE2790">
        <w:rPr>
          <w:szCs w:val="26"/>
        </w:rPr>
        <w:t>Output: JWT token và thông tin user nếu thành công, thông báo lỗi nếu thất bại</w:t>
      </w:r>
    </w:p>
    <w:p w14:paraId="32A95B35" w14:textId="77777777" w:rsidR="004E047A" w:rsidRPr="00BE2790" w:rsidRDefault="004E047A" w:rsidP="00535960">
      <w:pPr>
        <w:pStyle w:val="ListParagraph"/>
        <w:numPr>
          <w:ilvl w:val="0"/>
          <w:numId w:val="48"/>
        </w:numPr>
        <w:rPr>
          <w:szCs w:val="26"/>
        </w:rPr>
      </w:pPr>
      <w:r w:rsidRPr="00BE2790">
        <w:rPr>
          <w:szCs w:val="26"/>
        </w:rPr>
        <w:t xml:space="preserve">Yêu cầu: </w:t>
      </w:r>
    </w:p>
    <w:p w14:paraId="261CD047" w14:textId="05F129CE" w:rsidR="004E047A" w:rsidRPr="00BE2790" w:rsidRDefault="004E047A" w:rsidP="00535960">
      <w:pPr>
        <w:pStyle w:val="ListParagraph"/>
        <w:numPr>
          <w:ilvl w:val="1"/>
          <w:numId w:val="49"/>
        </w:numPr>
        <w:rPr>
          <w:szCs w:val="26"/>
        </w:rPr>
      </w:pPr>
      <w:r w:rsidRPr="00BE2790">
        <w:rPr>
          <w:szCs w:val="26"/>
        </w:rPr>
        <w:t>Email phải đúng định dạng</w:t>
      </w:r>
    </w:p>
    <w:p w14:paraId="3A6F0D55" w14:textId="4ED3BA4D" w:rsidR="004E047A" w:rsidRPr="00BE2790" w:rsidRDefault="004E047A" w:rsidP="00535960">
      <w:pPr>
        <w:pStyle w:val="ListParagraph"/>
        <w:numPr>
          <w:ilvl w:val="1"/>
          <w:numId w:val="49"/>
        </w:numPr>
        <w:rPr>
          <w:szCs w:val="26"/>
        </w:rPr>
      </w:pPr>
      <w:r w:rsidRPr="00BE2790">
        <w:rPr>
          <w:szCs w:val="26"/>
        </w:rPr>
        <w:t>Password tối thiểu 6 ký tự</w:t>
      </w:r>
    </w:p>
    <w:p w14:paraId="515F520A" w14:textId="74726B23" w:rsidR="004E047A" w:rsidRPr="00BE2790" w:rsidRDefault="004E047A" w:rsidP="00535960">
      <w:pPr>
        <w:pStyle w:val="ListParagraph"/>
        <w:numPr>
          <w:ilvl w:val="1"/>
          <w:numId w:val="49"/>
        </w:numPr>
        <w:rPr>
          <w:szCs w:val="26"/>
        </w:rPr>
      </w:pPr>
      <w:r w:rsidRPr="00BE2790">
        <w:rPr>
          <w:szCs w:val="26"/>
        </w:rPr>
        <w:t>Tài khoản phải tồn tại và không bị khóa</w:t>
      </w:r>
    </w:p>
    <w:p w14:paraId="50DB3381" w14:textId="3FC3CAEC" w:rsidR="004E047A" w:rsidRPr="00BE2790" w:rsidRDefault="004E047A" w:rsidP="00535960">
      <w:pPr>
        <w:pStyle w:val="ListParagraph"/>
        <w:numPr>
          <w:ilvl w:val="1"/>
          <w:numId w:val="49"/>
        </w:numPr>
        <w:rPr>
          <w:szCs w:val="26"/>
        </w:rPr>
      </w:pPr>
      <w:r w:rsidRPr="00BE2790">
        <w:rPr>
          <w:szCs w:val="26"/>
        </w:rPr>
        <w:t>Mật khẩu phải khớp với tài khoản</w:t>
      </w:r>
    </w:p>
    <w:p w14:paraId="1E37407B" w14:textId="41FD000C" w:rsidR="004E047A" w:rsidRPr="00BE2790" w:rsidRDefault="005C76CE" w:rsidP="004E047A">
      <w:pPr>
        <w:rPr>
          <w:szCs w:val="26"/>
        </w:rPr>
      </w:pPr>
      <w:r w:rsidRPr="00BE2790">
        <w:rPr>
          <w:szCs w:val="26"/>
        </w:rPr>
        <w:t xml:space="preserve">- </w:t>
      </w:r>
      <w:r w:rsidR="004E047A" w:rsidRPr="00BE2790">
        <w:rPr>
          <w:szCs w:val="26"/>
        </w:rPr>
        <w:t>Đề xuất từ GenAI:</w:t>
      </w:r>
    </w:p>
    <w:p w14:paraId="5C95FC72" w14:textId="6A7B9BE6" w:rsidR="004E047A" w:rsidRPr="00BE2790" w:rsidRDefault="004E047A" w:rsidP="00D567F6">
      <w:pPr>
        <w:jc w:val="center"/>
        <w:rPr>
          <w:szCs w:val="26"/>
        </w:rPr>
      </w:pPr>
      <w:r w:rsidRPr="00BE2790">
        <w:rPr>
          <w:szCs w:val="26"/>
        </w:rPr>
        <w:t>Test cases đề xuất:</w:t>
      </w:r>
    </w:p>
    <w:p w14:paraId="01029602" w14:textId="77777777" w:rsidR="004E047A" w:rsidRPr="00BE2790" w:rsidRDefault="004E047A" w:rsidP="004E047A">
      <w:pPr>
        <w:rPr>
          <w:szCs w:val="26"/>
        </w:rPr>
      </w:pPr>
      <w:r w:rsidRPr="00BE2790">
        <w:rPr>
          <w:szCs w:val="26"/>
        </w:rPr>
        <w:t>1. Đăng nhập thành công:</w:t>
      </w:r>
    </w:p>
    <w:p w14:paraId="5B41701D" w14:textId="77777777" w:rsidR="004E047A" w:rsidRPr="00BE2790" w:rsidRDefault="004E047A" w:rsidP="004E047A">
      <w:pPr>
        <w:rPr>
          <w:szCs w:val="26"/>
        </w:rPr>
      </w:pPr>
      <w:r w:rsidRPr="00BE2790">
        <w:rPr>
          <w:szCs w:val="26"/>
        </w:rPr>
        <w:t xml:space="preserve">   - Input: email hợp lệ, password đúng</w:t>
      </w:r>
    </w:p>
    <w:p w14:paraId="07834FBA" w14:textId="46E4ECD6" w:rsidR="004E047A" w:rsidRPr="00BE2790" w:rsidRDefault="004E047A" w:rsidP="004E047A">
      <w:pPr>
        <w:rPr>
          <w:szCs w:val="26"/>
        </w:rPr>
      </w:pPr>
      <w:r w:rsidRPr="00BE2790">
        <w:rPr>
          <w:szCs w:val="26"/>
        </w:rPr>
        <w:t xml:space="preserve">   - Expected: HTTP 200, có token và user info</w:t>
      </w:r>
    </w:p>
    <w:p w14:paraId="539638DC" w14:textId="77777777" w:rsidR="004E047A" w:rsidRPr="00BE2790" w:rsidRDefault="004E047A" w:rsidP="004E047A">
      <w:pPr>
        <w:rPr>
          <w:szCs w:val="26"/>
        </w:rPr>
      </w:pPr>
      <w:r w:rsidRPr="00BE2790">
        <w:rPr>
          <w:szCs w:val="26"/>
        </w:rPr>
        <w:t>2. Email không đúng định dạng:</w:t>
      </w:r>
    </w:p>
    <w:p w14:paraId="451022CB" w14:textId="77777777" w:rsidR="004E047A" w:rsidRPr="00BE2790" w:rsidRDefault="004E047A" w:rsidP="004E047A">
      <w:pPr>
        <w:rPr>
          <w:szCs w:val="26"/>
        </w:rPr>
      </w:pPr>
      <w:r w:rsidRPr="00BE2790">
        <w:rPr>
          <w:szCs w:val="26"/>
        </w:rPr>
        <w:t xml:space="preserve">   - Input: email không có @, password bất kỳ</w:t>
      </w:r>
    </w:p>
    <w:p w14:paraId="6642D625" w14:textId="3294C723" w:rsidR="004E047A" w:rsidRPr="00BE2790" w:rsidRDefault="004E047A" w:rsidP="004E047A">
      <w:pPr>
        <w:rPr>
          <w:szCs w:val="26"/>
        </w:rPr>
      </w:pPr>
      <w:r w:rsidRPr="00BE2790">
        <w:rPr>
          <w:szCs w:val="26"/>
        </w:rPr>
        <w:t xml:space="preserve">   - Expected: HTTP 400, thông báo "Email không hợp lệ"</w:t>
      </w:r>
    </w:p>
    <w:p w14:paraId="2D1E418E" w14:textId="77777777" w:rsidR="004E047A" w:rsidRPr="00BE2790" w:rsidRDefault="004E047A" w:rsidP="004E047A">
      <w:pPr>
        <w:rPr>
          <w:szCs w:val="26"/>
        </w:rPr>
      </w:pPr>
      <w:r w:rsidRPr="00BE2790">
        <w:rPr>
          <w:szCs w:val="26"/>
        </w:rPr>
        <w:t>3. Password quá ngắn:</w:t>
      </w:r>
    </w:p>
    <w:p w14:paraId="7CC59E94" w14:textId="77777777" w:rsidR="004E047A" w:rsidRPr="00BE2790" w:rsidRDefault="004E047A" w:rsidP="004E047A">
      <w:pPr>
        <w:rPr>
          <w:szCs w:val="26"/>
        </w:rPr>
      </w:pPr>
      <w:r w:rsidRPr="00BE2790">
        <w:rPr>
          <w:szCs w:val="26"/>
        </w:rPr>
        <w:t xml:space="preserve">   - Input: email hợp lệ, password ít hơn 6 ký tự</w:t>
      </w:r>
    </w:p>
    <w:p w14:paraId="6C1ABDFF" w14:textId="50373ABA" w:rsidR="004E047A" w:rsidRPr="00BE2790" w:rsidRDefault="004E047A" w:rsidP="004E047A">
      <w:pPr>
        <w:rPr>
          <w:szCs w:val="26"/>
        </w:rPr>
      </w:pPr>
      <w:r w:rsidRPr="00BE2790">
        <w:rPr>
          <w:szCs w:val="26"/>
        </w:rPr>
        <w:t xml:space="preserve">   - Expected: HTTP 400, thông báo "Mật khẩu phải có ít nhất 6 ký tự"</w:t>
      </w:r>
    </w:p>
    <w:p w14:paraId="58F7D56C" w14:textId="77777777" w:rsidR="004E047A" w:rsidRPr="00BE2790" w:rsidRDefault="004E047A" w:rsidP="004E047A">
      <w:pPr>
        <w:rPr>
          <w:szCs w:val="26"/>
        </w:rPr>
      </w:pPr>
      <w:r w:rsidRPr="00BE2790">
        <w:rPr>
          <w:szCs w:val="26"/>
        </w:rPr>
        <w:t>4. Tài khoản không tồn tại:</w:t>
      </w:r>
    </w:p>
    <w:p w14:paraId="36C37EC1" w14:textId="77777777" w:rsidR="004E047A" w:rsidRPr="00BE2790" w:rsidRDefault="004E047A" w:rsidP="004E047A">
      <w:pPr>
        <w:rPr>
          <w:szCs w:val="26"/>
        </w:rPr>
      </w:pPr>
      <w:r w:rsidRPr="00BE2790">
        <w:rPr>
          <w:szCs w:val="26"/>
        </w:rPr>
        <w:t xml:space="preserve">   - Input: email chưa đăng ký, password bất kỳ</w:t>
      </w:r>
    </w:p>
    <w:p w14:paraId="01AA069E" w14:textId="026F0D3A" w:rsidR="004E047A" w:rsidRPr="00BE2790" w:rsidRDefault="004E047A" w:rsidP="004E047A">
      <w:pPr>
        <w:rPr>
          <w:szCs w:val="26"/>
        </w:rPr>
      </w:pPr>
      <w:r w:rsidRPr="00BE2790">
        <w:rPr>
          <w:szCs w:val="26"/>
        </w:rPr>
        <w:t xml:space="preserve">   - Expected: HTTP 401, thông báo "Thông tin đăng nhập không chính xác"</w:t>
      </w:r>
    </w:p>
    <w:p w14:paraId="72CC9DEF" w14:textId="77777777" w:rsidR="004E047A" w:rsidRPr="00BE2790" w:rsidRDefault="004E047A" w:rsidP="004E047A">
      <w:pPr>
        <w:rPr>
          <w:szCs w:val="26"/>
        </w:rPr>
      </w:pPr>
      <w:r w:rsidRPr="00BE2790">
        <w:rPr>
          <w:szCs w:val="26"/>
        </w:rPr>
        <w:t>5. Tài khoản bị khóa:</w:t>
      </w:r>
    </w:p>
    <w:p w14:paraId="2ED3BF0E" w14:textId="77777777" w:rsidR="004E047A" w:rsidRPr="00BE2790" w:rsidRDefault="004E047A" w:rsidP="004E047A">
      <w:pPr>
        <w:rPr>
          <w:szCs w:val="26"/>
        </w:rPr>
      </w:pPr>
      <w:r w:rsidRPr="00BE2790">
        <w:rPr>
          <w:szCs w:val="26"/>
        </w:rPr>
        <w:t xml:space="preserve">   - Input: email của tài khoản bị khóa, password đúng</w:t>
      </w:r>
    </w:p>
    <w:p w14:paraId="3F138AB0" w14:textId="5592D22A" w:rsidR="004E047A" w:rsidRPr="00BE2790" w:rsidRDefault="004E047A" w:rsidP="004E047A">
      <w:pPr>
        <w:rPr>
          <w:szCs w:val="26"/>
        </w:rPr>
      </w:pPr>
      <w:r w:rsidRPr="00BE2790">
        <w:rPr>
          <w:szCs w:val="26"/>
        </w:rPr>
        <w:t xml:space="preserve">   - Expected: HTTP 403, thông báo "Tài khoản đã bị khóa"</w:t>
      </w:r>
    </w:p>
    <w:p w14:paraId="6BBC49CB" w14:textId="77777777" w:rsidR="004E047A" w:rsidRPr="00BE2790" w:rsidRDefault="004E047A" w:rsidP="004E047A">
      <w:pPr>
        <w:rPr>
          <w:szCs w:val="26"/>
        </w:rPr>
      </w:pPr>
      <w:r w:rsidRPr="00BE2790">
        <w:rPr>
          <w:szCs w:val="26"/>
        </w:rPr>
        <w:t>6. Password không đúng:</w:t>
      </w:r>
    </w:p>
    <w:p w14:paraId="3167D201" w14:textId="77777777" w:rsidR="004E047A" w:rsidRPr="00BE2790" w:rsidRDefault="004E047A" w:rsidP="004E047A">
      <w:pPr>
        <w:rPr>
          <w:szCs w:val="26"/>
        </w:rPr>
      </w:pPr>
      <w:r w:rsidRPr="00BE2790">
        <w:rPr>
          <w:szCs w:val="26"/>
        </w:rPr>
        <w:t xml:space="preserve">   - Input: email hợp lệ, password sai</w:t>
      </w:r>
    </w:p>
    <w:p w14:paraId="7A0E0D90" w14:textId="40C56792" w:rsidR="004E047A" w:rsidRPr="00BE2790" w:rsidRDefault="004E047A" w:rsidP="004E047A">
      <w:pPr>
        <w:rPr>
          <w:szCs w:val="26"/>
        </w:rPr>
      </w:pPr>
      <w:r w:rsidRPr="00BE2790">
        <w:rPr>
          <w:szCs w:val="26"/>
        </w:rPr>
        <w:t xml:space="preserve">   - Expected: HTTP 401, thông báo "Thông tin đăng nhập không chính xác"</w:t>
      </w:r>
    </w:p>
    <w:p w14:paraId="082B388A" w14:textId="77777777" w:rsidR="004E047A" w:rsidRPr="00BE2790" w:rsidRDefault="004E047A" w:rsidP="004E047A">
      <w:pPr>
        <w:rPr>
          <w:szCs w:val="26"/>
        </w:rPr>
      </w:pPr>
      <w:r w:rsidRPr="00BE2790">
        <w:rPr>
          <w:szCs w:val="26"/>
        </w:rPr>
        <w:t>7. Thiếu email:</w:t>
      </w:r>
    </w:p>
    <w:p w14:paraId="7D24B6E8" w14:textId="77777777" w:rsidR="004E047A" w:rsidRPr="00BE2790" w:rsidRDefault="004E047A" w:rsidP="004E047A">
      <w:pPr>
        <w:rPr>
          <w:szCs w:val="26"/>
        </w:rPr>
      </w:pPr>
      <w:r w:rsidRPr="00BE2790">
        <w:rPr>
          <w:szCs w:val="26"/>
        </w:rPr>
        <w:lastRenderedPageBreak/>
        <w:t xml:space="preserve">   - Input: chỉ có password</w:t>
      </w:r>
    </w:p>
    <w:p w14:paraId="3A2F9072" w14:textId="2B3F0952" w:rsidR="004E047A" w:rsidRPr="00BE2790" w:rsidRDefault="004E047A" w:rsidP="004E047A">
      <w:pPr>
        <w:rPr>
          <w:szCs w:val="26"/>
        </w:rPr>
      </w:pPr>
      <w:r w:rsidRPr="00BE2790">
        <w:rPr>
          <w:szCs w:val="26"/>
        </w:rPr>
        <w:t xml:space="preserve">   - Expected: HTTP 400, thông báo "Email là bắt buộc"</w:t>
      </w:r>
    </w:p>
    <w:p w14:paraId="4DC53417" w14:textId="77777777" w:rsidR="004E047A" w:rsidRPr="00BE2790" w:rsidRDefault="004E047A" w:rsidP="004E047A">
      <w:pPr>
        <w:rPr>
          <w:szCs w:val="26"/>
        </w:rPr>
      </w:pPr>
      <w:r w:rsidRPr="00BE2790">
        <w:rPr>
          <w:szCs w:val="26"/>
        </w:rPr>
        <w:t>8. Thiếu password:</w:t>
      </w:r>
    </w:p>
    <w:p w14:paraId="216C258F" w14:textId="77777777" w:rsidR="004E047A" w:rsidRPr="00BE2790" w:rsidRDefault="004E047A" w:rsidP="004E047A">
      <w:pPr>
        <w:rPr>
          <w:szCs w:val="26"/>
        </w:rPr>
      </w:pPr>
      <w:r w:rsidRPr="00BE2790">
        <w:rPr>
          <w:szCs w:val="26"/>
        </w:rPr>
        <w:t xml:space="preserve">   - Input: chỉ có email</w:t>
      </w:r>
    </w:p>
    <w:p w14:paraId="4CE99233" w14:textId="77777777" w:rsidR="004E047A" w:rsidRPr="00BE2790" w:rsidRDefault="004E047A" w:rsidP="004E047A">
      <w:pPr>
        <w:rPr>
          <w:szCs w:val="26"/>
        </w:rPr>
      </w:pPr>
      <w:r w:rsidRPr="00BE2790">
        <w:rPr>
          <w:szCs w:val="26"/>
        </w:rPr>
        <w:t xml:space="preserve">   - Expected: HTTP 400, thông báo "Mật khẩu là bắt buộc"</w:t>
      </w:r>
    </w:p>
    <w:p w14:paraId="379A91A9" w14:textId="77777777" w:rsidR="004E047A" w:rsidRPr="00BE2790" w:rsidRDefault="004E047A" w:rsidP="00F052E9">
      <w:pPr>
        <w:pStyle w:val="Heading3"/>
        <w:rPr>
          <w:sz w:val="26"/>
          <w:szCs w:val="26"/>
        </w:rPr>
      </w:pPr>
      <w:bookmarkStart w:id="106" w:name="_Toc217218151"/>
      <w:r w:rsidRPr="00BE2790">
        <w:rPr>
          <w:sz w:val="26"/>
          <w:szCs w:val="26"/>
        </w:rPr>
        <w:t>4.5.3. Chỉnh sửa và hoàn thiện</w:t>
      </w:r>
      <w:bookmarkEnd w:id="106"/>
    </w:p>
    <w:p w14:paraId="3FD2BFC9" w14:textId="77777777" w:rsidR="004E047A" w:rsidRPr="00BE2790" w:rsidRDefault="004E047A" w:rsidP="004E047A">
      <w:pPr>
        <w:rPr>
          <w:szCs w:val="26"/>
        </w:rPr>
      </w:pPr>
      <w:r w:rsidRPr="00BE2790">
        <w:rPr>
          <w:szCs w:val="26"/>
        </w:rPr>
        <w:t>Từ đề xuất của GenAI, nhóm tiến hành chỉnh sửa để phù hợp với thực tế triển khai:</w:t>
      </w:r>
    </w:p>
    <w:p w14:paraId="13144F20" w14:textId="77777777" w:rsidR="004E047A" w:rsidRPr="00BE2790" w:rsidRDefault="004E047A" w:rsidP="00140013">
      <w:pPr>
        <w:numPr>
          <w:ilvl w:val="0"/>
          <w:numId w:val="47"/>
        </w:numPr>
        <w:rPr>
          <w:szCs w:val="26"/>
        </w:rPr>
      </w:pPr>
      <w:r w:rsidRPr="00BE2790">
        <w:rPr>
          <w:szCs w:val="26"/>
        </w:rPr>
        <w:t>Thêm test case cho SQL injection: GenAI không đề xuất test case bảo mật</w:t>
      </w:r>
    </w:p>
    <w:p w14:paraId="0D2C2E95" w14:textId="77777777" w:rsidR="004E047A" w:rsidRPr="00BE2790" w:rsidRDefault="004E047A" w:rsidP="00140013">
      <w:pPr>
        <w:numPr>
          <w:ilvl w:val="0"/>
          <w:numId w:val="47"/>
        </w:numPr>
        <w:rPr>
          <w:szCs w:val="26"/>
        </w:rPr>
      </w:pPr>
      <w:r w:rsidRPr="00BE2790">
        <w:rPr>
          <w:szCs w:val="26"/>
        </w:rPr>
        <w:t>Điều chỉnh mã lỗi: Theo đúng implementation trong dự án</w:t>
      </w:r>
    </w:p>
    <w:p w14:paraId="7303C731" w14:textId="77777777" w:rsidR="004E047A" w:rsidRPr="00BE2790" w:rsidRDefault="004E047A" w:rsidP="00140013">
      <w:pPr>
        <w:numPr>
          <w:ilvl w:val="0"/>
          <w:numId w:val="47"/>
        </w:numPr>
        <w:rPr>
          <w:szCs w:val="26"/>
        </w:rPr>
      </w:pPr>
      <w:r w:rsidRPr="00BE2790">
        <w:rPr>
          <w:szCs w:val="26"/>
        </w:rPr>
        <w:t>Bổ sung test case performance: Kiểm tra thời gian response với nhiều request</w:t>
      </w:r>
    </w:p>
    <w:p w14:paraId="72FDA46D" w14:textId="77777777" w:rsidR="004E047A" w:rsidRPr="00BE2790" w:rsidRDefault="004E047A" w:rsidP="00140013">
      <w:pPr>
        <w:numPr>
          <w:ilvl w:val="0"/>
          <w:numId w:val="47"/>
        </w:numPr>
        <w:rPr>
          <w:szCs w:val="26"/>
        </w:rPr>
      </w:pPr>
      <w:r w:rsidRPr="00BE2790">
        <w:rPr>
          <w:szCs w:val="26"/>
        </w:rPr>
        <w:t>Chuẩn hóa định dạng: Theo template test case của dự án</w:t>
      </w:r>
    </w:p>
    <w:p w14:paraId="0799CCBB" w14:textId="77777777" w:rsidR="004E047A" w:rsidRPr="00BE2790" w:rsidRDefault="004E047A" w:rsidP="00F052E9">
      <w:pPr>
        <w:pStyle w:val="Heading3"/>
        <w:rPr>
          <w:sz w:val="26"/>
          <w:szCs w:val="26"/>
        </w:rPr>
      </w:pPr>
      <w:bookmarkStart w:id="107" w:name="_Toc217218152"/>
      <w:r w:rsidRPr="00BE2790">
        <w:rPr>
          <w:sz w:val="26"/>
          <w:szCs w:val="26"/>
        </w:rPr>
        <w:t>4.5.4. Lợi ích và hạn chế</w:t>
      </w:r>
      <w:bookmarkEnd w:id="107"/>
    </w:p>
    <w:p w14:paraId="324FE166" w14:textId="30EDA054" w:rsidR="004E047A" w:rsidRPr="00BE2790" w:rsidRDefault="00F052E9" w:rsidP="004E047A">
      <w:pPr>
        <w:rPr>
          <w:szCs w:val="26"/>
        </w:rPr>
      </w:pPr>
      <w:r w:rsidRPr="00BE2790">
        <w:rPr>
          <w:szCs w:val="26"/>
        </w:rPr>
        <w:t xml:space="preserve">- </w:t>
      </w:r>
      <w:r w:rsidR="004E047A" w:rsidRPr="00BE2790">
        <w:rPr>
          <w:szCs w:val="26"/>
        </w:rPr>
        <w:t>Lợi ích:</w:t>
      </w:r>
    </w:p>
    <w:p w14:paraId="3D86DA20" w14:textId="77777777" w:rsidR="004E047A" w:rsidRPr="00BE2790" w:rsidRDefault="004E047A" w:rsidP="00535960">
      <w:pPr>
        <w:numPr>
          <w:ilvl w:val="0"/>
          <w:numId w:val="50"/>
        </w:numPr>
        <w:rPr>
          <w:szCs w:val="26"/>
        </w:rPr>
      </w:pPr>
      <w:r w:rsidRPr="00BE2790">
        <w:rPr>
          <w:szCs w:val="26"/>
        </w:rPr>
        <w:t>Tăng tốc độ thiết kế test case, đặc biệt với các tính năng phức tạp</w:t>
      </w:r>
    </w:p>
    <w:p w14:paraId="796ACFD1" w14:textId="77777777" w:rsidR="004E047A" w:rsidRPr="00BE2790" w:rsidRDefault="004E047A" w:rsidP="00535960">
      <w:pPr>
        <w:numPr>
          <w:ilvl w:val="0"/>
          <w:numId w:val="50"/>
        </w:numPr>
        <w:rPr>
          <w:szCs w:val="26"/>
        </w:rPr>
      </w:pPr>
      <w:r w:rsidRPr="00BE2790">
        <w:rPr>
          <w:szCs w:val="26"/>
        </w:rPr>
        <w:t>Đề xuất các test case mà tester có thể bỏ sót</w:t>
      </w:r>
    </w:p>
    <w:p w14:paraId="11B38F19" w14:textId="77777777" w:rsidR="004E047A" w:rsidRPr="00BE2790" w:rsidRDefault="004E047A" w:rsidP="00535960">
      <w:pPr>
        <w:numPr>
          <w:ilvl w:val="0"/>
          <w:numId w:val="50"/>
        </w:numPr>
        <w:rPr>
          <w:szCs w:val="26"/>
        </w:rPr>
      </w:pPr>
      <w:r w:rsidRPr="00BE2790">
        <w:rPr>
          <w:szCs w:val="26"/>
        </w:rPr>
        <w:t>Hỗ trợ brainstorming và mở rộng phạm vi kiểm thử</w:t>
      </w:r>
    </w:p>
    <w:p w14:paraId="30856376" w14:textId="77777777" w:rsidR="004E047A" w:rsidRPr="00BE2790" w:rsidRDefault="004E047A" w:rsidP="00535960">
      <w:pPr>
        <w:numPr>
          <w:ilvl w:val="0"/>
          <w:numId w:val="50"/>
        </w:numPr>
        <w:rPr>
          <w:szCs w:val="26"/>
        </w:rPr>
      </w:pPr>
      <w:r w:rsidRPr="00BE2790">
        <w:rPr>
          <w:szCs w:val="26"/>
        </w:rPr>
        <w:t>Giảm thiểu bias trong thiết kế test case</w:t>
      </w:r>
    </w:p>
    <w:p w14:paraId="0845743F" w14:textId="54EDFF0C" w:rsidR="004E047A" w:rsidRPr="00BE2790" w:rsidRDefault="00F052E9" w:rsidP="004E047A">
      <w:pPr>
        <w:rPr>
          <w:szCs w:val="26"/>
        </w:rPr>
      </w:pPr>
      <w:r w:rsidRPr="00BE2790">
        <w:rPr>
          <w:szCs w:val="26"/>
        </w:rPr>
        <w:t xml:space="preserve">- </w:t>
      </w:r>
      <w:r w:rsidR="004E047A" w:rsidRPr="00BE2790">
        <w:rPr>
          <w:szCs w:val="26"/>
        </w:rPr>
        <w:t>Hạn chế:</w:t>
      </w:r>
    </w:p>
    <w:p w14:paraId="6B894836" w14:textId="77777777" w:rsidR="004E047A" w:rsidRPr="00BE2790" w:rsidRDefault="004E047A" w:rsidP="00535960">
      <w:pPr>
        <w:numPr>
          <w:ilvl w:val="0"/>
          <w:numId w:val="51"/>
        </w:numPr>
        <w:rPr>
          <w:szCs w:val="26"/>
        </w:rPr>
      </w:pPr>
      <w:r w:rsidRPr="00BE2790">
        <w:rPr>
          <w:szCs w:val="26"/>
        </w:rPr>
        <w:t>Cần kiểm tra tính chính xác của test case đề xuất</w:t>
      </w:r>
    </w:p>
    <w:p w14:paraId="0CA429B8" w14:textId="77777777" w:rsidR="004E047A" w:rsidRPr="00BE2790" w:rsidRDefault="004E047A" w:rsidP="00535960">
      <w:pPr>
        <w:numPr>
          <w:ilvl w:val="0"/>
          <w:numId w:val="51"/>
        </w:numPr>
        <w:rPr>
          <w:szCs w:val="26"/>
        </w:rPr>
      </w:pPr>
      <w:r w:rsidRPr="00BE2790">
        <w:rPr>
          <w:szCs w:val="26"/>
        </w:rPr>
        <w:t>Có thể đề xuất test case không khả thi hoặc không phù hợp với context</w:t>
      </w:r>
    </w:p>
    <w:p w14:paraId="10E1331D" w14:textId="77777777" w:rsidR="004E047A" w:rsidRPr="00BE2790" w:rsidRDefault="004E047A" w:rsidP="00535960">
      <w:pPr>
        <w:numPr>
          <w:ilvl w:val="0"/>
          <w:numId w:val="51"/>
        </w:numPr>
        <w:rPr>
          <w:szCs w:val="26"/>
        </w:rPr>
      </w:pPr>
      <w:r w:rsidRPr="00BE2790">
        <w:rPr>
          <w:szCs w:val="26"/>
        </w:rPr>
        <w:t>Không thay thế được kinh nghiệm và intuition của tester</w:t>
      </w:r>
    </w:p>
    <w:p w14:paraId="2A72AD03" w14:textId="77777777" w:rsidR="004E047A" w:rsidRPr="00BE2790" w:rsidRDefault="004E047A" w:rsidP="00535960">
      <w:pPr>
        <w:numPr>
          <w:ilvl w:val="0"/>
          <w:numId w:val="51"/>
        </w:numPr>
        <w:rPr>
          <w:szCs w:val="26"/>
        </w:rPr>
      </w:pPr>
      <w:r w:rsidRPr="00BE2790">
        <w:rPr>
          <w:szCs w:val="26"/>
        </w:rPr>
        <w:t>Cần bổ sung các test case đặc thù của dự án</w:t>
      </w:r>
    </w:p>
    <w:p w14:paraId="0C641EE4" w14:textId="77777777" w:rsidR="004E047A" w:rsidRPr="00BE2790" w:rsidRDefault="004E047A" w:rsidP="00F052E9">
      <w:pPr>
        <w:pStyle w:val="Heading3"/>
        <w:rPr>
          <w:sz w:val="26"/>
          <w:szCs w:val="26"/>
        </w:rPr>
      </w:pPr>
      <w:bookmarkStart w:id="108" w:name="_Toc217218153"/>
      <w:r w:rsidRPr="00BE2790">
        <w:rPr>
          <w:sz w:val="26"/>
          <w:szCs w:val="26"/>
        </w:rPr>
        <w:t>4.5.5. Kết quả áp dụng</w:t>
      </w:r>
      <w:bookmarkEnd w:id="108"/>
    </w:p>
    <w:p w14:paraId="7801B949" w14:textId="77777777" w:rsidR="004E047A" w:rsidRPr="00BE2790" w:rsidRDefault="004E047A" w:rsidP="004E047A">
      <w:pPr>
        <w:rPr>
          <w:szCs w:val="26"/>
        </w:rPr>
      </w:pPr>
      <w:r w:rsidRPr="00BE2790">
        <w:rPr>
          <w:szCs w:val="26"/>
        </w:rPr>
        <w:t>Sau khi áp dụng GenAI, nhóm đã thiết kế được tổng cộng 90 test case baseline, trong đó:</w:t>
      </w:r>
    </w:p>
    <w:p w14:paraId="752E2904" w14:textId="77777777" w:rsidR="004E047A" w:rsidRPr="00BE2790" w:rsidRDefault="004E047A" w:rsidP="00535960">
      <w:pPr>
        <w:numPr>
          <w:ilvl w:val="0"/>
          <w:numId w:val="52"/>
        </w:numPr>
        <w:rPr>
          <w:szCs w:val="26"/>
        </w:rPr>
      </w:pPr>
      <w:r w:rsidRPr="00BE2790">
        <w:rPr>
          <w:szCs w:val="26"/>
        </w:rPr>
        <w:t>40 test case được đề xuất và tinh chỉnh từ GenAI</w:t>
      </w:r>
    </w:p>
    <w:p w14:paraId="06E87644" w14:textId="77777777" w:rsidR="004E047A" w:rsidRPr="00BE2790" w:rsidRDefault="004E047A" w:rsidP="00535960">
      <w:pPr>
        <w:numPr>
          <w:ilvl w:val="0"/>
          <w:numId w:val="52"/>
        </w:numPr>
        <w:rPr>
          <w:szCs w:val="26"/>
        </w:rPr>
      </w:pPr>
      <w:r w:rsidRPr="00BE2790">
        <w:rPr>
          <w:szCs w:val="26"/>
        </w:rPr>
        <w:t>50 test case được thiết kế thủ công dựa trên kinh nghiệm và phân tích rủi ro</w:t>
      </w:r>
    </w:p>
    <w:p w14:paraId="1F0DD344" w14:textId="77777777" w:rsidR="004E047A" w:rsidRPr="00BE2790" w:rsidRDefault="004E047A" w:rsidP="004E047A">
      <w:pPr>
        <w:rPr>
          <w:szCs w:val="26"/>
        </w:rPr>
      </w:pPr>
      <w:r w:rsidRPr="00BE2790">
        <w:rPr>
          <w:szCs w:val="26"/>
        </w:rPr>
        <w:t>Các test case được lưu trữ trong docs/PHU_LUC_A_TEST_CASES.md và được ánh xạ với mã kiểm thử tự động trong docs/tests/test-cases.csv.</w:t>
      </w:r>
    </w:p>
    <w:p w14:paraId="5EFEC2BB" w14:textId="7BC7E1E9" w:rsidR="00B97D2F" w:rsidRPr="00BE2790" w:rsidRDefault="00B97D2F" w:rsidP="00B97D2F">
      <w:pPr>
        <w:pStyle w:val="Heading1"/>
        <w:rPr>
          <w:color w:val="auto"/>
          <w:sz w:val="26"/>
          <w:szCs w:val="26"/>
        </w:rPr>
      </w:pPr>
      <w:bookmarkStart w:id="109" w:name="_Toc217218154"/>
      <w:r w:rsidRPr="00BE2790">
        <w:rPr>
          <w:color w:val="auto"/>
          <w:sz w:val="26"/>
          <w:szCs w:val="26"/>
        </w:rPr>
        <w:lastRenderedPageBreak/>
        <w:t xml:space="preserve">Chương </w:t>
      </w:r>
      <w:r w:rsidR="00F74956" w:rsidRPr="00BE2790">
        <w:rPr>
          <w:color w:val="auto"/>
          <w:sz w:val="26"/>
          <w:szCs w:val="26"/>
        </w:rPr>
        <w:t>5</w:t>
      </w:r>
      <w:r w:rsidRPr="00BE2790">
        <w:rPr>
          <w:color w:val="auto"/>
          <w:sz w:val="26"/>
          <w:szCs w:val="26"/>
        </w:rPr>
        <w:t xml:space="preserve">: </w:t>
      </w:r>
      <w:r w:rsidR="00F74956" w:rsidRPr="00BE2790">
        <w:rPr>
          <w:color w:val="auto"/>
          <w:sz w:val="26"/>
          <w:szCs w:val="26"/>
        </w:rPr>
        <w:t>BÁO CÁO KIỂM THỬ</w:t>
      </w:r>
      <w:bookmarkEnd w:id="109"/>
    </w:p>
    <w:p w14:paraId="624D5FBC" w14:textId="77777777" w:rsidR="00436173" w:rsidRPr="00BE2790" w:rsidRDefault="00436173" w:rsidP="00436173">
      <w:pPr>
        <w:pStyle w:val="Heading2"/>
        <w:rPr>
          <w:sz w:val="26"/>
          <w:szCs w:val="26"/>
        </w:rPr>
      </w:pPr>
      <w:bookmarkStart w:id="110" w:name="_Toc217218155"/>
      <w:r w:rsidRPr="00BE2790">
        <w:rPr>
          <w:sz w:val="26"/>
          <w:szCs w:val="26"/>
        </w:rPr>
        <w:t>5.1. Tổng quan về quá trình kiểm thử</w:t>
      </w:r>
      <w:bookmarkEnd w:id="110"/>
    </w:p>
    <w:p w14:paraId="4D5EA78E" w14:textId="77777777" w:rsidR="00436173" w:rsidRPr="00BE2790" w:rsidRDefault="00436173" w:rsidP="00436173">
      <w:pPr>
        <w:rPr>
          <w:szCs w:val="26"/>
        </w:rPr>
      </w:pPr>
      <w:r w:rsidRPr="00BE2790">
        <w:rPr>
          <w:szCs w:val="26"/>
        </w:rPr>
        <w:t>Sau khi hoàn tất giai đoạn thiết kế kiểm thử ở Chương 4, nhóm đã tiến hành thực hiện kiểm thử cho hệ thống eCommerce theo đúng kế hoạch đã đề ra. Quá trình kiểm thử được triển khai theo các giai đoạn từ kiểm thử đơn vị, kiểm thử tích hợp đến kiểm thử hệ thống thông qua Pipeline CI/CD được thiết lập trên GitHub Actions.</w:t>
      </w:r>
    </w:p>
    <w:p w14:paraId="434EE0E1" w14:textId="77777777" w:rsidR="00436173" w:rsidRPr="00BE2790" w:rsidRDefault="00436173" w:rsidP="00436173">
      <w:pPr>
        <w:rPr>
          <w:szCs w:val="26"/>
        </w:rPr>
      </w:pPr>
      <w:r w:rsidRPr="00BE2790">
        <w:rPr>
          <w:szCs w:val="26"/>
        </w:rPr>
        <w:t>Nhóm tập trung vào kiểm thử toàn bộ các chức năng nghiệp vụ chính của hệ thống eCommerce Full Stack. Các Test Case được thực hiện tự động hóa thông qua các workflow và được ghi lại kết quả đầy đủ trong các báo cáo và artifacts.</w:t>
      </w:r>
    </w:p>
    <w:p w14:paraId="4415FFF7" w14:textId="77777777" w:rsidR="00436173" w:rsidRPr="00BE2790" w:rsidRDefault="00436173" w:rsidP="00436173">
      <w:pPr>
        <w:pStyle w:val="Heading2"/>
        <w:rPr>
          <w:sz w:val="26"/>
          <w:szCs w:val="26"/>
        </w:rPr>
      </w:pPr>
      <w:bookmarkStart w:id="111" w:name="_Toc217218156"/>
      <w:r w:rsidRPr="00BE2790">
        <w:rPr>
          <w:sz w:val="26"/>
          <w:szCs w:val="26"/>
        </w:rPr>
        <w:t>5.2. Báo cáo trường hợp kiểm thử</w:t>
      </w:r>
      <w:bookmarkEnd w:id="111"/>
    </w:p>
    <w:p w14:paraId="1B09739C" w14:textId="77777777" w:rsidR="00436173" w:rsidRPr="00BE2790" w:rsidRDefault="00436173" w:rsidP="00436173">
      <w:pPr>
        <w:pStyle w:val="Heading3"/>
        <w:rPr>
          <w:sz w:val="26"/>
          <w:szCs w:val="26"/>
        </w:rPr>
      </w:pPr>
      <w:bookmarkStart w:id="112" w:name="_Toc217218157"/>
      <w:r w:rsidRPr="00BE2790">
        <w:rPr>
          <w:sz w:val="26"/>
          <w:szCs w:val="26"/>
        </w:rPr>
        <w:t>5.2.1. Giới thiệu</w:t>
      </w:r>
      <w:bookmarkEnd w:id="112"/>
    </w:p>
    <w:p w14:paraId="54A4E915" w14:textId="77777777" w:rsidR="00436173" w:rsidRPr="00BE2790" w:rsidRDefault="00436173" w:rsidP="00436173">
      <w:pPr>
        <w:rPr>
          <w:szCs w:val="26"/>
        </w:rPr>
      </w:pPr>
      <w:r w:rsidRPr="00BE2790">
        <w:rPr>
          <w:szCs w:val="26"/>
        </w:rPr>
        <w:t>Các trường hợp kiểm thử được xây dựng theo hai hướng chính: Positive Testing (kiểm tra hành vi đúng với mong đợi) và Negative Testing (kiểm tra khả năng xử lý lỗi và các điều kiện biên). Bộ kiểm thử được thiết kế để bao phủ 6 module chức năng chính của hệ thống thương mại điện tử.</w:t>
      </w:r>
    </w:p>
    <w:p w14:paraId="558EBA6C" w14:textId="77777777" w:rsidR="00436173" w:rsidRPr="00BE2790" w:rsidRDefault="00436173" w:rsidP="00436173">
      <w:pPr>
        <w:rPr>
          <w:szCs w:val="26"/>
        </w:rPr>
      </w:pPr>
      <w:r w:rsidRPr="00BE2790">
        <w:rPr>
          <w:szCs w:val="26"/>
        </w:rPr>
        <w:t>Tổng hợp kết quả thực thi Test Case (Baseline TC01–TC90):</w:t>
      </w:r>
    </w:p>
    <w:tbl>
      <w:tblPr>
        <w:tblStyle w:val="TableGridLight"/>
        <w:tblW w:w="0" w:type="auto"/>
        <w:tblLook w:val="04A0" w:firstRow="1" w:lastRow="0" w:firstColumn="1" w:lastColumn="0" w:noHBand="0" w:noVBand="1"/>
      </w:tblPr>
      <w:tblGrid>
        <w:gridCol w:w="2173"/>
        <w:gridCol w:w="1892"/>
        <w:gridCol w:w="1147"/>
        <w:gridCol w:w="1372"/>
        <w:gridCol w:w="2761"/>
      </w:tblGrid>
      <w:tr w:rsidR="00436173" w:rsidRPr="00BE2790" w14:paraId="5D7A854B" w14:textId="77777777" w:rsidTr="00436173">
        <w:tc>
          <w:tcPr>
            <w:tcW w:w="0" w:type="auto"/>
            <w:hideMark/>
          </w:tcPr>
          <w:p w14:paraId="5F929B5F" w14:textId="77777777" w:rsidR="00436173" w:rsidRPr="00BE2790" w:rsidRDefault="00436173" w:rsidP="00436173">
            <w:pPr>
              <w:rPr>
                <w:szCs w:val="26"/>
              </w:rPr>
            </w:pPr>
            <w:r w:rsidRPr="00BE2790">
              <w:rPr>
                <w:szCs w:val="26"/>
              </w:rPr>
              <w:t>Module</w:t>
            </w:r>
          </w:p>
        </w:tc>
        <w:tc>
          <w:tcPr>
            <w:tcW w:w="0" w:type="auto"/>
            <w:hideMark/>
          </w:tcPr>
          <w:p w14:paraId="165F790F" w14:textId="77777777" w:rsidR="00436173" w:rsidRPr="00BE2790" w:rsidRDefault="00436173" w:rsidP="00436173">
            <w:pPr>
              <w:rPr>
                <w:szCs w:val="26"/>
              </w:rPr>
            </w:pPr>
            <w:r w:rsidRPr="00BE2790">
              <w:rPr>
                <w:szCs w:val="26"/>
              </w:rPr>
              <w:t>Mã</w:t>
            </w:r>
          </w:p>
        </w:tc>
        <w:tc>
          <w:tcPr>
            <w:tcW w:w="0" w:type="auto"/>
            <w:hideMark/>
          </w:tcPr>
          <w:p w14:paraId="67B3FD5A" w14:textId="77777777" w:rsidR="00436173" w:rsidRPr="00BE2790" w:rsidRDefault="00436173" w:rsidP="00436173">
            <w:pPr>
              <w:rPr>
                <w:szCs w:val="26"/>
              </w:rPr>
            </w:pPr>
            <w:r w:rsidRPr="00BE2790">
              <w:rPr>
                <w:szCs w:val="26"/>
              </w:rPr>
              <w:t>Số lượng TC</w:t>
            </w:r>
          </w:p>
        </w:tc>
        <w:tc>
          <w:tcPr>
            <w:tcW w:w="0" w:type="auto"/>
            <w:hideMark/>
          </w:tcPr>
          <w:p w14:paraId="7F0B5BC7" w14:textId="77777777" w:rsidR="00436173" w:rsidRPr="00BE2790" w:rsidRDefault="00436173" w:rsidP="00436173">
            <w:pPr>
              <w:rPr>
                <w:szCs w:val="26"/>
              </w:rPr>
            </w:pPr>
            <w:r w:rsidRPr="00BE2790">
              <w:rPr>
                <w:szCs w:val="26"/>
              </w:rPr>
              <w:t>Kết quả (PASS)</w:t>
            </w:r>
          </w:p>
        </w:tc>
        <w:tc>
          <w:tcPr>
            <w:tcW w:w="0" w:type="auto"/>
            <w:hideMark/>
          </w:tcPr>
          <w:p w14:paraId="71CCEBAF" w14:textId="77777777" w:rsidR="00436173" w:rsidRPr="00BE2790" w:rsidRDefault="00436173" w:rsidP="00436173">
            <w:pPr>
              <w:rPr>
                <w:szCs w:val="26"/>
              </w:rPr>
            </w:pPr>
            <w:r w:rsidRPr="00BE2790">
              <w:rPr>
                <w:szCs w:val="26"/>
              </w:rPr>
              <w:t>Ghi chú</w:t>
            </w:r>
          </w:p>
        </w:tc>
      </w:tr>
      <w:tr w:rsidR="00436173" w:rsidRPr="00BE2790" w14:paraId="23A3BE6E" w14:textId="77777777" w:rsidTr="00436173">
        <w:tc>
          <w:tcPr>
            <w:tcW w:w="0" w:type="auto"/>
            <w:hideMark/>
          </w:tcPr>
          <w:p w14:paraId="40587DAA" w14:textId="77777777" w:rsidR="00436173" w:rsidRPr="00BE2790" w:rsidRDefault="00436173" w:rsidP="00436173">
            <w:pPr>
              <w:rPr>
                <w:szCs w:val="26"/>
              </w:rPr>
            </w:pPr>
            <w:r w:rsidRPr="00BE2790">
              <w:rPr>
                <w:szCs w:val="26"/>
              </w:rPr>
              <w:t>Kiểm soát truy cập</w:t>
            </w:r>
          </w:p>
        </w:tc>
        <w:tc>
          <w:tcPr>
            <w:tcW w:w="0" w:type="auto"/>
            <w:hideMark/>
          </w:tcPr>
          <w:p w14:paraId="1DD9C06C" w14:textId="77777777" w:rsidR="00436173" w:rsidRPr="00BE2790" w:rsidRDefault="00436173" w:rsidP="00436173">
            <w:pPr>
              <w:rPr>
                <w:szCs w:val="26"/>
              </w:rPr>
            </w:pPr>
            <w:r w:rsidRPr="00BE2790">
              <w:rPr>
                <w:szCs w:val="26"/>
              </w:rPr>
              <w:t>AUTH/ADMIN</w:t>
            </w:r>
          </w:p>
        </w:tc>
        <w:tc>
          <w:tcPr>
            <w:tcW w:w="0" w:type="auto"/>
            <w:hideMark/>
          </w:tcPr>
          <w:p w14:paraId="45B7A4A9" w14:textId="77777777" w:rsidR="00436173" w:rsidRPr="00BE2790" w:rsidRDefault="00436173" w:rsidP="00436173">
            <w:pPr>
              <w:rPr>
                <w:szCs w:val="26"/>
              </w:rPr>
            </w:pPr>
            <w:r w:rsidRPr="00BE2790">
              <w:rPr>
                <w:szCs w:val="26"/>
              </w:rPr>
              <w:t>21</w:t>
            </w:r>
          </w:p>
        </w:tc>
        <w:tc>
          <w:tcPr>
            <w:tcW w:w="0" w:type="auto"/>
            <w:hideMark/>
          </w:tcPr>
          <w:p w14:paraId="3134AE6E" w14:textId="77777777" w:rsidR="00436173" w:rsidRPr="00BE2790" w:rsidRDefault="00436173" w:rsidP="00436173">
            <w:pPr>
              <w:rPr>
                <w:szCs w:val="26"/>
              </w:rPr>
            </w:pPr>
            <w:r w:rsidRPr="00BE2790">
              <w:rPr>
                <w:szCs w:val="26"/>
              </w:rPr>
              <w:t>17</w:t>
            </w:r>
          </w:p>
        </w:tc>
        <w:tc>
          <w:tcPr>
            <w:tcW w:w="0" w:type="auto"/>
            <w:hideMark/>
          </w:tcPr>
          <w:p w14:paraId="4D146CEE" w14:textId="77777777" w:rsidR="00436173" w:rsidRPr="00BE2790" w:rsidRDefault="00436173" w:rsidP="00436173">
            <w:pPr>
              <w:rPr>
                <w:szCs w:val="26"/>
              </w:rPr>
            </w:pPr>
            <w:r w:rsidRPr="00BE2790">
              <w:rPr>
                <w:szCs w:val="26"/>
              </w:rPr>
              <w:t>TC01–09, TC28–39 (4 TC planned)</w:t>
            </w:r>
          </w:p>
        </w:tc>
      </w:tr>
      <w:tr w:rsidR="00436173" w:rsidRPr="00BE2790" w14:paraId="605005CB" w14:textId="77777777" w:rsidTr="00436173">
        <w:tc>
          <w:tcPr>
            <w:tcW w:w="0" w:type="auto"/>
            <w:hideMark/>
          </w:tcPr>
          <w:p w14:paraId="5BCD3EE0" w14:textId="77777777" w:rsidR="00436173" w:rsidRPr="00BE2790" w:rsidRDefault="00436173" w:rsidP="00436173">
            <w:pPr>
              <w:rPr>
                <w:szCs w:val="26"/>
              </w:rPr>
            </w:pPr>
            <w:r w:rsidRPr="00BE2790">
              <w:rPr>
                <w:szCs w:val="26"/>
              </w:rPr>
              <w:t>Sản phẩm</w:t>
            </w:r>
          </w:p>
        </w:tc>
        <w:tc>
          <w:tcPr>
            <w:tcW w:w="0" w:type="auto"/>
            <w:hideMark/>
          </w:tcPr>
          <w:p w14:paraId="6BF20B10" w14:textId="77777777" w:rsidR="00436173" w:rsidRPr="00BE2790" w:rsidRDefault="00436173" w:rsidP="00436173">
            <w:pPr>
              <w:rPr>
                <w:szCs w:val="26"/>
              </w:rPr>
            </w:pPr>
            <w:r w:rsidRPr="00BE2790">
              <w:rPr>
                <w:szCs w:val="26"/>
              </w:rPr>
              <w:t>PROD</w:t>
            </w:r>
          </w:p>
        </w:tc>
        <w:tc>
          <w:tcPr>
            <w:tcW w:w="0" w:type="auto"/>
            <w:hideMark/>
          </w:tcPr>
          <w:p w14:paraId="3F9F5009" w14:textId="77777777" w:rsidR="00436173" w:rsidRPr="00BE2790" w:rsidRDefault="00436173" w:rsidP="00436173">
            <w:pPr>
              <w:rPr>
                <w:szCs w:val="26"/>
              </w:rPr>
            </w:pPr>
            <w:r w:rsidRPr="00BE2790">
              <w:rPr>
                <w:szCs w:val="26"/>
              </w:rPr>
              <w:t>24</w:t>
            </w:r>
          </w:p>
        </w:tc>
        <w:tc>
          <w:tcPr>
            <w:tcW w:w="0" w:type="auto"/>
            <w:hideMark/>
          </w:tcPr>
          <w:p w14:paraId="5DCE4069" w14:textId="77777777" w:rsidR="00436173" w:rsidRPr="00BE2790" w:rsidRDefault="00436173" w:rsidP="00436173">
            <w:pPr>
              <w:rPr>
                <w:szCs w:val="26"/>
              </w:rPr>
            </w:pPr>
            <w:r w:rsidRPr="00BE2790">
              <w:rPr>
                <w:szCs w:val="26"/>
              </w:rPr>
              <w:t>24</w:t>
            </w:r>
          </w:p>
        </w:tc>
        <w:tc>
          <w:tcPr>
            <w:tcW w:w="0" w:type="auto"/>
            <w:hideMark/>
          </w:tcPr>
          <w:p w14:paraId="4C89DF80" w14:textId="77777777" w:rsidR="00436173" w:rsidRPr="00BE2790" w:rsidRDefault="00436173" w:rsidP="00436173">
            <w:pPr>
              <w:rPr>
                <w:szCs w:val="26"/>
              </w:rPr>
            </w:pPr>
            <w:r w:rsidRPr="00BE2790">
              <w:rPr>
                <w:szCs w:val="26"/>
              </w:rPr>
              <w:t>TC10–21, TC40–51</w:t>
            </w:r>
          </w:p>
        </w:tc>
      </w:tr>
      <w:tr w:rsidR="00436173" w:rsidRPr="00BE2790" w14:paraId="445A9884" w14:textId="77777777" w:rsidTr="00436173">
        <w:tc>
          <w:tcPr>
            <w:tcW w:w="0" w:type="auto"/>
            <w:hideMark/>
          </w:tcPr>
          <w:p w14:paraId="78FB23D8" w14:textId="77777777" w:rsidR="00436173" w:rsidRPr="00BE2790" w:rsidRDefault="00436173" w:rsidP="00436173">
            <w:pPr>
              <w:rPr>
                <w:szCs w:val="26"/>
              </w:rPr>
            </w:pPr>
            <w:r w:rsidRPr="00BE2790">
              <w:rPr>
                <w:szCs w:val="26"/>
              </w:rPr>
              <w:t>Giỏ hàng</w:t>
            </w:r>
          </w:p>
        </w:tc>
        <w:tc>
          <w:tcPr>
            <w:tcW w:w="0" w:type="auto"/>
            <w:hideMark/>
          </w:tcPr>
          <w:p w14:paraId="559B1346" w14:textId="77777777" w:rsidR="00436173" w:rsidRPr="00BE2790" w:rsidRDefault="00436173" w:rsidP="00436173">
            <w:pPr>
              <w:rPr>
                <w:szCs w:val="26"/>
              </w:rPr>
            </w:pPr>
            <w:r w:rsidRPr="00BE2790">
              <w:rPr>
                <w:szCs w:val="26"/>
              </w:rPr>
              <w:t>CART</w:t>
            </w:r>
          </w:p>
        </w:tc>
        <w:tc>
          <w:tcPr>
            <w:tcW w:w="0" w:type="auto"/>
            <w:hideMark/>
          </w:tcPr>
          <w:p w14:paraId="393F3D5F" w14:textId="77777777" w:rsidR="00436173" w:rsidRPr="00BE2790" w:rsidRDefault="00436173" w:rsidP="00436173">
            <w:pPr>
              <w:rPr>
                <w:szCs w:val="26"/>
              </w:rPr>
            </w:pPr>
            <w:r w:rsidRPr="00BE2790">
              <w:rPr>
                <w:szCs w:val="26"/>
              </w:rPr>
              <w:t>8</w:t>
            </w:r>
          </w:p>
        </w:tc>
        <w:tc>
          <w:tcPr>
            <w:tcW w:w="0" w:type="auto"/>
            <w:hideMark/>
          </w:tcPr>
          <w:p w14:paraId="4A22304A" w14:textId="77777777" w:rsidR="00436173" w:rsidRPr="00BE2790" w:rsidRDefault="00436173" w:rsidP="00436173">
            <w:pPr>
              <w:rPr>
                <w:szCs w:val="26"/>
              </w:rPr>
            </w:pPr>
            <w:r w:rsidRPr="00BE2790">
              <w:rPr>
                <w:szCs w:val="26"/>
              </w:rPr>
              <w:t>7</w:t>
            </w:r>
          </w:p>
        </w:tc>
        <w:tc>
          <w:tcPr>
            <w:tcW w:w="0" w:type="auto"/>
            <w:hideMark/>
          </w:tcPr>
          <w:p w14:paraId="1CA36B5D" w14:textId="77777777" w:rsidR="00436173" w:rsidRPr="00BE2790" w:rsidRDefault="00436173" w:rsidP="00436173">
            <w:pPr>
              <w:rPr>
                <w:szCs w:val="26"/>
              </w:rPr>
            </w:pPr>
            <w:r w:rsidRPr="00BE2790">
              <w:rPr>
                <w:szCs w:val="26"/>
              </w:rPr>
              <w:t>TC52–59 (TC56 planned)</w:t>
            </w:r>
          </w:p>
        </w:tc>
      </w:tr>
      <w:tr w:rsidR="00436173" w:rsidRPr="00BE2790" w14:paraId="3E621EAA" w14:textId="77777777" w:rsidTr="00436173">
        <w:tc>
          <w:tcPr>
            <w:tcW w:w="0" w:type="auto"/>
            <w:hideMark/>
          </w:tcPr>
          <w:p w14:paraId="6299CF9A" w14:textId="77777777" w:rsidR="00436173" w:rsidRPr="00BE2790" w:rsidRDefault="00436173" w:rsidP="00436173">
            <w:pPr>
              <w:rPr>
                <w:szCs w:val="26"/>
              </w:rPr>
            </w:pPr>
            <w:r w:rsidRPr="00BE2790">
              <w:rPr>
                <w:szCs w:val="26"/>
              </w:rPr>
              <w:t>Đơn hàng</w:t>
            </w:r>
          </w:p>
        </w:tc>
        <w:tc>
          <w:tcPr>
            <w:tcW w:w="0" w:type="auto"/>
            <w:hideMark/>
          </w:tcPr>
          <w:p w14:paraId="41BE2402" w14:textId="77777777" w:rsidR="00436173" w:rsidRPr="00BE2790" w:rsidRDefault="00436173" w:rsidP="00436173">
            <w:pPr>
              <w:rPr>
                <w:szCs w:val="26"/>
              </w:rPr>
            </w:pPr>
            <w:r w:rsidRPr="00BE2790">
              <w:rPr>
                <w:szCs w:val="26"/>
              </w:rPr>
              <w:t>ORD</w:t>
            </w:r>
          </w:p>
        </w:tc>
        <w:tc>
          <w:tcPr>
            <w:tcW w:w="0" w:type="auto"/>
            <w:hideMark/>
          </w:tcPr>
          <w:p w14:paraId="36782B22" w14:textId="77777777" w:rsidR="00436173" w:rsidRPr="00BE2790" w:rsidRDefault="00436173" w:rsidP="00436173">
            <w:pPr>
              <w:rPr>
                <w:szCs w:val="26"/>
              </w:rPr>
            </w:pPr>
            <w:r w:rsidRPr="00BE2790">
              <w:rPr>
                <w:szCs w:val="26"/>
              </w:rPr>
              <w:t>17</w:t>
            </w:r>
          </w:p>
        </w:tc>
        <w:tc>
          <w:tcPr>
            <w:tcW w:w="0" w:type="auto"/>
            <w:hideMark/>
          </w:tcPr>
          <w:p w14:paraId="3B1B78FD" w14:textId="77777777" w:rsidR="00436173" w:rsidRPr="00BE2790" w:rsidRDefault="00436173" w:rsidP="00436173">
            <w:pPr>
              <w:rPr>
                <w:szCs w:val="26"/>
              </w:rPr>
            </w:pPr>
            <w:r w:rsidRPr="00BE2790">
              <w:rPr>
                <w:szCs w:val="26"/>
              </w:rPr>
              <w:t>17</w:t>
            </w:r>
          </w:p>
        </w:tc>
        <w:tc>
          <w:tcPr>
            <w:tcW w:w="0" w:type="auto"/>
            <w:hideMark/>
          </w:tcPr>
          <w:p w14:paraId="27FD603F" w14:textId="77777777" w:rsidR="00436173" w:rsidRPr="00BE2790" w:rsidRDefault="00436173" w:rsidP="00436173">
            <w:pPr>
              <w:rPr>
                <w:szCs w:val="26"/>
              </w:rPr>
            </w:pPr>
            <w:r w:rsidRPr="00BE2790">
              <w:rPr>
                <w:szCs w:val="26"/>
              </w:rPr>
              <w:t>TC22–27, TC60–68, TC73–74</w:t>
            </w:r>
          </w:p>
        </w:tc>
      </w:tr>
      <w:tr w:rsidR="00436173" w:rsidRPr="00BE2790" w14:paraId="76FBE56E" w14:textId="77777777" w:rsidTr="00436173">
        <w:tc>
          <w:tcPr>
            <w:tcW w:w="0" w:type="auto"/>
            <w:hideMark/>
          </w:tcPr>
          <w:p w14:paraId="553F2810" w14:textId="77777777" w:rsidR="00436173" w:rsidRPr="00BE2790" w:rsidRDefault="00436173" w:rsidP="00436173">
            <w:pPr>
              <w:rPr>
                <w:szCs w:val="26"/>
              </w:rPr>
            </w:pPr>
            <w:r w:rsidRPr="00BE2790">
              <w:rPr>
                <w:szCs w:val="26"/>
              </w:rPr>
              <w:t>Thanh toán</w:t>
            </w:r>
          </w:p>
        </w:tc>
        <w:tc>
          <w:tcPr>
            <w:tcW w:w="0" w:type="auto"/>
            <w:hideMark/>
          </w:tcPr>
          <w:p w14:paraId="72F0D283" w14:textId="77777777" w:rsidR="00436173" w:rsidRPr="00BE2790" w:rsidRDefault="00436173" w:rsidP="00436173">
            <w:pPr>
              <w:rPr>
                <w:szCs w:val="26"/>
              </w:rPr>
            </w:pPr>
            <w:r w:rsidRPr="00BE2790">
              <w:rPr>
                <w:szCs w:val="26"/>
              </w:rPr>
              <w:t>PAY</w:t>
            </w:r>
          </w:p>
        </w:tc>
        <w:tc>
          <w:tcPr>
            <w:tcW w:w="0" w:type="auto"/>
            <w:hideMark/>
          </w:tcPr>
          <w:p w14:paraId="1BC8F097" w14:textId="77777777" w:rsidR="00436173" w:rsidRPr="00BE2790" w:rsidRDefault="00436173" w:rsidP="00436173">
            <w:pPr>
              <w:rPr>
                <w:szCs w:val="26"/>
              </w:rPr>
            </w:pPr>
            <w:r w:rsidRPr="00BE2790">
              <w:rPr>
                <w:szCs w:val="26"/>
              </w:rPr>
              <w:t>4</w:t>
            </w:r>
          </w:p>
        </w:tc>
        <w:tc>
          <w:tcPr>
            <w:tcW w:w="0" w:type="auto"/>
            <w:hideMark/>
          </w:tcPr>
          <w:p w14:paraId="06C29438" w14:textId="77777777" w:rsidR="00436173" w:rsidRPr="00BE2790" w:rsidRDefault="00436173" w:rsidP="00436173">
            <w:pPr>
              <w:rPr>
                <w:szCs w:val="26"/>
              </w:rPr>
            </w:pPr>
            <w:r w:rsidRPr="00BE2790">
              <w:rPr>
                <w:szCs w:val="26"/>
              </w:rPr>
              <w:t>4</w:t>
            </w:r>
          </w:p>
        </w:tc>
        <w:tc>
          <w:tcPr>
            <w:tcW w:w="0" w:type="auto"/>
            <w:hideMark/>
          </w:tcPr>
          <w:p w14:paraId="71BCE722" w14:textId="77777777" w:rsidR="00436173" w:rsidRPr="00BE2790" w:rsidRDefault="00436173" w:rsidP="00436173">
            <w:pPr>
              <w:rPr>
                <w:szCs w:val="26"/>
              </w:rPr>
            </w:pPr>
            <w:r w:rsidRPr="00BE2790">
              <w:rPr>
                <w:szCs w:val="26"/>
              </w:rPr>
              <w:t>TC69–72</w:t>
            </w:r>
          </w:p>
        </w:tc>
      </w:tr>
      <w:tr w:rsidR="00436173" w:rsidRPr="00BE2790" w14:paraId="168A1D4D" w14:textId="77777777" w:rsidTr="00436173">
        <w:tc>
          <w:tcPr>
            <w:tcW w:w="0" w:type="auto"/>
            <w:hideMark/>
          </w:tcPr>
          <w:p w14:paraId="389DA453" w14:textId="77777777" w:rsidR="00436173" w:rsidRPr="00BE2790" w:rsidRDefault="00436173" w:rsidP="00436173">
            <w:pPr>
              <w:rPr>
                <w:szCs w:val="26"/>
              </w:rPr>
            </w:pPr>
            <w:r w:rsidRPr="00BE2790">
              <w:rPr>
                <w:szCs w:val="26"/>
              </w:rPr>
              <w:t>Voucher/Khuyến mãi</w:t>
            </w:r>
          </w:p>
        </w:tc>
        <w:tc>
          <w:tcPr>
            <w:tcW w:w="0" w:type="auto"/>
            <w:hideMark/>
          </w:tcPr>
          <w:p w14:paraId="12B5C545" w14:textId="77777777" w:rsidR="00436173" w:rsidRPr="00BE2790" w:rsidRDefault="00436173" w:rsidP="00436173">
            <w:pPr>
              <w:rPr>
                <w:szCs w:val="26"/>
              </w:rPr>
            </w:pPr>
            <w:r w:rsidRPr="00BE2790">
              <w:rPr>
                <w:szCs w:val="26"/>
              </w:rPr>
              <w:t>VOUCH</w:t>
            </w:r>
          </w:p>
        </w:tc>
        <w:tc>
          <w:tcPr>
            <w:tcW w:w="0" w:type="auto"/>
            <w:hideMark/>
          </w:tcPr>
          <w:p w14:paraId="625D959F" w14:textId="77777777" w:rsidR="00436173" w:rsidRPr="00BE2790" w:rsidRDefault="00436173" w:rsidP="00436173">
            <w:pPr>
              <w:rPr>
                <w:szCs w:val="26"/>
              </w:rPr>
            </w:pPr>
            <w:r w:rsidRPr="00BE2790">
              <w:rPr>
                <w:szCs w:val="26"/>
              </w:rPr>
              <w:t>8</w:t>
            </w:r>
          </w:p>
        </w:tc>
        <w:tc>
          <w:tcPr>
            <w:tcW w:w="0" w:type="auto"/>
            <w:hideMark/>
          </w:tcPr>
          <w:p w14:paraId="3B41DF63" w14:textId="77777777" w:rsidR="00436173" w:rsidRPr="00BE2790" w:rsidRDefault="00436173" w:rsidP="00436173">
            <w:pPr>
              <w:rPr>
                <w:szCs w:val="26"/>
              </w:rPr>
            </w:pPr>
            <w:r w:rsidRPr="00BE2790">
              <w:rPr>
                <w:szCs w:val="26"/>
              </w:rPr>
              <w:t>8</w:t>
            </w:r>
          </w:p>
        </w:tc>
        <w:tc>
          <w:tcPr>
            <w:tcW w:w="0" w:type="auto"/>
            <w:hideMark/>
          </w:tcPr>
          <w:p w14:paraId="69239EA5" w14:textId="77777777" w:rsidR="00436173" w:rsidRPr="00BE2790" w:rsidRDefault="00436173" w:rsidP="00436173">
            <w:pPr>
              <w:rPr>
                <w:szCs w:val="26"/>
              </w:rPr>
            </w:pPr>
            <w:r w:rsidRPr="00BE2790">
              <w:rPr>
                <w:szCs w:val="26"/>
              </w:rPr>
              <w:t>TC75–82</w:t>
            </w:r>
          </w:p>
        </w:tc>
      </w:tr>
      <w:tr w:rsidR="00436173" w:rsidRPr="00BE2790" w14:paraId="039595DD" w14:textId="77777777" w:rsidTr="00436173">
        <w:tc>
          <w:tcPr>
            <w:tcW w:w="0" w:type="auto"/>
            <w:hideMark/>
          </w:tcPr>
          <w:p w14:paraId="4B92C207" w14:textId="77777777" w:rsidR="00436173" w:rsidRPr="00BE2790" w:rsidRDefault="00436173" w:rsidP="00436173">
            <w:pPr>
              <w:rPr>
                <w:szCs w:val="26"/>
              </w:rPr>
            </w:pPr>
            <w:r w:rsidRPr="00BE2790">
              <w:rPr>
                <w:szCs w:val="26"/>
              </w:rPr>
              <w:t>Hệ thống E2E</w:t>
            </w:r>
          </w:p>
        </w:tc>
        <w:tc>
          <w:tcPr>
            <w:tcW w:w="0" w:type="auto"/>
            <w:hideMark/>
          </w:tcPr>
          <w:p w14:paraId="582A6314" w14:textId="77777777" w:rsidR="00436173" w:rsidRPr="00BE2790" w:rsidRDefault="00436173" w:rsidP="00436173">
            <w:pPr>
              <w:rPr>
                <w:szCs w:val="26"/>
              </w:rPr>
            </w:pPr>
            <w:r w:rsidRPr="00BE2790">
              <w:rPr>
                <w:szCs w:val="26"/>
              </w:rPr>
              <w:t>E2E</w:t>
            </w:r>
          </w:p>
        </w:tc>
        <w:tc>
          <w:tcPr>
            <w:tcW w:w="0" w:type="auto"/>
            <w:hideMark/>
          </w:tcPr>
          <w:p w14:paraId="6D27DC9E" w14:textId="77777777" w:rsidR="00436173" w:rsidRPr="00BE2790" w:rsidRDefault="00436173" w:rsidP="00436173">
            <w:pPr>
              <w:rPr>
                <w:szCs w:val="26"/>
              </w:rPr>
            </w:pPr>
            <w:r w:rsidRPr="00BE2790">
              <w:rPr>
                <w:szCs w:val="26"/>
              </w:rPr>
              <w:t>6</w:t>
            </w:r>
          </w:p>
        </w:tc>
        <w:tc>
          <w:tcPr>
            <w:tcW w:w="0" w:type="auto"/>
            <w:hideMark/>
          </w:tcPr>
          <w:p w14:paraId="2D4777E2" w14:textId="77777777" w:rsidR="00436173" w:rsidRPr="00BE2790" w:rsidRDefault="00436173" w:rsidP="00436173">
            <w:pPr>
              <w:rPr>
                <w:szCs w:val="26"/>
              </w:rPr>
            </w:pPr>
            <w:r w:rsidRPr="00BE2790">
              <w:rPr>
                <w:szCs w:val="26"/>
              </w:rPr>
              <w:t>0</w:t>
            </w:r>
          </w:p>
        </w:tc>
        <w:tc>
          <w:tcPr>
            <w:tcW w:w="0" w:type="auto"/>
            <w:hideMark/>
          </w:tcPr>
          <w:p w14:paraId="29CEF4E4" w14:textId="77777777" w:rsidR="00436173" w:rsidRPr="00BE2790" w:rsidRDefault="00436173" w:rsidP="00436173">
            <w:pPr>
              <w:rPr>
                <w:szCs w:val="26"/>
              </w:rPr>
            </w:pPr>
            <w:r w:rsidRPr="00BE2790">
              <w:rPr>
                <w:szCs w:val="26"/>
              </w:rPr>
              <w:t>TC83–88 (Planned)</w:t>
            </w:r>
          </w:p>
        </w:tc>
      </w:tr>
      <w:tr w:rsidR="00436173" w:rsidRPr="00BE2790" w14:paraId="55FA0A2D" w14:textId="77777777" w:rsidTr="00436173">
        <w:tc>
          <w:tcPr>
            <w:tcW w:w="0" w:type="auto"/>
            <w:hideMark/>
          </w:tcPr>
          <w:p w14:paraId="1CA2FA42" w14:textId="77777777" w:rsidR="00436173" w:rsidRPr="00BE2790" w:rsidRDefault="00436173" w:rsidP="00436173">
            <w:pPr>
              <w:rPr>
                <w:szCs w:val="26"/>
              </w:rPr>
            </w:pPr>
            <w:r w:rsidRPr="00BE2790">
              <w:rPr>
                <w:szCs w:val="26"/>
              </w:rPr>
              <w:lastRenderedPageBreak/>
              <w:t>Phi chức năng</w:t>
            </w:r>
          </w:p>
        </w:tc>
        <w:tc>
          <w:tcPr>
            <w:tcW w:w="0" w:type="auto"/>
            <w:hideMark/>
          </w:tcPr>
          <w:p w14:paraId="33676795" w14:textId="77777777" w:rsidR="00436173" w:rsidRPr="00BE2790" w:rsidRDefault="00436173" w:rsidP="00436173">
            <w:pPr>
              <w:rPr>
                <w:szCs w:val="26"/>
              </w:rPr>
            </w:pPr>
            <w:r w:rsidRPr="00BE2790">
              <w:rPr>
                <w:szCs w:val="26"/>
              </w:rPr>
              <w:t>NONFUNC</w:t>
            </w:r>
          </w:p>
        </w:tc>
        <w:tc>
          <w:tcPr>
            <w:tcW w:w="0" w:type="auto"/>
            <w:hideMark/>
          </w:tcPr>
          <w:p w14:paraId="20FD7C0C" w14:textId="77777777" w:rsidR="00436173" w:rsidRPr="00BE2790" w:rsidRDefault="00436173" w:rsidP="00436173">
            <w:pPr>
              <w:rPr>
                <w:szCs w:val="26"/>
              </w:rPr>
            </w:pPr>
            <w:r w:rsidRPr="00BE2790">
              <w:rPr>
                <w:szCs w:val="26"/>
              </w:rPr>
              <w:t>2</w:t>
            </w:r>
          </w:p>
        </w:tc>
        <w:tc>
          <w:tcPr>
            <w:tcW w:w="0" w:type="auto"/>
            <w:hideMark/>
          </w:tcPr>
          <w:p w14:paraId="378CA5B0" w14:textId="77777777" w:rsidR="00436173" w:rsidRPr="00BE2790" w:rsidRDefault="00436173" w:rsidP="00436173">
            <w:pPr>
              <w:rPr>
                <w:szCs w:val="26"/>
              </w:rPr>
            </w:pPr>
            <w:r w:rsidRPr="00BE2790">
              <w:rPr>
                <w:szCs w:val="26"/>
              </w:rPr>
              <w:t>1</w:t>
            </w:r>
          </w:p>
        </w:tc>
        <w:tc>
          <w:tcPr>
            <w:tcW w:w="0" w:type="auto"/>
            <w:hideMark/>
          </w:tcPr>
          <w:p w14:paraId="29BD15CC" w14:textId="77777777" w:rsidR="00436173" w:rsidRPr="00BE2790" w:rsidRDefault="00436173" w:rsidP="00436173">
            <w:pPr>
              <w:rPr>
                <w:szCs w:val="26"/>
              </w:rPr>
            </w:pPr>
            <w:r w:rsidRPr="00BE2790">
              <w:rPr>
                <w:szCs w:val="26"/>
              </w:rPr>
              <w:t>TC89–90 (TC90 Performance Planned)</w:t>
            </w:r>
          </w:p>
        </w:tc>
      </w:tr>
      <w:tr w:rsidR="00436173" w:rsidRPr="00BE2790" w14:paraId="3E4C4006" w14:textId="77777777" w:rsidTr="00436173">
        <w:tc>
          <w:tcPr>
            <w:tcW w:w="0" w:type="auto"/>
            <w:hideMark/>
          </w:tcPr>
          <w:p w14:paraId="74653CBB" w14:textId="77777777" w:rsidR="00436173" w:rsidRPr="00BE2790" w:rsidRDefault="00436173" w:rsidP="00436173">
            <w:pPr>
              <w:rPr>
                <w:szCs w:val="26"/>
              </w:rPr>
            </w:pPr>
            <w:r w:rsidRPr="00BE2790">
              <w:rPr>
                <w:szCs w:val="26"/>
              </w:rPr>
              <w:t>Tổng cộng</w:t>
            </w:r>
          </w:p>
        </w:tc>
        <w:tc>
          <w:tcPr>
            <w:tcW w:w="0" w:type="auto"/>
            <w:hideMark/>
          </w:tcPr>
          <w:p w14:paraId="6AD7D0B6" w14:textId="77777777" w:rsidR="00436173" w:rsidRPr="00BE2790" w:rsidRDefault="00436173" w:rsidP="00436173">
            <w:pPr>
              <w:rPr>
                <w:szCs w:val="26"/>
              </w:rPr>
            </w:pPr>
          </w:p>
        </w:tc>
        <w:tc>
          <w:tcPr>
            <w:tcW w:w="0" w:type="auto"/>
            <w:hideMark/>
          </w:tcPr>
          <w:p w14:paraId="746EBCD7" w14:textId="77777777" w:rsidR="00436173" w:rsidRPr="00BE2790" w:rsidRDefault="00436173" w:rsidP="00436173">
            <w:pPr>
              <w:rPr>
                <w:szCs w:val="26"/>
              </w:rPr>
            </w:pPr>
            <w:r w:rsidRPr="00BE2790">
              <w:rPr>
                <w:szCs w:val="26"/>
              </w:rPr>
              <w:t>90</w:t>
            </w:r>
          </w:p>
        </w:tc>
        <w:tc>
          <w:tcPr>
            <w:tcW w:w="0" w:type="auto"/>
            <w:hideMark/>
          </w:tcPr>
          <w:p w14:paraId="574F8581" w14:textId="77777777" w:rsidR="00436173" w:rsidRPr="00BE2790" w:rsidRDefault="00436173" w:rsidP="00436173">
            <w:pPr>
              <w:rPr>
                <w:szCs w:val="26"/>
              </w:rPr>
            </w:pPr>
            <w:r w:rsidRPr="00BE2790">
              <w:rPr>
                <w:szCs w:val="26"/>
              </w:rPr>
              <w:t>78</w:t>
            </w:r>
          </w:p>
        </w:tc>
        <w:tc>
          <w:tcPr>
            <w:tcW w:w="0" w:type="auto"/>
            <w:hideMark/>
          </w:tcPr>
          <w:p w14:paraId="20C19A61" w14:textId="77777777" w:rsidR="00436173" w:rsidRPr="00BE2790" w:rsidRDefault="00436173" w:rsidP="00436173">
            <w:pPr>
              <w:rPr>
                <w:szCs w:val="26"/>
              </w:rPr>
            </w:pPr>
          </w:p>
        </w:tc>
      </w:tr>
    </w:tbl>
    <w:p w14:paraId="0E40F648" w14:textId="77777777" w:rsidR="00436173" w:rsidRPr="00BE2790" w:rsidRDefault="00436173" w:rsidP="00436173">
      <w:pPr>
        <w:pStyle w:val="Heading3"/>
        <w:rPr>
          <w:sz w:val="26"/>
          <w:szCs w:val="26"/>
        </w:rPr>
      </w:pPr>
      <w:bookmarkStart w:id="113" w:name="_Toc217218158"/>
      <w:r w:rsidRPr="00BE2790">
        <w:rPr>
          <w:sz w:val="26"/>
          <w:szCs w:val="26"/>
        </w:rPr>
        <w:t>5.2.2. Phạm vi bao phủ</w:t>
      </w:r>
      <w:bookmarkEnd w:id="113"/>
    </w:p>
    <w:p w14:paraId="6D34E24C" w14:textId="77777777" w:rsidR="00436173" w:rsidRPr="00BE2790" w:rsidRDefault="00436173" w:rsidP="00436173">
      <w:pPr>
        <w:rPr>
          <w:szCs w:val="26"/>
        </w:rPr>
      </w:pPr>
      <w:r w:rsidRPr="00BE2790">
        <w:rPr>
          <w:szCs w:val="26"/>
        </w:rPr>
        <w:t>Nhóm đã xây dựng 90 Test Case (theo baseline docs/PHU_LUC_A_TEST_CASES.md) bao phủ các chức năng nghiệp vụ trọng yếu của hệ thống. Trong đó, 78 Test Case đã được hiện thực và thực thi (Passed), đạt tỷ lệ hiện thực hóa 86.7%. 12 Test Case còn lại được giữ ở trạng thái thiết kế (Planned) cho các giai đoạn phát triển tiếp theo. Phạm vi kiểm thử tập trung vào các chức năng chính (functional testing), với 2 test case phi chức năng được thiết kế, trong đó 1 test case (AuthZ) đã được thực thi.</w:t>
      </w:r>
    </w:p>
    <w:p w14:paraId="5C1009D6" w14:textId="77777777" w:rsidR="00E427A8" w:rsidRPr="00BE2790" w:rsidRDefault="00E427A8" w:rsidP="00E427A8">
      <w:pPr>
        <w:rPr>
          <w:b/>
          <w:szCs w:val="26"/>
        </w:rPr>
      </w:pPr>
      <w:r w:rsidRPr="00BE2790">
        <w:rPr>
          <w:b/>
          <w:szCs w:val="26"/>
        </w:rPr>
        <w:t>5.2.3. Kết quả thực thi</w:t>
      </w:r>
    </w:p>
    <w:p w14:paraId="6E5638BF" w14:textId="77777777" w:rsidR="00E427A8" w:rsidRPr="00BE2790" w:rsidRDefault="00E427A8" w:rsidP="00E427A8">
      <w:pPr>
        <w:rPr>
          <w:szCs w:val="26"/>
        </w:rPr>
      </w:pPr>
      <w:r w:rsidRPr="00BE2790">
        <w:rPr>
          <w:szCs w:val="26"/>
        </w:rPr>
        <w:t>Kết quả tổng hợp từ quá trình thực thi tự động hóa cho Backend (snapshot từ ecomAPI/jest-results.json) như sau:</w:t>
      </w:r>
    </w:p>
    <w:p w14:paraId="7CCBE7B3" w14:textId="77777777" w:rsidR="00E427A8" w:rsidRPr="00BE2790" w:rsidRDefault="00E427A8" w:rsidP="00535960">
      <w:pPr>
        <w:numPr>
          <w:ilvl w:val="0"/>
          <w:numId w:val="53"/>
        </w:numPr>
        <w:rPr>
          <w:szCs w:val="26"/>
        </w:rPr>
      </w:pPr>
      <w:r w:rsidRPr="00BE2790">
        <w:rPr>
          <w:szCs w:val="26"/>
        </w:rPr>
        <w:t xml:space="preserve">Tổng số test tự động: </w:t>
      </w:r>
      <w:r w:rsidRPr="00BE2790">
        <w:rPr>
          <w:b/>
          <w:szCs w:val="26"/>
        </w:rPr>
        <w:t>116</w:t>
      </w:r>
      <w:r w:rsidRPr="00BE2790">
        <w:rPr>
          <w:szCs w:val="26"/>
        </w:rPr>
        <w:t xml:space="preserve"> test</w:t>
      </w:r>
    </w:p>
    <w:p w14:paraId="3584C905" w14:textId="77777777" w:rsidR="00E427A8" w:rsidRPr="00BE2790" w:rsidRDefault="00E427A8" w:rsidP="00535960">
      <w:pPr>
        <w:numPr>
          <w:ilvl w:val="0"/>
          <w:numId w:val="53"/>
        </w:numPr>
        <w:rPr>
          <w:szCs w:val="26"/>
        </w:rPr>
      </w:pPr>
      <w:r w:rsidRPr="00BE2790">
        <w:rPr>
          <w:szCs w:val="26"/>
        </w:rPr>
        <w:t xml:space="preserve">PASS: </w:t>
      </w:r>
      <w:r w:rsidRPr="00BE2790">
        <w:rPr>
          <w:b/>
          <w:szCs w:val="26"/>
        </w:rPr>
        <w:t>109</w:t>
      </w:r>
      <w:r w:rsidRPr="00BE2790">
        <w:rPr>
          <w:szCs w:val="26"/>
        </w:rPr>
        <w:t xml:space="preserve"> test (≈ </w:t>
      </w:r>
      <w:r w:rsidRPr="00BE2790">
        <w:rPr>
          <w:b/>
          <w:szCs w:val="26"/>
        </w:rPr>
        <w:t>94.0%</w:t>
      </w:r>
      <w:r w:rsidRPr="00BE2790">
        <w:rPr>
          <w:szCs w:val="26"/>
        </w:rPr>
        <w:t>)</w:t>
      </w:r>
    </w:p>
    <w:p w14:paraId="42209C8F" w14:textId="77777777" w:rsidR="00E427A8" w:rsidRPr="00BE2790" w:rsidRDefault="00E427A8" w:rsidP="00535960">
      <w:pPr>
        <w:numPr>
          <w:ilvl w:val="0"/>
          <w:numId w:val="53"/>
        </w:numPr>
        <w:rPr>
          <w:szCs w:val="26"/>
        </w:rPr>
      </w:pPr>
      <w:r w:rsidRPr="00BE2790">
        <w:rPr>
          <w:szCs w:val="26"/>
        </w:rPr>
        <w:t xml:space="preserve">FAIL: </w:t>
      </w:r>
      <w:r w:rsidRPr="00BE2790">
        <w:rPr>
          <w:b/>
          <w:szCs w:val="26"/>
        </w:rPr>
        <w:t>0</w:t>
      </w:r>
      <w:r w:rsidRPr="00BE2790">
        <w:rPr>
          <w:szCs w:val="26"/>
        </w:rPr>
        <w:t xml:space="preserve"> test</w:t>
      </w:r>
    </w:p>
    <w:p w14:paraId="7822E852" w14:textId="502F5B81" w:rsidR="00E427A8" w:rsidRPr="00BE2790" w:rsidRDefault="001652E1" w:rsidP="00535960">
      <w:pPr>
        <w:numPr>
          <w:ilvl w:val="0"/>
          <w:numId w:val="53"/>
        </w:numPr>
        <w:rPr>
          <w:szCs w:val="26"/>
        </w:rPr>
      </w:pPr>
      <w:r w:rsidRPr="00BE2790">
        <w:rPr>
          <w:szCs w:val="26"/>
        </w:rPr>
        <w:drawing>
          <wp:anchor distT="0" distB="0" distL="114300" distR="114300" simplePos="0" relativeHeight="251658248" behindDoc="0" locked="0" layoutInCell="1" allowOverlap="1" wp14:anchorId="04AFA547" wp14:editId="707A4622">
            <wp:simplePos x="0" y="0"/>
            <wp:positionH relativeFrom="margin">
              <wp:posOffset>607695</wp:posOffset>
            </wp:positionH>
            <wp:positionV relativeFrom="margin">
              <wp:posOffset>5367020</wp:posOffset>
            </wp:positionV>
            <wp:extent cx="4249420" cy="3291840"/>
            <wp:effectExtent l="0" t="0" r="0" b="3810"/>
            <wp:wrapTopAndBottom/>
            <wp:docPr id="96089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95883" name=""/>
                    <pic:cNvPicPr/>
                  </pic:nvPicPr>
                  <pic:blipFill>
                    <a:blip r:embed="rId65">
                      <a:extLst>
                        <a:ext uri="{28A0092B-C50C-407E-A947-70E740481C1C}">
                          <a14:useLocalDpi xmlns:a14="http://schemas.microsoft.com/office/drawing/2010/main" val="0"/>
                        </a:ext>
                      </a:extLst>
                    </a:blip>
                    <a:stretch>
                      <a:fillRect/>
                    </a:stretch>
                  </pic:blipFill>
                  <pic:spPr>
                    <a:xfrm>
                      <a:off x="0" y="0"/>
                      <a:ext cx="4249420" cy="3291840"/>
                    </a:xfrm>
                    <a:prstGeom prst="rect">
                      <a:avLst/>
                    </a:prstGeom>
                  </pic:spPr>
                </pic:pic>
              </a:graphicData>
            </a:graphic>
            <wp14:sizeRelH relativeFrom="margin">
              <wp14:pctWidth>0</wp14:pctWidth>
            </wp14:sizeRelH>
            <wp14:sizeRelV relativeFrom="margin">
              <wp14:pctHeight>0</wp14:pctHeight>
            </wp14:sizeRelV>
          </wp:anchor>
        </w:drawing>
      </w:r>
      <w:r w:rsidR="00E427A8" w:rsidRPr="00BE2790">
        <w:rPr>
          <w:szCs w:val="26"/>
        </w:rPr>
        <w:t xml:space="preserve">Not run (Pending): </w:t>
      </w:r>
      <w:r w:rsidR="00E427A8" w:rsidRPr="00BE2790">
        <w:rPr>
          <w:b/>
          <w:szCs w:val="26"/>
        </w:rPr>
        <w:t>7</w:t>
      </w:r>
      <w:r w:rsidR="00E427A8" w:rsidRPr="00BE2790">
        <w:rPr>
          <w:szCs w:val="26"/>
        </w:rPr>
        <w:t xml:space="preserve"> test (≈ </w:t>
      </w:r>
      <w:r w:rsidR="00E427A8" w:rsidRPr="00BE2790">
        <w:rPr>
          <w:b/>
          <w:szCs w:val="26"/>
        </w:rPr>
        <w:t>6.0%</w:t>
      </w:r>
      <w:r w:rsidR="00E427A8" w:rsidRPr="00BE2790">
        <w:rPr>
          <w:szCs w:val="26"/>
        </w:rPr>
        <w:t>)</w:t>
      </w:r>
    </w:p>
    <w:p w14:paraId="3A910159" w14:textId="77777777" w:rsidR="00D651BC" w:rsidRPr="00BE2790" w:rsidRDefault="00D651BC" w:rsidP="00D651BC">
      <w:pPr>
        <w:jc w:val="center"/>
        <w:rPr>
          <w:szCs w:val="26"/>
        </w:rPr>
      </w:pPr>
    </w:p>
    <w:p w14:paraId="12093C13" w14:textId="2CC271B5" w:rsidR="00F74956" w:rsidRPr="00BE2790" w:rsidRDefault="00D651BC" w:rsidP="00D651BC">
      <w:pPr>
        <w:jc w:val="center"/>
        <w:rPr>
          <w:szCs w:val="26"/>
        </w:rPr>
      </w:pPr>
      <w:r w:rsidRPr="00BE2790">
        <w:rPr>
          <w:szCs w:val="26"/>
        </w:rPr>
        <w:t>Hình 5.1: Biểu đồ tròn tỷ lệ phần trăm thực thi Test Case</w:t>
      </w:r>
    </w:p>
    <w:p w14:paraId="4DA538C6" w14:textId="69858385" w:rsidR="00476863" w:rsidRPr="00BE2790" w:rsidRDefault="00247ED0" w:rsidP="00162E18">
      <w:pPr>
        <w:rPr>
          <w:rFonts w:cs="Times New Roman"/>
          <w:szCs w:val="26"/>
        </w:rPr>
      </w:pPr>
      <w:r w:rsidRPr="00BE2790">
        <w:rPr>
          <w:rFonts w:cs="Times New Roman"/>
          <w:szCs w:val="26"/>
        </w:rPr>
        <w:lastRenderedPageBreak/>
        <w:t>Biểu đồ trên thể hiện tỷ lệ thành công rất cao (94%) của các test case tự động đã được hiện thực, cho thấy mã nguồn chính ổn định và đáp ứng đúng các đặc tả kiểm thử.</w:t>
      </w:r>
    </w:p>
    <w:p w14:paraId="473A7707" w14:textId="77777777" w:rsidR="00504A5A" w:rsidRPr="00BE2790" w:rsidRDefault="00504A5A" w:rsidP="00504A5A">
      <w:pPr>
        <w:pStyle w:val="Heading2"/>
        <w:rPr>
          <w:sz w:val="26"/>
          <w:szCs w:val="26"/>
        </w:rPr>
      </w:pPr>
      <w:bookmarkStart w:id="114" w:name="_Toc217218159"/>
      <w:r w:rsidRPr="00BE2790">
        <w:rPr>
          <w:sz w:val="26"/>
          <w:szCs w:val="26"/>
        </w:rPr>
        <w:t>5.3. Báo cáo lỗi</w:t>
      </w:r>
      <w:bookmarkEnd w:id="114"/>
    </w:p>
    <w:p w14:paraId="28F5135F" w14:textId="77777777" w:rsidR="00504A5A" w:rsidRPr="00BE2790" w:rsidRDefault="00504A5A" w:rsidP="00504A5A">
      <w:pPr>
        <w:pStyle w:val="Heading3"/>
        <w:rPr>
          <w:sz w:val="26"/>
          <w:szCs w:val="26"/>
        </w:rPr>
      </w:pPr>
      <w:bookmarkStart w:id="115" w:name="_Toc217218160"/>
      <w:r w:rsidRPr="00BE2790">
        <w:rPr>
          <w:sz w:val="26"/>
          <w:szCs w:val="26"/>
        </w:rPr>
        <w:t>5.3.1. Phân loại lỗi theo mức độ nghiêm trọng</w:t>
      </w:r>
      <w:bookmarkEnd w:id="115"/>
    </w:p>
    <w:p w14:paraId="5CF4F675" w14:textId="77777777" w:rsidR="00504A5A" w:rsidRPr="00BE2790" w:rsidRDefault="00504A5A" w:rsidP="00504A5A">
      <w:pPr>
        <w:rPr>
          <w:rFonts w:cs="Times New Roman"/>
          <w:szCs w:val="26"/>
        </w:rPr>
      </w:pPr>
      <w:r w:rsidRPr="00BE2790">
        <w:rPr>
          <w:rFonts w:cs="Times New Roman"/>
          <w:szCs w:val="26"/>
        </w:rPr>
        <w:t>Trong quá trình kiểm thử và vận hành Pipeline CI/CD, nhóm đã phát hiện, ghi nhận và xử lý 2 lỗi (defects). Các lỗi được phân loại theo 4 mức độ nghiêm trọng (Severity) dựa trên mức độ ảnh hưởng đến hệ thống và người dùng. Chi tiết từng lỗi như sau:</w:t>
      </w:r>
    </w:p>
    <w:p w14:paraId="3C9FC344" w14:textId="77777777" w:rsidR="00504A5A" w:rsidRPr="00BE2790" w:rsidRDefault="00504A5A" w:rsidP="00535960">
      <w:pPr>
        <w:pStyle w:val="ListParagraph"/>
        <w:numPr>
          <w:ilvl w:val="0"/>
          <w:numId w:val="54"/>
        </w:numPr>
        <w:rPr>
          <w:szCs w:val="26"/>
        </w:rPr>
      </w:pPr>
      <w:r w:rsidRPr="00BE2790">
        <w:rPr>
          <w:szCs w:val="26"/>
        </w:rPr>
        <w:t>Defect D-01 (Mức High): Lỗi liên quan đến cơ sở dữ liệu trong CI.</w:t>
      </w:r>
    </w:p>
    <w:p w14:paraId="5812DC99" w14:textId="77777777" w:rsidR="00504A5A" w:rsidRPr="00BE2790" w:rsidRDefault="00504A5A" w:rsidP="00535960">
      <w:pPr>
        <w:pStyle w:val="ListParagraph"/>
        <w:numPr>
          <w:ilvl w:val="0"/>
          <w:numId w:val="56"/>
        </w:numPr>
        <w:rPr>
          <w:szCs w:val="26"/>
        </w:rPr>
      </w:pPr>
      <w:r w:rsidRPr="00BE2790">
        <w:rPr>
          <w:szCs w:val="26"/>
        </w:rPr>
        <w:t>Triệu chứng: Các bài kiểm thử tích hợp (integration tests) trong CI trả về lỗi errCode:-1 hàng loạt.</w:t>
      </w:r>
    </w:p>
    <w:p w14:paraId="66A5ABB4" w14:textId="77777777" w:rsidR="00504A5A" w:rsidRPr="00BE2790" w:rsidRDefault="00504A5A" w:rsidP="00535960">
      <w:pPr>
        <w:pStyle w:val="ListParagraph"/>
        <w:numPr>
          <w:ilvl w:val="0"/>
          <w:numId w:val="56"/>
        </w:numPr>
        <w:rPr>
          <w:szCs w:val="26"/>
        </w:rPr>
      </w:pPr>
      <w:r w:rsidRPr="00BE2790">
        <w:rPr>
          <w:szCs w:val="26"/>
        </w:rPr>
        <w:t>Nguyên nhân gốc rễ: Sự không nhất quán về kiểu chữ (case-sensitivity) của tên bảng giữa file seed cơ sở dữ liệu (ecom.sql - dùng chữ thường) và cấu hình mặc định của ORM Sequelize trên môi trường Linux.</w:t>
      </w:r>
    </w:p>
    <w:p w14:paraId="7CB8F539" w14:textId="77777777" w:rsidR="00504A5A" w:rsidRPr="00BE2790" w:rsidRDefault="00504A5A" w:rsidP="00535960">
      <w:pPr>
        <w:pStyle w:val="ListParagraph"/>
        <w:numPr>
          <w:ilvl w:val="0"/>
          <w:numId w:val="56"/>
        </w:numPr>
        <w:rPr>
          <w:szCs w:val="26"/>
        </w:rPr>
      </w:pPr>
      <w:r w:rsidRPr="00BE2790">
        <w:rPr>
          <w:szCs w:val="26"/>
        </w:rPr>
        <w:t>Cách khắc phục: Chuẩn hóa toàn bộ tên bảng trong model Sequelize và file seed database về dạng chữ thường.</w:t>
      </w:r>
    </w:p>
    <w:p w14:paraId="5EA48DEE" w14:textId="77777777" w:rsidR="00504A5A" w:rsidRPr="00BE2790" w:rsidRDefault="00504A5A" w:rsidP="00535960">
      <w:pPr>
        <w:pStyle w:val="ListParagraph"/>
        <w:numPr>
          <w:ilvl w:val="0"/>
          <w:numId w:val="54"/>
        </w:numPr>
        <w:rPr>
          <w:szCs w:val="26"/>
        </w:rPr>
      </w:pPr>
      <w:r w:rsidRPr="00BE2790">
        <w:rPr>
          <w:szCs w:val="26"/>
        </w:rPr>
        <w:t>Defect D-02 (Mức Medium): Lỗi liên quan đến kiểm thử E2E trên Frontend.</w:t>
      </w:r>
    </w:p>
    <w:p w14:paraId="69E5D7F9" w14:textId="77777777" w:rsidR="00504A5A" w:rsidRPr="00BE2790" w:rsidRDefault="00504A5A" w:rsidP="00535960">
      <w:pPr>
        <w:pStyle w:val="ListParagraph"/>
        <w:numPr>
          <w:ilvl w:val="0"/>
          <w:numId w:val="57"/>
        </w:numPr>
        <w:rPr>
          <w:szCs w:val="26"/>
        </w:rPr>
      </w:pPr>
      <w:r w:rsidRPr="00BE2790">
        <w:rPr>
          <w:szCs w:val="26"/>
        </w:rPr>
        <w:t>Triệu chứng: Các bài kiểm thử smoke bằng Cypress thất bại với thông báo Network Error.</w:t>
      </w:r>
    </w:p>
    <w:p w14:paraId="319B569B" w14:textId="77777777" w:rsidR="00504A5A" w:rsidRPr="00BE2790" w:rsidRDefault="00504A5A" w:rsidP="00535960">
      <w:pPr>
        <w:pStyle w:val="ListParagraph"/>
        <w:numPr>
          <w:ilvl w:val="0"/>
          <w:numId w:val="57"/>
        </w:numPr>
        <w:rPr>
          <w:szCs w:val="26"/>
        </w:rPr>
      </w:pPr>
      <w:r w:rsidRPr="00BE2790">
        <w:rPr>
          <w:szCs w:val="26"/>
        </w:rPr>
        <w:t>Nguyên nhân gốc rễ: Thiếu stub (giả lập) hoặc intercept (chặn bắt) cho các lệnh gọi API nền (background calls) trong một số luồng nghiệp vụ, dẫn đến kết quả không ổn định (flaky test).</w:t>
      </w:r>
    </w:p>
    <w:p w14:paraId="2F564869" w14:textId="77777777" w:rsidR="00504A5A" w:rsidRPr="00BE2790" w:rsidRDefault="00504A5A" w:rsidP="00535960">
      <w:pPr>
        <w:pStyle w:val="ListParagraph"/>
        <w:numPr>
          <w:ilvl w:val="0"/>
          <w:numId w:val="57"/>
        </w:numPr>
        <w:rPr>
          <w:szCs w:val="26"/>
        </w:rPr>
      </w:pPr>
      <w:r w:rsidRPr="00BE2790">
        <w:rPr>
          <w:szCs w:val="26"/>
        </w:rPr>
        <w:t>Cách khắc phục: Bổ sung đầy đủ intercept/stub cho các endpoint API được gọi đến trong phạm vi kiểm thử smoke, đảm bảo tính ổn định và độc lập của test.</w:t>
      </w:r>
    </w:p>
    <w:p w14:paraId="1C249E4B" w14:textId="77777777" w:rsidR="00504A5A" w:rsidRPr="00BE2790" w:rsidRDefault="00504A5A" w:rsidP="00504A5A">
      <w:pPr>
        <w:pStyle w:val="Heading3"/>
        <w:rPr>
          <w:sz w:val="26"/>
          <w:szCs w:val="26"/>
        </w:rPr>
      </w:pPr>
      <w:bookmarkStart w:id="116" w:name="_Toc217218161"/>
      <w:r w:rsidRPr="00BE2790">
        <w:rPr>
          <w:sz w:val="26"/>
          <w:szCs w:val="26"/>
        </w:rPr>
        <w:t>5.3.2. Thống kê lỗi</w:t>
      </w:r>
      <w:bookmarkEnd w:id="116"/>
    </w:p>
    <w:p w14:paraId="43D954EC" w14:textId="77777777" w:rsidR="00504A5A" w:rsidRPr="00BE2790" w:rsidRDefault="00504A5A" w:rsidP="00504A5A">
      <w:pPr>
        <w:rPr>
          <w:szCs w:val="26"/>
        </w:rPr>
      </w:pPr>
      <w:r w:rsidRPr="00BE2790">
        <w:rPr>
          <w:szCs w:val="26"/>
        </w:rPr>
        <w:t>Thống kê tổng hợp 2 lỗi đã được phát hiện và xử lý trong dự án:</w:t>
      </w:r>
    </w:p>
    <w:p w14:paraId="039BCBFD" w14:textId="77777777" w:rsidR="00504A5A" w:rsidRPr="00BE2790" w:rsidRDefault="00504A5A" w:rsidP="00535960">
      <w:pPr>
        <w:pStyle w:val="ListParagraph"/>
        <w:numPr>
          <w:ilvl w:val="0"/>
          <w:numId w:val="55"/>
        </w:numPr>
        <w:rPr>
          <w:szCs w:val="26"/>
        </w:rPr>
      </w:pPr>
      <w:r w:rsidRPr="00BE2790">
        <w:rPr>
          <w:szCs w:val="26"/>
        </w:rPr>
        <w:t>Critical: 0 lỗi.</w:t>
      </w:r>
    </w:p>
    <w:p w14:paraId="0AED4BC1" w14:textId="77777777" w:rsidR="00504A5A" w:rsidRPr="00BE2790" w:rsidRDefault="00504A5A" w:rsidP="00535960">
      <w:pPr>
        <w:pStyle w:val="ListParagraph"/>
        <w:numPr>
          <w:ilvl w:val="0"/>
          <w:numId w:val="55"/>
        </w:numPr>
        <w:rPr>
          <w:szCs w:val="26"/>
        </w:rPr>
      </w:pPr>
      <w:r w:rsidRPr="00BE2790">
        <w:rPr>
          <w:szCs w:val="26"/>
        </w:rPr>
        <w:t>High: 1 lỗi (50%).</w:t>
      </w:r>
    </w:p>
    <w:p w14:paraId="4C7FF059" w14:textId="77777777" w:rsidR="00504A5A" w:rsidRPr="00BE2790" w:rsidRDefault="00504A5A" w:rsidP="00535960">
      <w:pPr>
        <w:pStyle w:val="ListParagraph"/>
        <w:numPr>
          <w:ilvl w:val="0"/>
          <w:numId w:val="55"/>
        </w:numPr>
        <w:rPr>
          <w:szCs w:val="26"/>
        </w:rPr>
      </w:pPr>
      <w:r w:rsidRPr="00BE2790">
        <w:rPr>
          <w:szCs w:val="26"/>
        </w:rPr>
        <w:t>Medium: 1 lỗi (50%).</w:t>
      </w:r>
    </w:p>
    <w:p w14:paraId="633459E0" w14:textId="77777777" w:rsidR="00504A5A" w:rsidRPr="00BE2790" w:rsidRDefault="00504A5A" w:rsidP="00535960">
      <w:pPr>
        <w:pStyle w:val="ListParagraph"/>
        <w:numPr>
          <w:ilvl w:val="0"/>
          <w:numId w:val="55"/>
        </w:numPr>
        <w:rPr>
          <w:szCs w:val="26"/>
        </w:rPr>
      </w:pPr>
      <w:r w:rsidRPr="00BE2790">
        <w:rPr>
          <w:szCs w:val="26"/>
        </w:rPr>
        <w:t>Low: 0 lỗi.</w:t>
      </w:r>
    </w:p>
    <w:p w14:paraId="6A68D484" w14:textId="7FA35A1C" w:rsidR="00504A5A" w:rsidRPr="00BE2790" w:rsidRDefault="00504A5A" w:rsidP="00504A5A">
      <w:pPr>
        <w:jc w:val="left"/>
        <w:rPr>
          <w:szCs w:val="26"/>
        </w:rPr>
      </w:pPr>
      <w:r w:rsidRPr="00BE2790">
        <w:rPr>
          <w:szCs w:val="26"/>
        </w:rPr>
        <w:t>- Số lượng lỗi đã được sửa là 2 lỗi (1 lỗi High và 1 lỗi Medium).</w:t>
      </w:r>
      <w:r w:rsidRPr="00BE2790">
        <w:rPr>
          <w:szCs w:val="26"/>
        </w:rPr>
        <w:br/>
        <w:t>- Số lượng lỗi còn tồn đọng là 0 lỗi ở bất kỳ mức độ nào.</w:t>
      </w:r>
    </w:p>
    <w:p w14:paraId="71410DA9" w14:textId="77777777" w:rsidR="00A54B11" w:rsidRPr="00BE2790" w:rsidRDefault="00A54B11" w:rsidP="00504A5A">
      <w:pPr>
        <w:jc w:val="left"/>
        <w:rPr>
          <w:szCs w:val="26"/>
        </w:rPr>
      </w:pPr>
    </w:p>
    <w:p w14:paraId="0EF85DD2" w14:textId="40EFBD31" w:rsidR="001652E1" w:rsidRPr="00BE2790" w:rsidRDefault="00654C19" w:rsidP="00A54B11">
      <w:pPr>
        <w:jc w:val="center"/>
        <w:rPr>
          <w:szCs w:val="26"/>
        </w:rPr>
      </w:pPr>
      <w:r w:rsidRPr="00BE2790">
        <w:rPr>
          <w:szCs w:val="26"/>
        </w:rPr>
        <w:lastRenderedPageBreak/>
        <w:drawing>
          <wp:inline distT="0" distB="0" distL="0" distR="0" wp14:anchorId="4839D88B" wp14:editId="2B731C21">
            <wp:extent cx="5940425" cy="3275330"/>
            <wp:effectExtent l="0" t="0" r="3175" b="1270"/>
            <wp:docPr id="136018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86946" name=""/>
                    <pic:cNvPicPr/>
                  </pic:nvPicPr>
                  <pic:blipFill>
                    <a:blip r:embed="rId66"/>
                    <a:stretch>
                      <a:fillRect/>
                    </a:stretch>
                  </pic:blipFill>
                  <pic:spPr>
                    <a:xfrm>
                      <a:off x="0" y="0"/>
                      <a:ext cx="5940425" cy="3275330"/>
                    </a:xfrm>
                    <a:prstGeom prst="rect">
                      <a:avLst/>
                    </a:prstGeom>
                  </pic:spPr>
                </pic:pic>
              </a:graphicData>
            </a:graphic>
          </wp:inline>
        </w:drawing>
      </w:r>
    </w:p>
    <w:p w14:paraId="6BC40796" w14:textId="65733F8F" w:rsidR="00504A5A" w:rsidRPr="00BE2790" w:rsidRDefault="00A54B11" w:rsidP="00A54B11">
      <w:pPr>
        <w:jc w:val="center"/>
        <w:rPr>
          <w:szCs w:val="26"/>
        </w:rPr>
      </w:pPr>
      <w:r w:rsidRPr="00BE2790">
        <w:rPr>
          <w:szCs w:val="26"/>
        </w:rPr>
        <w:t>Hình 5.2. Biểu đồ cột phân bố lỗi theo mức độ nghiêm trọng.</w:t>
      </w:r>
    </w:p>
    <w:p w14:paraId="30007011" w14:textId="77777777" w:rsidR="005B5C16" w:rsidRPr="00BE2790" w:rsidRDefault="005B5C16" w:rsidP="005B5C16">
      <w:pPr>
        <w:pStyle w:val="Heading3"/>
        <w:rPr>
          <w:sz w:val="26"/>
          <w:szCs w:val="26"/>
        </w:rPr>
      </w:pPr>
      <w:bookmarkStart w:id="117" w:name="_Toc217218162"/>
      <w:r w:rsidRPr="00BE2790">
        <w:rPr>
          <w:sz w:val="26"/>
          <w:szCs w:val="26"/>
        </w:rPr>
        <w:t>5.3.3. Quá trình xử lý lỗi</w:t>
      </w:r>
      <w:bookmarkEnd w:id="117"/>
    </w:p>
    <w:p w14:paraId="1BD7FB0B" w14:textId="77777777" w:rsidR="005B5C16" w:rsidRPr="00BE2790" w:rsidRDefault="005B5C16" w:rsidP="005B5C16">
      <w:pPr>
        <w:rPr>
          <w:szCs w:val="26"/>
        </w:rPr>
      </w:pPr>
      <w:r w:rsidRPr="00BE2790">
        <w:rPr>
          <w:szCs w:val="26"/>
        </w:rPr>
        <w:t>Quá trình xử lý lỗi được thực hiện theo một quy trình chuẩn gồm 7 bước, đảm bảo mọi lỗi phát hiện đều được theo dõi và xử lý triệt để:</w:t>
      </w:r>
    </w:p>
    <w:p w14:paraId="47C697AF" w14:textId="77777777" w:rsidR="005B5C16" w:rsidRPr="00BE2790" w:rsidRDefault="005B5C16" w:rsidP="003321FE">
      <w:pPr>
        <w:pStyle w:val="ListParagraph"/>
        <w:numPr>
          <w:ilvl w:val="0"/>
          <w:numId w:val="58"/>
        </w:numPr>
        <w:jc w:val="left"/>
        <w:rPr>
          <w:szCs w:val="26"/>
        </w:rPr>
      </w:pPr>
      <w:r w:rsidRPr="00BE2790">
        <w:rPr>
          <w:szCs w:val="26"/>
        </w:rPr>
        <w:t>Bước 1: Ghi nhận lỗi</w:t>
      </w:r>
      <w:r w:rsidRPr="00BE2790">
        <w:rPr>
          <w:szCs w:val="26"/>
        </w:rPr>
        <w:br/>
        <w:t>Thông tin lỗi được ghi lại ngay khi phát hiện thông qua kết quả tự động của CI hoặc kiểm thử thủ công, bao gồm: mô tả, module, test case liên quan, mức độ nghiêm trọng, và bằng chứng (log, screenshot, link workflow).</w:t>
      </w:r>
    </w:p>
    <w:p w14:paraId="28B5E161" w14:textId="77777777" w:rsidR="005B5C16" w:rsidRPr="00BE2790" w:rsidRDefault="005B5C16" w:rsidP="003321FE">
      <w:pPr>
        <w:pStyle w:val="ListParagraph"/>
        <w:numPr>
          <w:ilvl w:val="0"/>
          <w:numId w:val="58"/>
        </w:numPr>
        <w:jc w:val="left"/>
        <w:rPr>
          <w:szCs w:val="26"/>
        </w:rPr>
      </w:pPr>
      <w:r w:rsidRPr="00BE2790">
        <w:rPr>
          <w:szCs w:val="26"/>
        </w:rPr>
        <w:t>Bước 2: Phân loại lỗi</w:t>
      </w:r>
      <w:r w:rsidRPr="00BE2790">
        <w:rPr>
          <w:szCs w:val="26"/>
        </w:rPr>
        <w:br/>
        <w:t>Lỗi được phân loại theo mức độ nghiêm trọng (Critical, High, Medium, Low) dựa trên ảnh hưởng của nó, giúp xác định thứ tự ưu tiên xử lý.</w:t>
      </w:r>
    </w:p>
    <w:p w14:paraId="649400AE" w14:textId="77777777" w:rsidR="005B5C16" w:rsidRPr="00BE2790" w:rsidRDefault="005B5C16" w:rsidP="003321FE">
      <w:pPr>
        <w:pStyle w:val="ListParagraph"/>
        <w:numPr>
          <w:ilvl w:val="0"/>
          <w:numId w:val="58"/>
        </w:numPr>
        <w:jc w:val="left"/>
        <w:rPr>
          <w:szCs w:val="26"/>
        </w:rPr>
      </w:pPr>
      <w:r w:rsidRPr="00BE2790">
        <w:rPr>
          <w:szCs w:val="26"/>
        </w:rPr>
        <w:t>Bước 3: Phân công xử lý</w:t>
      </w:r>
      <w:r w:rsidRPr="00BE2790">
        <w:rPr>
          <w:szCs w:val="26"/>
        </w:rPr>
        <w:br/>
        <w:t>Lỗi được chuyển (assign) cho lập trình viên phụ trách module liên quan, cùng với trạng thái "Assigned".</w:t>
      </w:r>
    </w:p>
    <w:p w14:paraId="1CEB0721" w14:textId="77777777" w:rsidR="005B5C16" w:rsidRPr="00BE2790" w:rsidRDefault="005B5C16" w:rsidP="003321FE">
      <w:pPr>
        <w:pStyle w:val="ListParagraph"/>
        <w:numPr>
          <w:ilvl w:val="0"/>
          <w:numId w:val="58"/>
        </w:numPr>
        <w:jc w:val="left"/>
        <w:rPr>
          <w:szCs w:val="26"/>
        </w:rPr>
      </w:pPr>
      <w:r w:rsidRPr="00BE2790">
        <w:rPr>
          <w:szCs w:val="26"/>
        </w:rPr>
        <w:t>Bước 4: Sửa lỗi</w:t>
      </w:r>
      <w:r w:rsidRPr="00BE2790">
        <w:rPr>
          <w:szCs w:val="26"/>
        </w:rPr>
        <w:br/>
        <w:t>Developer phân tích nguyên nhân gốc rễ và thực hiện sửa lỗi, đảm bảo bản sửa không gây ảnh hưởng đến các chức năng khác.</w:t>
      </w:r>
    </w:p>
    <w:p w14:paraId="7F7D3063" w14:textId="77777777" w:rsidR="005B5C16" w:rsidRPr="00BE2790" w:rsidRDefault="005B5C16" w:rsidP="003321FE">
      <w:pPr>
        <w:pStyle w:val="ListParagraph"/>
        <w:numPr>
          <w:ilvl w:val="0"/>
          <w:numId w:val="58"/>
        </w:numPr>
        <w:jc w:val="left"/>
        <w:rPr>
          <w:szCs w:val="26"/>
        </w:rPr>
      </w:pPr>
      <w:r w:rsidRPr="00BE2790">
        <w:rPr>
          <w:szCs w:val="26"/>
        </w:rPr>
        <w:t>Bước 5: Kiểm thử lại</w:t>
      </w:r>
      <w:r w:rsidRPr="00BE2790">
        <w:rPr>
          <w:szCs w:val="26"/>
        </w:rPr>
        <w:br/>
        <w:t>Nhóm kiểm thử thực thi lại các test case liên quan và test hồi quy để xác nhận lỗi đã được khắc phục hoàn toàn.</w:t>
      </w:r>
    </w:p>
    <w:p w14:paraId="00B63709" w14:textId="77777777" w:rsidR="005B5C16" w:rsidRPr="00BE2790" w:rsidRDefault="005B5C16" w:rsidP="003321FE">
      <w:pPr>
        <w:pStyle w:val="ListParagraph"/>
        <w:numPr>
          <w:ilvl w:val="0"/>
          <w:numId w:val="58"/>
        </w:numPr>
        <w:jc w:val="left"/>
        <w:rPr>
          <w:szCs w:val="26"/>
        </w:rPr>
      </w:pPr>
      <w:r w:rsidRPr="00BE2790">
        <w:rPr>
          <w:szCs w:val="26"/>
        </w:rPr>
        <w:lastRenderedPageBreak/>
        <w:t>Bước 6: Đóng lỗi</w:t>
      </w:r>
      <w:r w:rsidRPr="00BE2790">
        <w:rPr>
          <w:szCs w:val="26"/>
        </w:rPr>
        <w:br/>
        <w:t>Khi đã được xác nhận sửa thành công, lỗi được đánh dấu trạng thái "Closed" trong báo cáo (docs/tests/defects.csv).</w:t>
      </w:r>
    </w:p>
    <w:p w14:paraId="696A0B7D" w14:textId="77777777" w:rsidR="005B5C16" w:rsidRPr="00BE2790" w:rsidRDefault="005B5C16" w:rsidP="003321FE">
      <w:pPr>
        <w:pStyle w:val="ListParagraph"/>
        <w:numPr>
          <w:ilvl w:val="0"/>
          <w:numId w:val="58"/>
        </w:numPr>
        <w:jc w:val="left"/>
        <w:rPr>
          <w:szCs w:val="26"/>
        </w:rPr>
      </w:pPr>
      <w:r w:rsidRPr="00BE2790">
        <w:rPr>
          <w:szCs w:val="26"/>
        </w:rPr>
        <w:t>Bước 7: Báo cáo và theo dõi</w:t>
      </w:r>
      <w:r w:rsidRPr="00BE2790">
        <w:rPr>
          <w:szCs w:val="26"/>
        </w:rPr>
        <w:br/>
        <w:t>Thông tin lỗi được tổng hợp định kỳ để đánh giá chất lượng phần mềm, xu hướng lỗi và rút ra bài học cải thiện cho quy trình phát triển.</w:t>
      </w:r>
    </w:p>
    <w:p w14:paraId="2447B598" w14:textId="77777777" w:rsidR="005B5C16" w:rsidRPr="00BE2790" w:rsidRDefault="005B5C16" w:rsidP="005B5C16">
      <w:pPr>
        <w:pStyle w:val="Heading2"/>
        <w:rPr>
          <w:sz w:val="26"/>
          <w:szCs w:val="26"/>
        </w:rPr>
      </w:pPr>
      <w:bookmarkStart w:id="118" w:name="_Toc217218163"/>
      <w:r w:rsidRPr="00BE2790">
        <w:rPr>
          <w:sz w:val="26"/>
          <w:szCs w:val="26"/>
        </w:rPr>
        <w:t>5.4. Kết quả thực thi Pipeline CI/CD</w:t>
      </w:r>
      <w:bookmarkEnd w:id="118"/>
    </w:p>
    <w:p w14:paraId="6E0E5ED5" w14:textId="77777777" w:rsidR="005B5C16" w:rsidRPr="00BE2790" w:rsidRDefault="005B5C16" w:rsidP="005B5C16">
      <w:pPr>
        <w:rPr>
          <w:szCs w:val="26"/>
        </w:rPr>
      </w:pPr>
      <w:r w:rsidRPr="00BE2790">
        <w:rPr>
          <w:szCs w:val="26"/>
        </w:rPr>
        <w:t>Pipeline CI/CD trên GitHub Actions đã được kích hoạt tự động và chạy ổn định. Kết quả tổng quan từ lần chạy mới nhất cho thấy:</w:t>
      </w:r>
    </w:p>
    <w:p w14:paraId="385910AF" w14:textId="77777777" w:rsidR="005B5C16" w:rsidRPr="00BE2790" w:rsidRDefault="005B5C16" w:rsidP="003321FE">
      <w:pPr>
        <w:pStyle w:val="ListParagraph"/>
        <w:numPr>
          <w:ilvl w:val="0"/>
          <w:numId w:val="59"/>
        </w:numPr>
        <w:rPr>
          <w:szCs w:val="26"/>
        </w:rPr>
      </w:pPr>
      <w:r w:rsidRPr="00BE2790">
        <w:rPr>
          <w:szCs w:val="26"/>
        </w:rPr>
        <w:t>Tổng trạng thái: PASS (Tất cả các job trong workflow hoàn thành không lỗi).</w:t>
      </w:r>
    </w:p>
    <w:p w14:paraId="4BE1D46D" w14:textId="77777777" w:rsidR="005B5C16" w:rsidRPr="00BE2790" w:rsidRDefault="005B5C16" w:rsidP="003321FE">
      <w:pPr>
        <w:pStyle w:val="ListParagraph"/>
        <w:numPr>
          <w:ilvl w:val="0"/>
          <w:numId w:val="59"/>
        </w:numPr>
        <w:rPr>
          <w:szCs w:val="26"/>
        </w:rPr>
      </w:pPr>
      <w:r w:rsidRPr="00BE2790">
        <w:rPr>
          <w:szCs w:val="26"/>
        </w:rPr>
        <w:t>Backend Tests: Các job kiểm thử đơn vị, API và tích hợp đều passed.</w:t>
      </w:r>
    </w:p>
    <w:p w14:paraId="319F450C" w14:textId="77777777" w:rsidR="005B5C16" w:rsidRPr="00BE2790" w:rsidRDefault="005B5C16" w:rsidP="003321FE">
      <w:pPr>
        <w:pStyle w:val="ListParagraph"/>
        <w:numPr>
          <w:ilvl w:val="0"/>
          <w:numId w:val="59"/>
        </w:numPr>
        <w:rPr>
          <w:szCs w:val="26"/>
        </w:rPr>
      </w:pPr>
      <w:r w:rsidRPr="00BE2790">
        <w:rPr>
          <w:szCs w:val="26"/>
        </w:rPr>
        <w:t>Frontend Tests: Các job kiểm thử đơn vị (Jest) và smoke test (Cypress) đều passed.</w:t>
      </w:r>
    </w:p>
    <w:p w14:paraId="4628A2F8" w14:textId="77777777" w:rsidR="005B5C16" w:rsidRPr="00BE2790" w:rsidRDefault="005B5C16" w:rsidP="003321FE">
      <w:pPr>
        <w:pStyle w:val="ListParagraph"/>
        <w:numPr>
          <w:ilvl w:val="0"/>
          <w:numId w:val="59"/>
        </w:numPr>
        <w:rPr>
          <w:szCs w:val="26"/>
        </w:rPr>
      </w:pPr>
      <w:r w:rsidRPr="00BE2790">
        <w:rPr>
          <w:szCs w:val="26"/>
        </w:rPr>
        <w:t>Code Coverage: Báo cáo coverage được sinh tự động và lưu trữ dưới dạng artifact.</w:t>
      </w:r>
    </w:p>
    <w:p w14:paraId="4E635E52" w14:textId="0A00AA15" w:rsidR="00247ED0" w:rsidRPr="00BE2790" w:rsidRDefault="005B5C16" w:rsidP="003321FE">
      <w:pPr>
        <w:pStyle w:val="ListParagraph"/>
        <w:numPr>
          <w:ilvl w:val="0"/>
          <w:numId w:val="59"/>
        </w:numPr>
        <w:rPr>
          <w:rStyle w:val="Strong"/>
          <w:b w:val="0"/>
          <w:szCs w:val="26"/>
        </w:rPr>
      </w:pPr>
      <w:r w:rsidRPr="00BE2790">
        <w:rPr>
          <w:szCs w:val="26"/>
        </w:rPr>
        <w:t>Tính ổn định: Pipeline chứng minh khả năng chạy lặp lại, phát hiện lỗi sớm ngay khi code được tích hợp.</w:t>
      </w:r>
    </w:p>
    <w:p w14:paraId="77A01185" w14:textId="77777777" w:rsidR="00522D6B" w:rsidRPr="00BE2790" w:rsidRDefault="00522D6B" w:rsidP="00522D6B">
      <w:pPr>
        <w:pStyle w:val="ListParagraph"/>
        <w:rPr>
          <w:szCs w:val="26"/>
        </w:rPr>
      </w:pPr>
    </w:p>
    <w:p w14:paraId="42D5E023" w14:textId="6A18B586" w:rsidR="00522D6B" w:rsidRPr="00BE2790" w:rsidRDefault="00EC3895" w:rsidP="00522D6B">
      <w:pPr>
        <w:jc w:val="center"/>
        <w:rPr>
          <w:rFonts w:cs="Times New Roman"/>
          <w:szCs w:val="26"/>
        </w:rPr>
      </w:pPr>
      <w:r w:rsidRPr="00BE2790">
        <w:rPr>
          <w:szCs w:val="26"/>
        </w:rPr>
        <w:drawing>
          <wp:inline distT="0" distB="0" distL="0" distR="0" wp14:anchorId="50F8CD31" wp14:editId="69D68304">
            <wp:extent cx="5940425" cy="2870835"/>
            <wp:effectExtent l="0" t="0" r="3175" b="5715"/>
            <wp:docPr id="57850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33882" name=""/>
                    <pic:cNvPicPr/>
                  </pic:nvPicPr>
                  <pic:blipFill>
                    <a:blip r:embed="rId62"/>
                    <a:stretch>
                      <a:fillRect/>
                    </a:stretch>
                  </pic:blipFill>
                  <pic:spPr>
                    <a:xfrm>
                      <a:off x="0" y="0"/>
                      <a:ext cx="5940425" cy="2870835"/>
                    </a:xfrm>
                    <a:prstGeom prst="rect">
                      <a:avLst/>
                    </a:prstGeom>
                  </pic:spPr>
                </pic:pic>
              </a:graphicData>
            </a:graphic>
          </wp:inline>
        </w:drawing>
      </w:r>
    </w:p>
    <w:p w14:paraId="7C0EE628" w14:textId="43A8EE97" w:rsidR="00522D6B" w:rsidRPr="00BE2790" w:rsidRDefault="00522D6B" w:rsidP="00522D6B">
      <w:pPr>
        <w:jc w:val="center"/>
        <w:rPr>
          <w:rFonts w:cs="Times New Roman"/>
          <w:szCs w:val="26"/>
        </w:rPr>
      </w:pPr>
      <w:r w:rsidRPr="00BE2790">
        <w:rPr>
          <w:rFonts w:cs="Times New Roman"/>
          <w:szCs w:val="26"/>
        </w:rPr>
        <w:t>Hình 5.3. Pipeline CI/CD GitHub Actions.</w:t>
      </w:r>
    </w:p>
    <w:p w14:paraId="1E707F28" w14:textId="77777777" w:rsidR="00FD3D3E" w:rsidRPr="00BE2790" w:rsidRDefault="00FD3D3E" w:rsidP="009D6EC8">
      <w:pPr>
        <w:pStyle w:val="Heading2"/>
        <w:rPr>
          <w:sz w:val="26"/>
          <w:szCs w:val="26"/>
        </w:rPr>
      </w:pPr>
      <w:bookmarkStart w:id="119" w:name="_Toc217218164"/>
      <w:r w:rsidRPr="00BE2790">
        <w:rPr>
          <w:sz w:val="26"/>
          <w:szCs w:val="26"/>
        </w:rPr>
        <w:t>5.5. Đánh giá chất lượng và kết luận</w:t>
      </w:r>
      <w:bookmarkEnd w:id="119"/>
    </w:p>
    <w:p w14:paraId="5CCAD947" w14:textId="77777777" w:rsidR="00FD3D3E" w:rsidRPr="00BE2790" w:rsidRDefault="00FD3D3E" w:rsidP="009D6EC8">
      <w:pPr>
        <w:pStyle w:val="Heading3"/>
        <w:rPr>
          <w:sz w:val="26"/>
          <w:szCs w:val="26"/>
        </w:rPr>
      </w:pPr>
      <w:bookmarkStart w:id="120" w:name="_Toc217218165"/>
      <w:r w:rsidRPr="00BE2790">
        <w:rPr>
          <w:sz w:val="26"/>
          <w:szCs w:val="26"/>
        </w:rPr>
        <w:t>5.5.1. Đánh giá chất lượng</w:t>
      </w:r>
      <w:bookmarkEnd w:id="120"/>
    </w:p>
    <w:p w14:paraId="6CFE5806" w14:textId="77777777" w:rsidR="00FD3D3E" w:rsidRPr="00BE2790" w:rsidRDefault="00FD3D3E" w:rsidP="00FD3D3E">
      <w:pPr>
        <w:rPr>
          <w:rFonts w:cs="Times New Roman"/>
          <w:szCs w:val="26"/>
        </w:rPr>
      </w:pPr>
      <w:r w:rsidRPr="00BE2790">
        <w:rPr>
          <w:rFonts w:cs="Times New Roman"/>
          <w:szCs w:val="26"/>
        </w:rPr>
        <w:t>Dựa trên kết quả kiểm thử tổng hợp, có thể đưa ra các đánh giá sau về chất lượng hệ thống:</w:t>
      </w:r>
    </w:p>
    <w:p w14:paraId="7483D936" w14:textId="77777777" w:rsidR="00FD3D3E" w:rsidRPr="00BE2790" w:rsidRDefault="00FD3D3E" w:rsidP="003321FE">
      <w:pPr>
        <w:pStyle w:val="ListParagraph"/>
        <w:numPr>
          <w:ilvl w:val="0"/>
          <w:numId w:val="60"/>
        </w:numPr>
        <w:rPr>
          <w:rFonts w:cs="Times New Roman"/>
          <w:szCs w:val="26"/>
        </w:rPr>
      </w:pPr>
      <w:r w:rsidRPr="00BE2790">
        <w:rPr>
          <w:szCs w:val="26"/>
        </w:rPr>
        <w:lastRenderedPageBreak/>
        <w:t>Độ ổn định chức năng cao:</w:t>
      </w:r>
      <w:r w:rsidRPr="00BE2790">
        <w:rPr>
          <w:rFonts w:cs="Times New Roman"/>
          <w:szCs w:val="26"/>
        </w:rPr>
        <w:t xml:space="preserve"> 94% test case tự động đã thực thi thành công, và 100% lỗi phát hiện được (gồm 1 lỗi High) đã được khắc phục triệt để.</w:t>
      </w:r>
    </w:p>
    <w:p w14:paraId="0130D05A" w14:textId="77777777" w:rsidR="00FD3D3E" w:rsidRPr="00BE2790" w:rsidRDefault="00FD3D3E" w:rsidP="003321FE">
      <w:pPr>
        <w:pStyle w:val="ListParagraph"/>
        <w:numPr>
          <w:ilvl w:val="0"/>
          <w:numId w:val="60"/>
        </w:numPr>
        <w:rPr>
          <w:rFonts w:cs="Times New Roman"/>
          <w:szCs w:val="26"/>
        </w:rPr>
      </w:pPr>
      <w:r w:rsidRPr="00BE2790">
        <w:rPr>
          <w:szCs w:val="26"/>
        </w:rPr>
        <w:t>Quy trình kiểm thử hiệu quả:</w:t>
      </w:r>
      <w:r w:rsidRPr="00BE2790">
        <w:rPr>
          <w:rFonts w:cs="Times New Roman"/>
          <w:szCs w:val="26"/>
        </w:rPr>
        <w:t xml:space="preserve"> Pipeline CI/CD hoạt động ổn định, đóng vai trò là "cửa kiểm soát chất lượng" tự động, ngăn chặn code lỗi được tích hợp.</w:t>
      </w:r>
    </w:p>
    <w:p w14:paraId="48B5B72E" w14:textId="77777777" w:rsidR="00FD3D3E" w:rsidRPr="00BE2790" w:rsidRDefault="00FD3D3E" w:rsidP="003321FE">
      <w:pPr>
        <w:pStyle w:val="ListParagraph"/>
        <w:numPr>
          <w:ilvl w:val="0"/>
          <w:numId w:val="60"/>
        </w:numPr>
        <w:rPr>
          <w:rFonts w:cs="Times New Roman"/>
          <w:szCs w:val="26"/>
        </w:rPr>
      </w:pPr>
      <w:r w:rsidRPr="00BE2790">
        <w:rPr>
          <w:szCs w:val="26"/>
        </w:rPr>
        <w:t>Phạm vi bao phủ hợp lý:</w:t>
      </w:r>
      <w:r w:rsidRPr="00BE2790">
        <w:rPr>
          <w:rFonts w:cs="Times New Roman"/>
          <w:szCs w:val="26"/>
        </w:rPr>
        <w:t xml:space="preserve"> 78/90 test case đã được hiện thực, tập trung vào các luồng nghiệp vụ chính (risk-based testing), đảm bảo các chức năng cốt lõi hoạt động đúng.</w:t>
      </w:r>
    </w:p>
    <w:p w14:paraId="7E41392C" w14:textId="77777777" w:rsidR="00FD3D3E" w:rsidRPr="00BE2790" w:rsidRDefault="00FD3D3E" w:rsidP="003321FE">
      <w:pPr>
        <w:pStyle w:val="ListParagraph"/>
        <w:numPr>
          <w:ilvl w:val="0"/>
          <w:numId w:val="60"/>
        </w:numPr>
        <w:rPr>
          <w:rFonts w:cs="Times New Roman"/>
          <w:szCs w:val="26"/>
        </w:rPr>
      </w:pPr>
      <w:r w:rsidRPr="00BE2790">
        <w:rPr>
          <w:szCs w:val="26"/>
        </w:rPr>
        <w:t>Tính lặp lại và minh bạch:</w:t>
      </w:r>
      <w:r w:rsidRPr="00BE2790">
        <w:rPr>
          <w:rFonts w:cs="Times New Roman"/>
          <w:szCs w:val="26"/>
        </w:rPr>
        <w:t xml:space="preserve"> Toàn bộ kết quả kiểm thử, lỗi và bằng chứng được lưu trữ có hệ thống (file JSON, CSV, artifacts), cho phép truy xuất và đánh giá dễ dàng.</w:t>
      </w:r>
    </w:p>
    <w:p w14:paraId="273B5402" w14:textId="77777777" w:rsidR="00FD3D3E" w:rsidRPr="00BE2790" w:rsidRDefault="00FD3D3E" w:rsidP="009D6EC8">
      <w:pPr>
        <w:pStyle w:val="Heading3"/>
        <w:rPr>
          <w:sz w:val="26"/>
          <w:szCs w:val="26"/>
        </w:rPr>
      </w:pPr>
      <w:bookmarkStart w:id="121" w:name="_Toc217218166"/>
      <w:r w:rsidRPr="00BE2790">
        <w:rPr>
          <w:sz w:val="26"/>
          <w:szCs w:val="26"/>
        </w:rPr>
        <w:t>5.5.2. Bài học kinh nghiệm</w:t>
      </w:r>
      <w:bookmarkEnd w:id="121"/>
    </w:p>
    <w:p w14:paraId="2A12907E" w14:textId="77777777" w:rsidR="00FD3D3E" w:rsidRPr="00BE2790" w:rsidRDefault="00FD3D3E" w:rsidP="003321FE">
      <w:pPr>
        <w:pStyle w:val="ListParagraph"/>
        <w:numPr>
          <w:ilvl w:val="0"/>
          <w:numId w:val="61"/>
        </w:numPr>
        <w:rPr>
          <w:rFonts w:cs="Times New Roman"/>
          <w:szCs w:val="26"/>
        </w:rPr>
      </w:pPr>
      <w:r w:rsidRPr="00BE2790">
        <w:rPr>
          <w:szCs w:val="26"/>
        </w:rPr>
        <w:t>Tự động hóa từ sớm là chìa khóa:</w:t>
      </w:r>
      <w:r w:rsidRPr="00BE2790">
        <w:rPr>
          <w:rFonts w:cs="Times New Roman"/>
          <w:szCs w:val="26"/>
        </w:rPr>
        <w:t xml:space="preserve"> Việc thiết lập CI/CD và viết test tự động ngay từ đầu giúp phát hiện lỗi liên quan đến môi trường (như D-01) và độ tương thích code rất sớm, tiết kiệm đáng kể thời gian sửa lỗi sau này.</w:t>
      </w:r>
    </w:p>
    <w:p w14:paraId="253DFB5B" w14:textId="77777777" w:rsidR="00FD3D3E" w:rsidRPr="00BE2790" w:rsidRDefault="00FD3D3E" w:rsidP="003321FE">
      <w:pPr>
        <w:pStyle w:val="ListParagraph"/>
        <w:numPr>
          <w:ilvl w:val="0"/>
          <w:numId w:val="61"/>
        </w:numPr>
        <w:rPr>
          <w:rFonts w:cs="Times New Roman"/>
          <w:szCs w:val="26"/>
        </w:rPr>
      </w:pPr>
      <w:r w:rsidRPr="00BE2790">
        <w:rPr>
          <w:szCs w:val="26"/>
        </w:rPr>
        <w:t>Ưu tiên sửa nguyên nhân gốc:</w:t>
      </w:r>
      <w:r w:rsidRPr="00BE2790">
        <w:rPr>
          <w:rFonts w:cs="Times New Roman"/>
          <w:szCs w:val="26"/>
        </w:rPr>
        <w:t xml:space="preserve"> Thay vì sửa chữa tạm thời (workaround), việc tìm và sửa nguyên nhân gốc rễ (root cause) – như chuẩn hóa tên bảng – giúp giải quyết vấn đề triệt để và tránh tái phát.</w:t>
      </w:r>
    </w:p>
    <w:p w14:paraId="220D14A3" w14:textId="68487EF9" w:rsidR="00476863" w:rsidRPr="00BE2790" w:rsidRDefault="00FD3D3E" w:rsidP="003321FE">
      <w:pPr>
        <w:pStyle w:val="ListParagraph"/>
        <w:numPr>
          <w:ilvl w:val="0"/>
          <w:numId w:val="61"/>
        </w:numPr>
        <w:rPr>
          <w:rFonts w:cs="Times New Roman"/>
          <w:szCs w:val="26"/>
        </w:rPr>
      </w:pPr>
      <w:r w:rsidRPr="00BE2790">
        <w:rPr>
          <w:szCs w:val="26"/>
        </w:rPr>
        <w:t>Ổn định hóa test E2E trong CI:</w:t>
      </w:r>
      <w:r w:rsidRPr="00BE2790">
        <w:rPr>
          <w:rFonts w:cs="Times New Roman"/>
          <w:szCs w:val="26"/>
        </w:rPr>
        <w:t xml:space="preserve"> Test E2E trong môi trường CI cần được "cách ly" bằng cách stub các phụ thuộc bên ngoài (API, database) để tăng độ tin cậy, tránh hiện tượng test "flaky" (khi thì pass, khi thì fail không rõ nguyên do).</w:t>
      </w:r>
    </w:p>
    <w:sectPr w:rsidR="00476863" w:rsidRPr="00BE2790" w:rsidSect="007D267A">
      <w:pgSz w:w="11907" w:h="16840"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A4F94" w14:textId="77777777" w:rsidR="009E0628" w:rsidRDefault="009E0628" w:rsidP="002B4B04">
      <w:pPr>
        <w:spacing w:line="240" w:lineRule="auto"/>
      </w:pPr>
      <w:r>
        <w:separator/>
      </w:r>
    </w:p>
  </w:endnote>
  <w:endnote w:type="continuationSeparator" w:id="0">
    <w:p w14:paraId="1F2F7192" w14:textId="77777777" w:rsidR="009E0628" w:rsidRDefault="009E0628" w:rsidP="002B4B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231034"/>
      <w:docPartObj>
        <w:docPartGallery w:val="Page Numbers (Bottom of Page)"/>
        <w:docPartUnique/>
      </w:docPartObj>
    </w:sdtPr>
    <w:sdtContent>
      <w:p w14:paraId="7E55AD58" w14:textId="5D2A72D3" w:rsidR="00017848" w:rsidRDefault="00017848">
        <w:pPr>
          <w:pStyle w:val="Footer"/>
          <w:jc w:val="right"/>
        </w:pPr>
        <w:r>
          <w:fldChar w:fldCharType="begin"/>
        </w:r>
        <w:r>
          <w:instrText>PAGE   \* MERGEFORMAT</w:instrText>
        </w:r>
        <w:r>
          <w:fldChar w:fldCharType="separate"/>
        </w:r>
        <w:r>
          <w:rPr>
            <w:lang w:val="en-GB"/>
          </w:rPr>
          <w:t>2</w:t>
        </w:r>
        <w:r>
          <w:fldChar w:fldCharType="end"/>
        </w:r>
      </w:p>
    </w:sdtContent>
  </w:sdt>
  <w:p w14:paraId="4B710AF8" w14:textId="77777777" w:rsidR="002C419C" w:rsidRDefault="002C41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056039"/>
      <w:docPartObj>
        <w:docPartGallery w:val="Page Numbers (Bottom of Page)"/>
        <w:docPartUnique/>
      </w:docPartObj>
    </w:sdtPr>
    <w:sdtContent>
      <w:p w14:paraId="0A1E068D" w14:textId="13186731" w:rsidR="000D5C18" w:rsidRDefault="000D5C18">
        <w:pPr>
          <w:pStyle w:val="Footer"/>
          <w:jc w:val="center"/>
        </w:pPr>
        <w:r>
          <w:fldChar w:fldCharType="begin"/>
        </w:r>
        <w:r>
          <w:instrText>PAGE   \* MERGEFORMAT</w:instrText>
        </w:r>
        <w:r>
          <w:fldChar w:fldCharType="separate"/>
        </w:r>
        <w:r>
          <w:rPr>
            <w:lang w:val="en-GB"/>
          </w:rPr>
          <w:t>2</w:t>
        </w:r>
        <w:r>
          <w:fldChar w:fldCharType="end"/>
        </w:r>
      </w:p>
    </w:sdtContent>
  </w:sdt>
  <w:p w14:paraId="54FC88E6" w14:textId="77777777" w:rsidR="00520F4D" w:rsidRDefault="00520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8606" w14:textId="77777777" w:rsidR="009E0628" w:rsidRDefault="009E0628" w:rsidP="002B4B04">
      <w:pPr>
        <w:spacing w:line="240" w:lineRule="auto"/>
      </w:pPr>
      <w:r>
        <w:separator/>
      </w:r>
    </w:p>
  </w:footnote>
  <w:footnote w:type="continuationSeparator" w:id="0">
    <w:p w14:paraId="7C844537" w14:textId="77777777" w:rsidR="009E0628" w:rsidRDefault="009E0628" w:rsidP="002B4B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02E1" w14:textId="77777777" w:rsidR="007B3239" w:rsidRDefault="007B32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83D"/>
    <w:multiLevelType w:val="hybridMultilevel"/>
    <w:tmpl w:val="49F49466"/>
    <w:lvl w:ilvl="0" w:tplc="12687EA2">
      <w:start w:val="1"/>
      <w:numFmt w:val="bullet"/>
      <w:lvlText w:val=""/>
      <w:lvlJc w:val="left"/>
      <w:pPr>
        <w:ind w:left="1146" w:hanging="360"/>
      </w:pPr>
      <w:rPr>
        <w:rFonts w:ascii="Symbol" w:hAnsi="Symbol" w:hint="default"/>
      </w:rPr>
    </w:lvl>
    <w:lvl w:ilvl="1" w:tplc="12687EA2">
      <w:start w:val="1"/>
      <w:numFmt w:val="bullet"/>
      <w:lvlText w:val=""/>
      <w:lvlJc w:val="left"/>
      <w:pPr>
        <w:ind w:left="1866" w:hanging="360"/>
      </w:pPr>
      <w:rPr>
        <w:rFonts w:ascii="Symbol" w:hAnsi="Symbol"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2942375"/>
    <w:multiLevelType w:val="hybridMultilevel"/>
    <w:tmpl w:val="F8740142"/>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62E56"/>
    <w:multiLevelType w:val="hybridMultilevel"/>
    <w:tmpl w:val="C0C85A82"/>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E0C5F"/>
    <w:multiLevelType w:val="hybridMultilevel"/>
    <w:tmpl w:val="7A381638"/>
    <w:lvl w:ilvl="0" w:tplc="12687EA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88D4601"/>
    <w:multiLevelType w:val="multilevel"/>
    <w:tmpl w:val="213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40C4F"/>
    <w:multiLevelType w:val="hybridMultilevel"/>
    <w:tmpl w:val="C8143936"/>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D79E4"/>
    <w:multiLevelType w:val="multilevel"/>
    <w:tmpl w:val="1E66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B3055"/>
    <w:multiLevelType w:val="multilevel"/>
    <w:tmpl w:val="67E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E6CFD"/>
    <w:multiLevelType w:val="hybridMultilevel"/>
    <w:tmpl w:val="F3BAD058"/>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645D56"/>
    <w:multiLevelType w:val="hybridMultilevel"/>
    <w:tmpl w:val="D83027AE"/>
    <w:lvl w:ilvl="0" w:tplc="75A6C2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2D2982"/>
    <w:multiLevelType w:val="hybridMultilevel"/>
    <w:tmpl w:val="170EC054"/>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4F3B31"/>
    <w:multiLevelType w:val="multilevel"/>
    <w:tmpl w:val="75CC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925B3"/>
    <w:multiLevelType w:val="multilevel"/>
    <w:tmpl w:val="DA86F1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237358"/>
    <w:multiLevelType w:val="hybridMultilevel"/>
    <w:tmpl w:val="996AEBF6"/>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6A7D33"/>
    <w:multiLevelType w:val="hybridMultilevel"/>
    <w:tmpl w:val="A20052BC"/>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E45758"/>
    <w:multiLevelType w:val="hybridMultilevel"/>
    <w:tmpl w:val="CF30E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0E15BA"/>
    <w:multiLevelType w:val="hybridMultilevel"/>
    <w:tmpl w:val="4696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1D5C4F"/>
    <w:multiLevelType w:val="multilevel"/>
    <w:tmpl w:val="6CCA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50F3E"/>
    <w:multiLevelType w:val="hybridMultilevel"/>
    <w:tmpl w:val="EF10F6FE"/>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B04A9C"/>
    <w:multiLevelType w:val="multilevel"/>
    <w:tmpl w:val="F2AC4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2708D9"/>
    <w:multiLevelType w:val="multilevel"/>
    <w:tmpl w:val="79D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43A6A"/>
    <w:multiLevelType w:val="multilevel"/>
    <w:tmpl w:val="E21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737F8"/>
    <w:multiLevelType w:val="hybridMultilevel"/>
    <w:tmpl w:val="C9020EE4"/>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E259CA"/>
    <w:multiLevelType w:val="hybridMultilevel"/>
    <w:tmpl w:val="C868F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BE599A"/>
    <w:multiLevelType w:val="hybridMultilevel"/>
    <w:tmpl w:val="55F8A10C"/>
    <w:lvl w:ilvl="0" w:tplc="75A6C2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0C40CD"/>
    <w:multiLevelType w:val="hybridMultilevel"/>
    <w:tmpl w:val="55BEF408"/>
    <w:lvl w:ilvl="0" w:tplc="75A6C2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9F3ABF"/>
    <w:multiLevelType w:val="hybridMultilevel"/>
    <w:tmpl w:val="D73478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BAE7FF8"/>
    <w:multiLevelType w:val="hybridMultilevel"/>
    <w:tmpl w:val="4C140F5A"/>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DB4291"/>
    <w:multiLevelType w:val="multilevel"/>
    <w:tmpl w:val="E0269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FB0A87"/>
    <w:multiLevelType w:val="multilevel"/>
    <w:tmpl w:val="C1C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97C25"/>
    <w:multiLevelType w:val="multilevel"/>
    <w:tmpl w:val="2DC429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CF6796"/>
    <w:multiLevelType w:val="multilevel"/>
    <w:tmpl w:val="7DF8F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9B6367"/>
    <w:multiLevelType w:val="hybridMultilevel"/>
    <w:tmpl w:val="5412B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D87509"/>
    <w:multiLevelType w:val="multilevel"/>
    <w:tmpl w:val="7B72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E86BFA"/>
    <w:multiLevelType w:val="multilevel"/>
    <w:tmpl w:val="9F6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606000"/>
    <w:multiLevelType w:val="hybridMultilevel"/>
    <w:tmpl w:val="39FCF0B6"/>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261488"/>
    <w:multiLevelType w:val="multilevel"/>
    <w:tmpl w:val="B468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AB0870"/>
    <w:multiLevelType w:val="hybridMultilevel"/>
    <w:tmpl w:val="E2EC193E"/>
    <w:lvl w:ilvl="0" w:tplc="12687EA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3DC61148"/>
    <w:multiLevelType w:val="hybridMultilevel"/>
    <w:tmpl w:val="A5CA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546175"/>
    <w:multiLevelType w:val="hybridMultilevel"/>
    <w:tmpl w:val="1EC84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A85BC6"/>
    <w:multiLevelType w:val="hybridMultilevel"/>
    <w:tmpl w:val="18F251DA"/>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69D3490"/>
    <w:multiLevelType w:val="hybridMultilevel"/>
    <w:tmpl w:val="22F68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70C55CC"/>
    <w:multiLevelType w:val="hybridMultilevel"/>
    <w:tmpl w:val="965E265E"/>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BA46DC"/>
    <w:multiLevelType w:val="multilevel"/>
    <w:tmpl w:val="6D5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3C4629"/>
    <w:multiLevelType w:val="hybridMultilevel"/>
    <w:tmpl w:val="F764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97A7F81"/>
    <w:multiLevelType w:val="multilevel"/>
    <w:tmpl w:val="2E4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CF4E0C"/>
    <w:multiLevelType w:val="multilevel"/>
    <w:tmpl w:val="033C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016860"/>
    <w:multiLevelType w:val="hybridMultilevel"/>
    <w:tmpl w:val="0EC02D44"/>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0F756C2"/>
    <w:multiLevelType w:val="multilevel"/>
    <w:tmpl w:val="8248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E5047D"/>
    <w:multiLevelType w:val="hybridMultilevel"/>
    <w:tmpl w:val="D8B06166"/>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AB2A1B"/>
    <w:multiLevelType w:val="hybridMultilevel"/>
    <w:tmpl w:val="2A9AB7C6"/>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8E39BA"/>
    <w:multiLevelType w:val="hybridMultilevel"/>
    <w:tmpl w:val="A1966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3D60D8"/>
    <w:multiLevelType w:val="hybridMultilevel"/>
    <w:tmpl w:val="EF2C08CE"/>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F82A2C"/>
    <w:multiLevelType w:val="hybridMultilevel"/>
    <w:tmpl w:val="05C23A9C"/>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FA054AB"/>
    <w:multiLevelType w:val="hybridMultilevel"/>
    <w:tmpl w:val="9DDEF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195883"/>
    <w:multiLevelType w:val="hybridMultilevel"/>
    <w:tmpl w:val="A3FED024"/>
    <w:lvl w:ilvl="0" w:tplc="75A6C25A">
      <w:start w:val="1"/>
      <w:numFmt w:val="bullet"/>
      <w:lvlText w:val=""/>
      <w:lvlJc w:val="left"/>
      <w:pPr>
        <w:ind w:left="720" w:hanging="360"/>
      </w:pPr>
      <w:rPr>
        <w:rFonts w:ascii="Symbol" w:hAnsi="Symbol" w:hint="default"/>
      </w:rPr>
    </w:lvl>
    <w:lvl w:ilvl="1" w:tplc="A4BC393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1D2021A"/>
    <w:multiLevelType w:val="hybridMultilevel"/>
    <w:tmpl w:val="02E200C0"/>
    <w:lvl w:ilvl="0" w:tplc="12687EA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30A4310"/>
    <w:multiLevelType w:val="hybridMultilevel"/>
    <w:tmpl w:val="D804CFB2"/>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8817A42"/>
    <w:multiLevelType w:val="multilevel"/>
    <w:tmpl w:val="DFA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CA5C4A"/>
    <w:multiLevelType w:val="multilevel"/>
    <w:tmpl w:val="B77A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CF32F9"/>
    <w:multiLevelType w:val="hybridMultilevel"/>
    <w:tmpl w:val="57AE2CF2"/>
    <w:lvl w:ilvl="0" w:tplc="75A6C2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1627A33"/>
    <w:multiLevelType w:val="hybridMultilevel"/>
    <w:tmpl w:val="9AC28E8E"/>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2775D8"/>
    <w:multiLevelType w:val="hybridMultilevel"/>
    <w:tmpl w:val="864EE15C"/>
    <w:lvl w:ilvl="0" w:tplc="75A6C2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95721B"/>
    <w:multiLevelType w:val="hybridMultilevel"/>
    <w:tmpl w:val="74D0E83A"/>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EB63F4"/>
    <w:multiLevelType w:val="hybridMultilevel"/>
    <w:tmpl w:val="A1721BE0"/>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7F96EA9"/>
    <w:multiLevelType w:val="multilevel"/>
    <w:tmpl w:val="30EA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5E6E83"/>
    <w:multiLevelType w:val="hybridMultilevel"/>
    <w:tmpl w:val="ECEA5494"/>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D508ED"/>
    <w:multiLevelType w:val="hybridMultilevel"/>
    <w:tmpl w:val="38627BC8"/>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875F60"/>
    <w:multiLevelType w:val="multilevel"/>
    <w:tmpl w:val="7D4E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D87CB7"/>
    <w:multiLevelType w:val="hybridMultilevel"/>
    <w:tmpl w:val="5A76DB28"/>
    <w:lvl w:ilvl="0" w:tplc="75A6C2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030802">
    <w:abstractNumId w:val="41"/>
  </w:num>
  <w:num w:numId="2" w16cid:durableId="1373578837">
    <w:abstractNumId w:val="51"/>
  </w:num>
  <w:num w:numId="3" w16cid:durableId="1011879994">
    <w:abstractNumId w:val="32"/>
  </w:num>
  <w:num w:numId="4" w16cid:durableId="670060102">
    <w:abstractNumId w:val="26"/>
  </w:num>
  <w:num w:numId="5" w16cid:durableId="1771271259">
    <w:abstractNumId w:val="16"/>
  </w:num>
  <w:num w:numId="6" w16cid:durableId="928460870">
    <w:abstractNumId w:val="23"/>
  </w:num>
  <w:num w:numId="7" w16cid:durableId="619075504">
    <w:abstractNumId w:val="44"/>
  </w:num>
  <w:num w:numId="8" w16cid:durableId="432669260">
    <w:abstractNumId w:val="54"/>
  </w:num>
  <w:num w:numId="9" w16cid:durableId="914121936">
    <w:abstractNumId w:val="38"/>
  </w:num>
  <w:num w:numId="10" w16cid:durableId="527257171">
    <w:abstractNumId w:val="15"/>
  </w:num>
  <w:num w:numId="11" w16cid:durableId="2055305265">
    <w:abstractNumId w:val="39"/>
  </w:num>
  <w:num w:numId="12" w16cid:durableId="1175919980">
    <w:abstractNumId w:val="56"/>
  </w:num>
  <w:num w:numId="13" w16cid:durableId="411657759">
    <w:abstractNumId w:val="5"/>
  </w:num>
  <w:num w:numId="14" w16cid:durableId="1643269630">
    <w:abstractNumId w:val="50"/>
  </w:num>
  <w:num w:numId="15" w16cid:durableId="468520810">
    <w:abstractNumId w:val="1"/>
  </w:num>
  <w:num w:numId="16" w16cid:durableId="212079608">
    <w:abstractNumId w:val="42"/>
  </w:num>
  <w:num w:numId="17" w16cid:durableId="857963307">
    <w:abstractNumId w:val="2"/>
  </w:num>
  <w:num w:numId="18" w16cid:durableId="667437970">
    <w:abstractNumId w:val="64"/>
  </w:num>
  <w:num w:numId="19" w16cid:durableId="711464616">
    <w:abstractNumId w:val="47"/>
  </w:num>
  <w:num w:numId="20" w16cid:durableId="1179462664">
    <w:abstractNumId w:val="57"/>
  </w:num>
  <w:num w:numId="21" w16cid:durableId="1032145189">
    <w:abstractNumId w:val="53"/>
  </w:num>
  <w:num w:numId="22" w16cid:durableId="983656262">
    <w:abstractNumId w:val="27"/>
  </w:num>
  <w:num w:numId="23" w16cid:durableId="805510355">
    <w:abstractNumId w:val="8"/>
  </w:num>
  <w:num w:numId="24" w16cid:durableId="1305504810">
    <w:abstractNumId w:val="49"/>
  </w:num>
  <w:num w:numId="25" w16cid:durableId="1513759568">
    <w:abstractNumId w:val="66"/>
  </w:num>
  <w:num w:numId="26" w16cid:durableId="1478568546">
    <w:abstractNumId w:val="35"/>
  </w:num>
  <w:num w:numId="27" w16cid:durableId="144510819">
    <w:abstractNumId w:val="12"/>
  </w:num>
  <w:num w:numId="28" w16cid:durableId="1985809879">
    <w:abstractNumId w:val="30"/>
  </w:num>
  <w:num w:numId="29" w16cid:durableId="618952734">
    <w:abstractNumId w:val="52"/>
  </w:num>
  <w:num w:numId="30" w16cid:durableId="330719288">
    <w:abstractNumId w:val="65"/>
  </w:num>
  <w:num w:numId="31" w16cid:durableId="541989100">
    <w:abstractNumId w:val="33"/>
  </w:num>
  <w:num w:numId="32" w16cid:durableId="1462109363">
    <w:abstractNumId w:val="31"/>
  </w:num>
  <w:num w:numId="33" w16cid:durableId="86463996">
    <w:abstractNumId w:val="58"/>
  </w:num>
  <w:num w:numId="34" w16cid:durableId="766268592">
    <w:abstractNumId w:val="68"/>
  </w:num>
  <w:num w:numId="35" w16cid:durableId="1301962213">
    <w:abstractNumId w:val="36"/>
  </w:num>
  <w:num w:numId="36" w16cid:durableId="1769158829">
    <w:abstractNumId w:val="46"/>
  </w:num>
  <w:num w:numId="37" w16cid:durableId="1959943614">
    <w:abstractNumId w:val="67"/>
  </w:num>
  <w:num w:numId="38" w16cid:durableId="256596832">
    <w:abstractNumId w:val="11"/>
  </w:num>
  <w:num w:numId="39" w16cid:durableId="420029696">
    <w:abstractNumId w:val="43"/>
  </w:num>
  <w:num w:numId="40" w16cid:durableId="297882397">
    <w:abstractNumId w:val="48"/>
  </w:num>
  <w:num w:numId="41" w16cid:durableId="1041444980">
    <w:abstractNumId w:val="19"/>
  </w:num>
  <w:num w:numId="42" w16cid:durableId="550045211">
    <w:abstractNumId w:val="29"/>
  </w:num>
  <w:num w:numId="43" w16cid:durableId="913125377">
    <w:abstractNumId w:val="34"/>
  </w:num>
  <w:num w:numId="44" w16cid:durableId="979501756">
    <w:abstractNumId w:val="45"/>
  </w:num>
  <w:num w:numId="45" w16cid:durableId="274674265">
    <w:abstractNumId w:val="17"/>
  </w:num>
  <w:num w:numId="46" w16cid:durableId="266039725">
    <w:abstractNumId w:val="20"/>
  </w:num>
  <w:num w:numId="47" w16cid:durableId="791479661">
    <w:abstractNumId w:val="59"/>
  </w:num>
  <w:num w:numId="48" w16cid:durableId="1824084322">
    <w:abstractNumId w:val="55"/>
  </w:num>
  <w:num w:numId="49" w16cid:durableId="2072650817">
    <w:abstractNumId w:val="0"/>
  </w:num>
  <w:num w:numId="50" w16cid:durableId="1800879031">
    <w:abstractNumId w:val="6"/>
  </w:num>
  <w:num w:numId="51" w16cid:durableId="1691295453">
    <w:abstractNumId w:val="7"/>
  </w:num>
  <w:num w:numId="52" w16cid:durableId="1668513734">
    <w:abstractNumId w:val="4"/>
  </w:num>
  <w:num w:numId="53" w16cid:durableId="1107309176">
    <w:abstractNumId w:val="21"/>
  </w:num>
  <w:num w:numId="54" w16cid:durableId="1468282292">
    <w:abstractNumId w:val="69"/>
  </w:num>
  <w:num w:numId="55" w16cid:durableId="574440569">
    <w:abstractNumId w:val="22"/>
  </w:num>
  <w:num w:numId="56" w16cid:durableId="712264970">
    <w:abstractNumId w:val="37"/>
  </w:num>
  <w:num w:numId="57" w16cid:durableId="235825298">
    <w:abstractNumId w:val="3"/>
  </w:num>
  <w:num w:numId="58" w16cid:durableId="667370864">
    <w:abstractNumId w:val="10"/>
  </w:num>
  <w:num w:numId="59" w16cid:durableId="1982806686">
    <w:abstractNumId w:val="63"/>
  </w:num>
  <w:num w:numId="60" w16cid:durableId="1187790434">
    <w:abstractNumId w:val="60"/>
  </w:num>
  <w:num w:numId="61" w16cid:durableId="736899898">
    <w:abstractNumId w:val="62"/>
  </w:num>
  <w:num w:numId="62" w16cid:durableId="1443375260">
    <w:abstractNumId w:val="24"/>
  </w:num>
  <w:num w:numId="63" w16cid:durableId="1813518898">
    <w:abstractNumId w:val="13"/>
  </w:num>
  <w:num w:numId="64" w16cid:durableId="155463710">
    <w:abstractNumId w:val="14"/>
  </w:num>
  <w:num w:numId="65" w16cid:durableId="514922081">
    <w:abstractNumId w:val="25"/>
  </w:num>
  <w:num w:numId="66" w16cid:durableId="1135831056">
    <w:abstractNumId w:val="61"/>
  </w:num>
  <w:num w:numId="67" w16cid:durableId="769735797">
    <w:abstractNumId w:val="9"/>
  </w:num>
  <w:num w:numId="68" w16cid:durableId="1941331995">
    <w:abstractNumId w:val="40"/>
  </w:num>
  <w:num w:numId="69" w16cid:durableId="383452016">
    <w:abstractNumId w:val="18"/>
  </w:num>
  <w:num w:numId="70" w16cid:durableId="128330421">
    <w:abstractNumId w:val="2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A38"/>
    <w:rsid w:val="00000FAE"/>
    <w:rsid w:val="0000156E"/>
    <w:rsid w:val="00002005"/>
    <w:rsid w:val="00002192"/>
    <w:rsid w:val="00002DCB"/>
    <w:rsid w:val="00002FD7"/>
    <w:rsid w:val="00003346"/>
    <w:rsid w:val="000036C2"/>
    <w:rsid w:val="000036FC"/>
    <w:rsid w:val="00003EF2"/>
    <w:rsid w:val="000040AB"/>
    <w:rsid w:val="00004AC9"/>
    <w:rsid w:val="0000568F"/>
    <w:rsid w:val="000058E8"/>
    <w:rsid w:val="000059AC"/>
    <w:rsid w:val="00005A27"/>
    <w:rsid w:val="00005BCA"/>
    <w:rsid w:val="00005D93"/>
    <w:rsid w:val="00006A78"/>
    <w:rsid w:val="00007581"/>
    <w:rsid w:val="00007C89"/>
    <w:rsid w:val="00007F4D"/>
    <w:rsid w:val="00010224"/>
    <w:rsid w:val="00011117"/>
    <w:rsid w:val="000119A4"/>
    <w:rsid w:val="00011A85"/>
    <w:rsid w:val="000121CE"/>
    <w:rsid w:val="000125A6"/>
    <w:rsid w:val="00012ECB"/>
    <w:rsid w:val="00013134"/>
    <w:rsid w:val="00013289"/>
    <w:rsid w:val="0001412E"/>
    <w:rsid w:val="00014455"/>
    <w:rsid w:val="00014E6C"/>
    <w:rsid w:val="000153D0"/>
    <w:rsid w:val="00015B8E"/>
    <w:rsid w:val="000171CA"/>
    <w:rsid w:val="00017848"/>
    <w:rsid w:val="00021383"/>
    <w:rsid w:val="000219C1"/>
    <w:rsid w:val="00023E49"/>
    <w:rsid w:val="00024392"/>
    <w:rsid w:val="000248F5"/>
    <w:rsid w:val="00024C34"/>
    <w:rsid w:val="0002518F"/>
    <w:rsid w:val="000265CC"/>
    <w:rsid w:val="0002688B"/>
    <w:rsid w:val="00027109"/>
    <w:rsid w:val="000301E4"/>
    <w:rsid w:val="00031668"/>
    <w:rsid w:val="00031D54"/>
    <w:rsid w:val="0003291B"/>
    <w:rsid w:val="0003297F"/>
    <w:rsid w:val="0003307D"/>
    <w:rsid w:val="000330C0"/>
    <w:rsid w:val="00033500"/>
    <w:rsid w:val="0003544A"/>
    <w:rsid w:val="00035455"/>
    <w:rsid w:val="000357E7"/>
    <w:rsid w:val="000366D1"/>
    <w:rsid w:val="000367FA"/>
    <w:rsid w:val="00037AF1"/>
    <w:rsid w:val="000408EB"/>
    <w:rsid w:val="00040A84"/>
    <w:rsid w:val="00040AC5"/>
    <w:rsid w:val="00040EF7"/>
    <w:rsid w:val="00041E62"/>
    <w:rsid w:val="000423D4"/>
    <w:rsid w:val="000434CD"/>
    <w:rsid w:val="0004358E"/>
    <w:rsid w:val="00043BD2"/>
    <w:rsid w:val="00044C8A"/>
    <w:rsid w:val="00044D28"/>
    <w:rsid w:val="00044EF5"/>
    <w:rsid w:val="000460E6"/>
    <w:rsid w:val="0004655A"/>
    <w:rsid w:val="00046A8B"/>
    <w:rsid w:val="0004767F"/>
    <w:rsid w:val="00050028"/>
    <w:rsid w:val="00050391"/>
    <w:rsid w:val="00050B39"/>
    <w:rsid w:val="00050D89"/>
    <w:rsid w:val="000516CE"/>
    <w:rsid w:val="00051991"/>
    <w:rsid w:val="00051B63"/>
    <w:rsid w:val="0005209A"/>
    <w:rsid w:val="000520D4"/>
    <w:rsid w:val="00052494"/>
    <w:rsid w:val="00052C24"/>
    <w:rsid w:val="00052CAF"/>
    <w:rsid w:val="00052FA3"/>
    <w:rsid w:val="00052FEE"/>
    <w:rsid w:val="00053F0A"/>
    <w:rsid w:val="00056C94"/>
    <w:rsid w:val="00057BE0"/>
    <w:rsid w:val="00060098"/>
    <w:rsid w:val="00060107"/>
    <w:rsid w:val="00060208"/>
    <w:rsid w:val="00061E8A"/>
    <w:rsid w:val="000620A6"/>
    <w:rsid w:val="0006261D"/>
    <w:rsid w:val="00062854"/>
    <w:rsid w:val="000632B7"/>
    <w:rsid w:val="000657BB"/>
    <w:rsid w:val="00065F25"/>
    <w:rsid w:val="000664C7"/>
    <w:rsid w:val="00067C33"/>
    <w:rsid w:val="00067F54"/>
    <w:rsid w:val="00070499"/>
    <w:rsid w:val="00071035"/>
    <w:rsid w:val="0007149B"/>
    <w:rsid w:val="000720FE"/>
    <w:rsid w:val="000724FE"/>
    <w:rsid w:val="0007388F"/>
    <w:rsid w:val="000739B6"/>
    <w:rsid w:val="000749F5"/>
    <w:rsid w:val="00074F5F"/>
    <w:rsid w:val="0007686B"/>
    <w:rsid w:val="00076AB3"/>
    <w:rsid w:val="00076ED8"/>
    <w:rsid w:val="00077A73"/>
    <w:rsid w:val="00080215"/>
    <w:rsid w:val="00080F82"/>
    <w:rsid w:val="00081222"/>
    <w:rsid w:val="000815B6"/>
    <w:rsid w:val="00081DBE"/>
    <w:rsid w:val="00082670"/>
    <w:rsid w:val="00084C1F"/>
    <w:rsid w:val="00084D4B"/>
    <w:rsid w:val="00084F69"/>
    <w:rsid w:val="00085193"/>
    <w:rsid w:val="00086BE9"/>
    <w:rsid w:val="00087CB1"/>
    <w:rsid w:val="000909FE"/>
    <w:rsid w:val="0009150A"/>
    <w:rsid w:val="00092CB4"/>
    <w:rsid w:val="0009509C"/>
    <w:rsid w:val="000958BB"/>
    <w:rsid w:val="00095EFD"/>
    <w:rsid w:val="00095F16"/>
    <w:rsid w:val="000966BD"/>
    <w:rsid w:val="00096894"/>
    <w:rsid w:val="000975FB"/>
    <w:rsid w:val="00097668"/>
    <w:rsid w:val="000A0081"/>
    <w:rsid w:val="000A055B"/>
    <w:rsid w:val="000A070C"/>
    <w:rsid w:val="000A09A1"/>
    <w:rsid w:val="000A1014"/>
    <w:rsid w:val="000A1D20"/>
    <w:rsid w:val="000A1E03"/>
    <w:rsid w:val="000A23A3"/>
    <w:rsid w:val="000A2BE0"/>
    <w:rsid w:val="000A2D40"/>
    <w:rsid w:val="000A3C92"/>
    <w:rsid w:val="000A3D78"/>
    <w:rsid w:val="000A47EA"/>
    <w:rsid w:val="000A4A38"/>
    <w:rsid w:val="000A57CB"/>
    <w:rsid w:val="000A602F"/>
    <w:rsid w:val="000A6225"/>
    <w:rsid w:val="000A625E"/>
    <w:rsid w:val="000A745F"/>
    <w:rsid w:val="000A7637"/>
    <w:rsid w:val="000B1399"/>
    <w:rsid w:val="000B15D0"/>
    <w:rsid w:val="000B1640"/>
    <w:rsid w:val="000B1BB3"/>
    <w:rsid w:val="000B25E6"/>
    <w:rsid w:val="000B29D7"/>
    <w:rsid w:val="000B2E02"/>
    <w:rsid w:val="000B319A"/>
    <w:rsid w:val="000B365F"/>
    <w:rsid w:val="000B37D0"/>
    <w:rsid w:val="000B389B"/>
    <w:rsid w:val="000B45D3"/>
    <w:rsid w:val="000B4F86"/>
    <w:rsid w:val="000B52FB"/>
    <w:rsid w:val="000B5468"/>
    <w:rsid w:val="000B5C9F"/>
    <w:rsid w:val="000B63C7"/>
    <w:rsid w:val="000B6748"/>
    <w:rsid w:val="000B6875"/>
    <w:rsid w:val="000B732B"/>
    <w:rsid w:val="000B7471"/>
    <w:rsid w:val="000B7B79"/>
    <w:rsid w:val="000C024A"/>
    <w:rsid w:val="000C05EF"/>
    <w:rsid w:val="000C07E7"/>
    <w:rsid w:val="000C0CC2"/>
    <w:rsid w:val="000C1886"/>
    <w:rsid w:val="000C224D"/>
    <w:rsid w:val="000C413C"/>
    <w:rsid w:val="000C6B3A"/>
    <w:rsid w:val="000C6E0A"/>
    <w:rsid w:val="000C73AC"/>
    <w:rsid w:val="000C742F"/>
    <w:rsid w:val="000C78DF"/>
    <w:rsid w:val="000D0713"/>
    <w:rsid w:val="000D2100"/>
    <w:rsid w:val="000D2D7D"/>
    <w:rsid w:val="000D2E3E"/>
    <w:rsid w:val="000D3405"/>
    <w:rsid w:val="000D392B"/>
    <w:rsid w:val="000D42CF"/>
    <w:rsid w:val="000D431A"/>
    <w:rsid w:val="000D44C4"/>
    <w:rsid w:val="000D4584"/>
    <w:rsid w:val="000D4FF0"/>
    <w:rsid w:val="000D50DB"/>
    <w:rsid w:val="000D56A6"/>
    <w:rsid w:val="000D5C18"/>
    <w:rsid w:val="000D5DA3"/>
    <w:rsid w:val="000D6A3B"/>
    <w:rsid w:val="000D6C43"/>
    <w:rsid w:val="000D6CBD"/>
    <w:rsid w:val="000D705A"/>
    <w:rsid w:val="000D7E44"/>
    <w:rsid w:val="000E069B"/>
    <w:rsid w:val="000E0C1B"/>
    <w:rsid w:val="000E1C0E"/>
    <w:rsid w:val="000E284C"/>
    <w:rsid w:val="000E2ECB"/>
    <w:rsid w:val="000E437B"/>
    <w:rsid w:val="000E5F1E"/>
    <w:rsid w:val="000E6484"/>
    <w:rsid w:val="000E6765"/>
    <w:rsid w:val="000E6CC4"/>
    <w:rsid w:val="000E70C0"/>
    <w:rsid w:val="000E70DF"/>
    <w:rsid w:val="000E79F3"/>
    <w:rsid w:val="000E7DA5"/>
    <w:rsid w:val="000F0554"/>
    <w:rsid w:val="000F05A9"/>
    <w:rsid w:val="000F05E9"/>
    <w:rsid w:val="000F072C"/>
    <w:rsid w:val="000F07BB"/>
    <w:rsid w:val="000F08EF"/>
    <w:rsid w:val="000F0B6B"/>
    <w:rsid w:val="000F26D0"/>
    <w:rsid w:val="000F2E51"/>
    <w:rsid w:val="000F3C72"/>
    <w:rsid w:val="000F452A"/>
    <w:rsid w:val="000F4F39"/>
    <w:rsid w:val="000F587B"/>
    <w:rsid w:val="000F5BED"/>
    <w:rsid w:val="000F7DFE"/>
    <w:rsid w:val="00100AF8"/>
    <w:rsid w:val="00100D0A"/>
    <w:rsid w:val="001011BF"/>
    <w:rsid w:val="001024A7"/>
    <w:rsid w:val="00102646"/>
    <w:rsid w:val="001027DB"/>
    <w:rsid w:val="001031B8"/>
    <w:rsid w:val="001043C2"/>
    <w:rsid w:val="00104645"/>
    <w:rsid w:val="0010474A"/>
    <w:rsid w:val="00104A1A"/>
    <w:rsid w:val="001055E0"/>
    <w:rsid w:val="00105644"/>
    <w:rsid w:val="00107646"/>
    <w:rsid w:val="00107F82"/>
    <w:rsid w:val="00110202"/>
    <w:rsid w:val="00110E43"/>
    <w:rsid w:val="001115C2"/>
    <w:rsid w:val="001117A7"/>
    <w:rsid w:val="00112B60"/>
    <w:rsid w:val="00112D09"/>
    <w:rsid w:val="00112D25"/>
    <w:rsid w:val="00112FB0"/>
    <w:rsid w:val="00113177"/>
    <w:rsid w:val="001138B7"/>
    <w:rsid w:val="00113EBB"/>
    <w:rsid w:val="00114284"/>
    <w:rsid w:val="001156F5"/>
    <w:rsid w:val="00115D39"/>
    <w:rsid w:val="00115DEF"/>
    <w:rsid w:val="00115FE5"/>
    <w:rsid w:val="001165DE"/>
    <w:rsid w:val="001167A3"/>
    <w:rsid w:val="00116D43"/>
    <w:rsid w:val="0011760B"/>
    <w:rsid w:val="00117D8E"/>
    <w:rsid w:val="00117EE2"/>
    <w:rsid w:val="00120756"/>
    <w:rsid w:val="00120973"/>
    <w:rsid w:val="0012098E"/>
    <w:rsid w:val="00120F90"/>
    <w:rsid w:val="0012178B"/>
    <w:rsid w:val="00121DD4"/>
    <w:rsid w:val="00122205"/>
    <w:rsid w:val="0012234B"/>
    <w:rsid w:val="001223E7"/>
    <w:rsid w:val="00122632"/>
    <w:rsid w:val="00122E80"/>
    <w:rsid w:val="00123A50"/>
    <w:rsid w:val="00125036"/>
    <w:rsid w:val="00125246"/>
    <w:rsid w:val="0012595B"/>
    <w:rsid w:val="00125C56"/>
    <w:rsid w:val="00125D73"/>
    <w:rsid w:val="00126B9F"/>
    <w:rsid w:val="00126D6E"/>
    <w:rsid w:val="00126E5F"/>
    <w:rsid w:val="00127ACD"/>
    <w:rsid w:val="00127C81"/>
    <w:rsid w:val="00130047"/>
    <w:rsid w:val="0013039E"/>
    <w:rsid w:val="00131D51"/>
    <w:rsid w:val="00132300"/>
    <w:rsid w:val="00133151"/>
    <w:rsid w:val="001361EC"/>
    <w:rsid w:val="00136446"/>
    <w:rsid w:val="00136494"/>
    <w:rsid w:val="001376B5"/>
    <w:rsid w:val="001378DC"/>
    <w:rsid w:val="00137C3D"/>
    <w:rsid w:val="00140013"/>
    <w:rsid w:val="00140137"/>
    <w:rsid w:val="0014080D"/>
    <w:rsid w:val="00140AA2"/>
    <w:rsid w:val="00144D3A"/>
    <w:rsid w:val="00145016"/>
    <w:rsid w:val="00146704"/>
    <w:rsid w:val="00146A58"/>
    <w:rsid w:val="00147311"/>
    <w:rsid w:val="0015048E"/>
    <w:rsid w:val="0015058C"/>
    <w:rsid w:val="00150D03"/>
    <w:rsid w:val="00151277"/>
    <w:rsid w:val="001516E6"/>
    <w:rsid w:val="00151B37"/>
    <w:rsid w:val="00151F41"/>
    <w:rsid w:val="00152533"/>
    <w:rsid w:val="001527FF"/>
    <w:rsid w:val="00153258"/>
    <w:rsid w:val="0015399F"/>
    <w:rsid w:val="00153A59"/>
    <w:rsid w:val="00153F0D"/>
    <w:rsid w:val="001545E9"/>
    <w:rsid w:val="0015476D"/>
    <w:rsid w:val="00155C5E"/>
    <w:rsid w:val="00155CD6"/>
    <w:rsid w:val="0015607C"/>
    <w:rsid w:val="0015648C"/>
    <w:rsid w:val="0015654F"/>
    <w:rsid w:val="00157230"/>
    <w:rsid w:val="001604D2"/>
    <w:rsid w:val="00160CAA"/>
    <w:rsid w:val="001615EF"/>
    <w:rsid w:val="0016298B"/>
    <w:rsid w:val="00162E18"/>
    <w:rsid w:val="001630AE"/>
    <w:rsid w:val="0016358E"/>
    <w:rsid w:val="00163BD0"/>
    <w:rsid w:val="00163CBD"/>
    <w:rsid w:val="00164CD7"/>
    <w:rsid w:val="00164CE6"/>
    <w:rsid w:val="0016523C"/>
    <w:rsid w:val="001652E1"/>
    <w:rsid w:val="001660D3"/>
    <w:rsid w:val="00167238"/>
    <w:rsid w:val="00167933"/>
    <w:rsid w:val="00167A0D"/>
    <w:rsid w:val="00167DEA"/>
    <w:rsid w:val="0017109D"/>
    <w:rsid w:val="00171BDC"/>
    <w:rsid w:val="0017209C"/>
    <w:rsid w:val="001723AA"/>
    <w:rsid w:val="0017314F"/>
    <w:rsid w:val="001732D1"/>
    <w:rsid w:val="00173DBE"/>
    <w:rsid w:val="001744BE"/>
    <w:rsid w:val="00174726"/>
    <w:rsid w:val="00174EE2"/>
    <w:rsid w:val="00175529"/>
    <w:rsid w:val="00175768"/>
    <w:rsid w:val="00176232"/>
    <w:rsid w:val="00176720"/>
    <w:rsid w:val="00181881"/>
    <w:rsid w:val="00181F33"/>
    <w:rsid w:val="001821BD"/>
    <w:rsid w:val="00182FDA"/>
    <w:rsid w:val="00183CEF"/>
    <w:rsid w:val="0018402B"/>
    <w:rsid w:val="0018546A"/>
    <w:rsid w:val="0018553C"/>
    <w:rsid w:val="00186256"/>
    <w:rsid w:val="00187539"/>
    <w:rsid w:val="001904EA"/>
    <w:rsid w:val="0019062D"/>
    <w:rsid w:val="001906E1"/>
    <w:rsid w:val="00191128"/>
    <w:rsid w:val="00191CEF"/>
    <w:rsid w:val="00192308"/>
    <w:rsid w:val="0019255B"/>
    <w:rsid w:val="00192640"/>
    <w:rsid w:val="00192F2E"/>
    <w:rsid w:val="00193CE8"/>
    <w:rsid w:val="00193CF3"/>
    <w:rsid w:val="00193EE4"/>
    <w:rsid w:val="001940EA"/>
    <w:rsid w:val="001943EA"/>
    <w:rsid w:val="0019480E"/>
    <w:rsid w:val="00194EC2"/>
    <w:rsid w:val="0019534E"/>
    <w:rsid w:val="001955BF"/>
    <w:rsid w:val="00196092"/>
    <w:rsid w:val="001965B7"/>
    <w:rsid w:val="00197DBE"/>
    <w:rsid w:val="001A0B04"/>
    <w:rsid w:val="001A1E9A"/>
    <w:rsid w:val="001A22E3"/>
    <w:rsid w:val="001A37EB"/>
    <w:rsid w:val="001A40F5"/>
    <w:rsid w:val="001A448D"/>
    <w:rsid w:val="001A495A"/>
    <w:rsid w:val="001A4B17"/>
    <w:rsid w:val="001A5C53"/>
    <w:rsid w:val="001A60D4"/>
    <w:rsid w:val="001A65DC"/>
    <w:rsid w:val="001A6C49"/>
    <w:rsid w:val="001A77C0"/>
    <w:rsid w:val="001B0D2A"/>
    <w:rsid w:val="001B162E"/>
    <w:rsid w:val="001B1E71"/>
    <w:rsid w:val="001B272D"/>
    <w:rsid w:val="001B319C"/>
    <w:rsid w:val="001B3670"/>
    <w:rsid w:val="001B3F6B"/>
    <w:rsid w:val="001B4142"/>
    <w:rsid w:val="001B44AF"/>
    <w:rsid w:val="001B46A9"/>
    <w:rsid w:val="001B60C3"/>
    <w:rsid w:val="001B7269"/>
    <w:rsid w:val="001B7293"/>
    <w:rsid w:val="001B73E1"/>
    <w:rsid w:val="001B740A"/>
    <w:rsid w:val="001C013C"/>
    <w:rsid w:val="001C0F0A"/>
    <w:rsid w:val="001C1206"/>
    <w:rsid w:val="001C1A16"/>
    <w:rsid w:val="001C3850"/>
    <w:rsid w:val="001C49B0"/>
    <w:rsid w:val="001C512F"/>
    <w:rsid w:val="001C5992"/>
    <w:rsid w:val="001C64F4"/>
    <w:rsid w:val="001C674A"/>
    <w:rsid w:val="001C7D7A"/>
    <w:rsid w:val="001D017F"/>
    <w:rsid w:val="001D084E"/>
    <w:rsid w:val="001D0DC5"/>
    <w:rsid w:val="001D0FCF"/>
    <w:rsid w:val="001D216E"/>
    <w:rsid w:val="001D3072"/>
    <w:rsid w:val="001D33EF"/>
    <w:rsid w:val="001D3849"/>
    <w:rsid w:val="001D3993"/>
    <w:rsid w:val="001D55D9"/>
    <w:rsid w:val="001D576F"/>
    <w:rsid w:val="001D5938"/>
    <w:rsid w:val="001D5BEE"/>
    <w:rsid w:val="001D5CDD"/>
    <w:rsid w:val="001D5D92"/>
    <w:rsid w:val="001D602F"/>
    <w:rsid w:val="001D60BB"/>
    <w:rsid w:val="001D6489"/>
    <w:rsid w:val="001D65BB"/>
    <w:rsid w:val="001D67AD"/>
    <w:rsid w:val="001D7B9B"/>
    <w:rsid w:val="001D7FDC"/>
    <w:rsid w:val="001E0600"/>
    <w:rsid w:val="001E11ED"/>
    <w:rsid w:val="001E1647"/>
    <w:rsid w:val="001E1CD0"/>
    <w:rsid w:val="001E1F9C"/>
    <w:rsid w:val="001E231A"/>
    <w:rsid w:val="001E24F8"/>
    <w:rsid w:val="001E2967"/>
    <w:rsid w:val="001E2EA4"/>
    <w:rsid w:val="001E41F1"/>
    <w:rsid w:val="001E51BE"/>
    <w:rsid w:val="001E5286"/>
    <w:rsid w:val="001E560C"/>
    <w:rsid w:val="001E687E"/>
    <w:rsid w:val="001E6DE6"/>
    <w:rsid w:val="001E7637"/>
    <w:rsid w:val="001E7762"/>
    <w:rsid w:val="001F0941"/>
    <w:rsid w:val="001F0CF7"/>
    <w:rsid w:val="001F188F"/>
    <w:rsid w:val="001F18DD"/>
    <w:rsid w:val="001F1BE9"/>
    <w:rsid w:val="001F237A"/>
    <w:rsid w:val="001F2D61"/>
    <w:rsid w:val="001F3962"/>
    <w:rsid w:val="001F3DB9"/>
    <w:rsid w:val="001F3DC4"/>
    <w:rsid w:val="001F5032"/>
    <w:rsid w:val="001F5A8C"/>
    <w:rsid w:val="001F6235"/>
    <w:rsid w:val="001F62D1"/>
    <w:rsid w:val="00200A00"/>
    <w:rsid w:val="00200D68"/>
    <w:rsid w:val="00201118"/>
    <w:rsid w:val="00201A0E"/>
    <w:rsid w:val="002027C4"/>
    <w:rsid w:val="00203AF0"/>
    <w:rsid w:val="00204FC1"/>
    <w:rsid w:val="002055CA"/>
    <w:rsid w:val="002061AF"/>
    <w:rsid w:val="0020645B"/>
    <w:rsid w:val="00206707"/>
    <w:rsid w:val="0020782B"/>
    <w:rsid w:val="00211234"/>
    <w:rsid w:val="00212756"/>
    <w:rsid w:val="00212DBF"/>
    <w:rsid w:val="00213B7D"/>
    <w:rsid w:val="00213C73"/>
    <w:rsid w:val="00213CCD"/>
    <w:rsid w:val="002142E1"/>
    <w:rsid w:val="00214768"/>
    <w:rsid w:val="002149F2"/>
    <w:rsid w:val="00214CFB"/>
    <w:rsid w:val="002159E9"/>
    <w:rsid w:val="002166F3"/>
    <w:rsid w:val="00216DB8"/>
    <w:rsid w:val="0021747A"/>
    <w:rsid w:val="00217761"/>
    <w:rsid w:val="00217CF7"/>
    <w:rsid w:val="002212BD"/>
    <w:rsid w:val="00221961"/>
    <w:rsid w:val="00222B29"/>
    <w:rsid w:val="00222E36"/>
    <w:rsid w:val="002243DB"/>
    <w:rsid w:val="002245EA"/>
    <w:rsid w:val="00225BCF"/>
    <w:rsid w:val="00226F13"/>
    <w:rsid w:val="002272B1"/>
    <w:rsid w:val="00227421"/>
    <w:rsid w:val="0022760F"/>
    <w:rsid w:val="00227A72"/>
    <w:rsid w:val="00227ADD"/>
    <w:rsid w:val="00227DDA"/>
    <w:rsid w:val="00230377"/>
    <w:rsid w:val="002306B3"/>
    <w:rsid w:val="00230D36"/>
    <w:rsid w:val="00230F0D"/>
    <w:rsid w:val="0023180E"/>
    <w:rsid w:val="00231CCC"/>
    <w:rsid w:val="00231FDE"/>
    <w:rsid w:val="00232C2F"/>
    <w:rsid w:val="00232F15"/>
    <w:rsid w:val="0023451A"/>
    <w:rsid w:val="002346F7"/>
    <w:rsid w:val="00234D8F"/>
    <w:rsid w:val="00235651"/>
    <w:rsid w:val="00236F4C"/>
    <w:rsid w:val="00237799"/>
    <w:rsid w:val="00237941"/>
    <w:rsid w:val="00240B21"/>
    <w:rsid w:val="00241365"/>
    <w:rsid w:val="00241B75"/>
    <w:rsid w:val="0024253C"/>
    <w:rsid w:val="002436B6"/>
    <w:rsid w:val="00243ADF"/>
    <w:rsid w:val="00243D09"/>
    <w:rsid w:val="00244A5B"/>
    <w:rsid w:val="00244B59"/>
    <w:rsid w:val="00245D8F"/>
    <w:rsid w:val="002460EA"/>
    <w:rsid w:val="00246496"/>
    <w:rsid w:val="002464C3"/>
    <w:rsid w:val="00246639"/>
    <w:rsid w:val="00246B41"/>
    <w:rsid w:val="00246DFF"/>
    <w:rsid w:val="00246F64"/>
    <w:rsid w:val="00247ED0"/>
    <w:rsid w:val="0025043E"/>
    <w:rsid w:val="00250789"/>
    <w:rsid w:val="0025510F"/>
    <w:rsid w:val="002561FB"/>
    <w:rsid w:val="0025629F"/>
    <w:rsid w:val="00256DF1"/>
    <w:rsid w:val="0026143C"/>
    <w:rsid w:val="00262237"/>
    <w:rsid w:val="002638FB"/>
    <w:rsid w:val="00263EDA"/>
    <w:rsid w:val="00264AFB"/>
    <w:rsid w:val="00265025"/>
    <w:rsid w:val="00265834"/>
    <w:rsid w:val="00265EC8"/>
    <w:rsid w:val="00266727"/>
    <w:rsid w:val="00267292"/>
    <w:rsid w:val="00267CA9"/>
    <w:rsid w:val="00267F12"/>
    <w:rsid w:val="0027007F"/>
    <w:rsid w:val="00270567"/>
    <w:rsid w:val="002705B0"/>
    <w:rsid w:val="002714E2"/>
    <w:rsid w:val="00271768"/>
    <w:rsid w:val="00271B3B"/>
    <w:rsid w:val="002720AF"/>
    <w:rsid w:val="00272112"/>
    <w:rsid w:val="00272370"/>
    <w:rsid w:val="00272451"/>
    <w:rsid w:val="00272DA8"/>
    <w:rsid w:val="00273154"/>
    <w:rsid w:val="002738D2"/>
    <w:rsid w:val="002739EE"/>
    <w:rsid w:val="00273D43"/>
    <w:rsid w:val="002743EE"/>
    <w:rsid w:val="002768D1"/>
    <w:rsid w:val="002769A0"/>
    <w:rsid w:val="00276C4B"/>
    <w:rsid w:val="00277BA0"/>
    <w:rsid w:val="002813F5"/>
    <w:rsid w:val="00281AB4"/>
    <w:rsid w:val="00282761"/>
    <w:rsid w:val="00283226"/>
    <w:rsid w:val="00283960"/>
    <w:rsid w:val="00283E52"/>
    <w:rsid w:val="0028441B"/>
    <w:rsid w:val="0028560D"/>
    <w:rsid w:val="00286343"/>
    <w:rsid w:val="00287A7E"/>
    <w:rsid w:val="00287B54"/>
    <w:rsid w:val="00290A1E"/>
    <w:rsid w:val="002912B8"/>
    <w:rsid w:val="00292897"/>
    <w:rsid w:val="00292AE7"/>
    <w:rsid w:val="00292BA9"/>
    <w:rsid w:val="00294051"/>
    <w:rsid w:val="00295BC2"/>
    <w:rsid w:val="00295F9C"/>
    <w:rsid w:val="00296639"/>
    <w:rsid w:val="00296895"/>
    <w:rsid w:val="00297239"/>
    <w:rsid w:val="0029798F"/>
    <w:rsid w:val="002A00BE"/>
    <w:rsid w:val="002A18B9"/>
    <w:rsid w:val="002A2896"/>
    <w:rsid w:val="002A36E9"/>
    <w:rsid w:val="002A3979"/>
    <w:rsid w:val="002A3AA2"/>
    <w:rsid w:val="002A4023"/>
    <w:rsid w:val="002A4B6D"/>
    <w:rsid w:val="002A5A30"/>
    <w:rsid w:val="002A5EBB"/>
    <w:rsid w:val="002A6C3C"/>
    <w:rsid w:val="002A74B8"/>
    <w:rsid w:val="002A74F8"/>
    <w:rsid w:val="002A7CD3"/>
    <w:rsid w:val="002B1EB3"/>
    <w:rsid w:val="002B2C92"/>
    <w:rsid w:val="002B36C7"/>
    <w:rsid w:val="002B454F"/>
    <w:rsid w:val="002B486F"/>
    <w:rsid w:val="002B4B04"/>
    <w:rsid w:val="002B5FA2"/>
    <w:rsid w:val="002B6262"/>
    <w:rsid w:val="002B66E6"/>
    <w:rsid w:val="002B7735"/>
    <w:rsid w:val="002C0C76"/>
    <w:rsid w:val="002C1291"/>
    <w:rsid w:val="002C207D"/>
    <w:rsid w:val="002C2D2B"/>
    <w:rsid w:val="002C3557"/>
    <w:rsid w:val="002C3A54"/>
    <w:rsid w:val="002C3EC9"/>
    <w:rsid w:val="002C419C"/>
    <w:rsid w:val="002C431C"/>
    <w:rsid w:val="002C4769"/>
    <w:rsid w:val="002C4CD3"/>
    <w:rsid w:val="002C4FAD"/>
    <w:rsid w:val="002C579F"/>
    <w:rsid w:val="002C7F9E"/>
    <w:rsid w:val="002D0DFD"/>
    <w:rsid w:val="002D14DC"/>
    <w:rsid w:val="002D1888"/>
    <w:rsid w:val="002D199D"/>
    <w:rsid w:val="002D19F9"/>
    <w:rsid w:val="002D2CDC"/>
    <w:rsid w:val="002D2F2D"/>
    <w:rsid w:val="002D54C2"/>
    <w:rsid w:val="002D6AE2"/>
    <w:rsid w:val="002D739A"/>
    <w:rsid w:val="002D7BD9"/>
    <w:rsid w:val="002E019E"/>
    <w:rsid w:val="002E05D3"/>
    <w:rsid w:val="002E0E7E"/>
    <w:rsid w:val="002E190C"/>
    <w:rsid w:val="002E1B00"/>
    <w:rsid w:val="002E2F0C"/>
    <w:rsid w:val="002E393B"/>
    <w:rsid w:val="002E4F20"/>
    <w:rsid w:val="002E759A"/>
    <w:rsid w:val="002E7DE8"/>
    <w:rsid w:val="002E7F08"/>
    <w:rsid w:val="002F0066"/>
    <w:rsid w:val="002F04DE"/>
    <w:rsid w:val="002F0630"/>
    <w:rsid w:val="002F0F55"/>
    <w:rsid w:val="002F2204"/>
    <w:rsid w:val="002F32F4"/>
    <w:rsid w:val="002F4B68"/>
    <w:rsid w:val="002F4C80"/>
    <w:rsid w:val="002F518A"/>
    <w:rsid w:val="002F52A9"/>
    <w:rsid w:val="002F5C0E"/>
    <w:rsid w:val="002F60CF"/>
    <w:rsid w:val="002F703C"/>
    <w:rsid w:val="002F71ED"/>
    <w:rsid w:val="002F7245"/>
    <w:rsid w:val="00300269"/>
    <w:rsid w:val="0030106A"/>
    <w:rsid w:val="003017A9"/>
    <w:rsid w:val="003018F9"/>
    <w:rsid w:val="00301AFC"/>
    <w:rsid w:val="003026EF"/>
    <w:rsid w:val="00303BD6"/>
    <w:rsid w:val="00303DED"/>
    <w:rsid w:val="00305A38"/>
    <w:rsid w:val="003078E4"/>
    <w:rsid w:val="00307C68"/>
    <w:rsid w:val="00307DC4"/>
    <w:rsid w:val="00307E61"/>
    <w:rsid w:val="00311E3A"/>
    <w:rsid w:val="003123CB"/>
    <w:rsid w:val="003130F8"/>
    <w:rsid w:val="00313AA5"/>
    <w:rsid w:val="00314E2E"/>
    <w:rsid w:val="00314FA5"/>
    <w:rsid w:val="00315BCC"/>
    <w:rsid w:val="00316789"/>
    <w:rsid w:val="00316EC3"/>
    <w:rsid w:val="00317195"/>
    <w:rsid w:val="00317569"/>
    <w:rsid w:val="003209C9"/>
    <w:rsid w:val="00320A6C"/>
    <w:rsid w:val="00321E4F"/>
    <w:rsid w:val="003220C3"/>
    <w:rsid w:val="00322168"/>
    <w:rsid w:val="003226B1"/>
    <w:rsid w:val="003231EB"/>
    <w:rsid w:val="003237AD"/>
    <w:rsid w:val="003238B3"/>
    <w:rsid w:val="00326387"/>
    <w:rsid w:val="003265A2"/>
    <w:rsid w:val="00327828"/>
    <w:rsid w:val="003303A8"/>
    <w:rsid w:val="0033187E"/>
    <w:rsid w:val="003321FE"/>
    <w:rsid w:val="00332EC0"/>
    <w:rsid w:val="00333A70"/>
    <w:rsid w:val="00333D99"/>
    <w:rsid w:val="00334735"/>
    <w:rsid w:val="00335584"/>
    <w:rsid w:val="00335975"/>
    <w:rsid w:val="00335F35"/>
    <w:rsid w:val="0033634F"/>
    <w:rsid w:val="00337C37"/>
    <w:rsid w:val="00340E75"/>
    <w:rsid w:val="00341917"/>
    <w:rsid w:val="00341A6C"/>
    <w:rsid w:val="00342B31"/>
    <w:rsid w:val="00342C3F"/>
    <w:rsid w:val="00343C7E"/>
    <w:rsid w:val="00343D3F"/>
    <w:rsid w:val="003443D0"/>
    <w:rsid w:val="00344C85"/>
    <w:rsid w:val="00345595"/>
    <w:rsid w:val="0034590A"/>
    <w:rsid w:val="00345991"/>
    <w:rsid w:val="0034649B"/>
    <w:rsid w:val="00346DF6"/>
    <w:rsid w:val="003501C5"/>
    <w:rsid w:val="00350CFC"/>
    <w:rsid w:val="00350EE7"/>
    <w:rsid w:val="00350FFF"/>
    <w:rsid w:val="00352DF5"/>
    <w:rsid w:val="0035373C"/>
    <w:rsid w:val="00353D32"/>
    <w:rsid w:val="00354E19"/>
    <w:rsid w:val="003556D1"/>
    <w:rsid w:val="00356EB8"/>
    <w:rsid w:val="0035763A"/>
    <w:rsid w:val="0035795C"/>
    <w:rsid w:val="00360D78"/>
    <w:rsid w:val="00361198"/>
    <w:rsid w:val="0036120C"/>
    <w:rsid w:val="00361DEC"/>
    <w:rsid w:val="00362D1C"/>
    <w:rsid w:val="00363507"/>
    <w:rsid w:val="00363857"/>
    <w:rsid w:val="00363993"/>
    <w:rsid w:val="003641CF"/>
    <w:rsid w:val="003649A6"/>
    <w:rsid w:val="00366867"/>
    <w:rsid w:val="00366E93"/>
    <w:rsid w:val="003673E3"/>
    <w:rsid w:val="00367617"/>
    <w:rsid w:val="0037037A"/>
    <w:rsid w:val="003714DE"/>
    <w:rsid w:val="00371719"/>
    <w:rsid w:val="0037193E"/>
    <w:rsid w:val="0037268F"/>
    <w:rsid w:val="003727E7"/>
    <w:rsid w:val="00372D12"/>
    <w:rsid w:val="00372E2C"/>
    <w:rsid w:val="00373777"/>
    <w:rsid w:val="00374733"/>
    <w:rsid w:val="00374FC7"/>
    <w:rsid w:val="00375157"/>
    <w:rsid w:val="00375B09"/>
    <w:rsid w:val="00375E3B"/>
    <w:rsid w:val="00376123"/>
    <w:rsid w:val="003761C3"/>
    <w:rsid w:val="00377905"/>
    <w:rsid w:val="003802BB"/>
    <w:rsid w:val="0038053B"/>
    <w:rsid w:val="00381686"/>
    <w:rsid w:val="003817B4"/>
    <w:rsid w:val="00381841"/>
    <w:rsid w:val="00382965"/>
    <w:rsid w:val="00383037"/>
    <w:rsid w:val="00383143"/>
    <w:rsid w:val="00383363"/>
    <w:rsid w:val="00383530"/>
    <w:rsid w:val="00385003"/>
    <w:rsid w:val="00385590"/>
    <w:rsid w:val="00386F67"/>
    <w:rsid w:val="003872E3"/>
    <w:rsid w:val="003875B6"/>
    <w:rsid w:val="0039107B"/>
    <w:rsid w:val="00391670"/>
    <w:rsid w:val="00392C76"/>
    <w:rsid w:val="00392FA6"/>
    <w:rsid w:val="0039305F"/>
    <w:rsid w:val="00393255"/>
    <w:rsid w:val="00393F0E"/>
    <w:rsid w:val="003969BE"/>
    <w:rsid w:val="003974F7"/>
    <w:rsid w:val="00397BAF"/>
    <w:rsid w:val="003A0CFE"/>
    <w:rsid w:val="003A155D"/>
    <w:rsid w:val="003A1A09"/>
    <w:rsid w:val="003A1A7F"/>
    <w:rsid w:val="003A205D"/>
    <w:rsid w:val="003A2597"/>
    <w:rsid w:val="003A26FB"/>
    <w:rsid w:val="003A27A1"/>
    <w:rsid w:val="003A2F1A"/>
    <w:rsid w:val="003A5597"/>
    <w:rsid w:val="003A574A"/>
    <w:rsid w:val="003A575B"/>
    <w:rsid w:val="003A7344"/>
    <w:rsid w:val="003A785B"/>
    <w:rsid w:val="003A7D2D"/>
    <w:rsid w:val="003B006E"/>
    <w:rsid w:val="003B1901"/>
    <w:rsid w:val="003B1B29"/>
    <w:rsid w:val="003B309C"/>
    <w:rsid w:val="003B3900"/>
    <w:rsid w:val="003B49E3"/>
    <w:rsid w:val="003B4B10"/>
    <w:rsid w:val="003B5772"/>
    <w:rsid w:val="003B5AA8"/>
    <w:rsid w:val="003B5D3D"/>
    <w:rsid w:val="003B6416"/>
    <w:rsid w:val="003B726C"/>
    <w:rsid w:val="003B752C"/>
    <w:rsid w:val="003C06FB"/>
    <w:rsid w:val="003C176C"/>
    <w:rsid w:val="003C17F9"/>
    <w:rsid w:val="003C1CA6"/>
    <w:rsid w:val="003C3225"/>
    <w:rsid w:val="003C352F"/>
    <w:rsid w:val="003C3572"/>
    <w:rsid w:val="003C390C"/>
    <w:rsid w:val="003C4932"/>
    <w:rsid w:val="003C4F70"/>
    <w:rsid w:val="003C5667"/>
    <w:rsid w:val="003C5AA3"/>
    <w:rsid w:val="003C5E1C"/>
    <w:rsid w:val="003C5FBE"/>
    <w:rsid w:val="003C612E"/>
    <w:rsid w:val="003C6A5E"/>
    <w:rsid w:val="003C6C32"/>
    <w:rsid w:val="003C6E3F"/>
    <w:rsid w:val="003C7F2D"/>
    <w:rsid w:val="003D0BDC"/>
    <w:rsid w:val="003D13B5"/>
    <w:rsid w:val="003D1BDD"/>
    <w:rsid w:val="003D1F1F"/>
    <w:rsid w:val="003D20EB"/>
    <w:rsid w:val="003D2740"/>
    <w:rsid w:val="003D2754"/>
    <w:rsid w:val="003D38B1"/>
    <w:rsid w:val="003D3934"/>
    <w:rsid w:val="003D3DBA"/>
    <w:rsid w:val="003D4AFD"/>
    <w:rsid w:val="003D4BA3"/>
    <w:rsid w:val="003D4D75"/>
    <w:rsid w:val="003D6B00"/>
    <w:rsid w:val="003D7975"/>
    <w:rsid w:val="003E1200"/>
    <w:rsid w:val="003E1721"/>
    <w:rsid w:val="003E18B7"/>
    <w:rsid w:val="003E1D78"/>
    <w:rsid w:val="003E21B3"/>
    <w:rsid w:val="003E312C"/>
    <w:rsid w:val="003E359A"/>
    <w:rsid w:val="003E3638"/>
    <w:rsid w:val="003E3C31"/>
    <w:rsid w:val="003E496C"/>
    <w:rsid w:val="003E4AB5"/>
    <w:rsid w:val="003E4AE0"/>
    <w:rsid w:val="003E57EE"/>
    <w:rsid w:val="003E5C77"/>
    <w:rsid w:val="003E6359"/>
    <w:rsid w:val="003E712F"/>
    <w:rsid w:val="003E715F"/>
    <w:rsid w:val="003E7FE2"/>
    <w:rsid w:val="003F04F6"/>
    <w:rsid w:val="003F1A84"/>
    <w:rsid w:val="003F1B50"/>
    <w:rsid w:val="003F2EFD"/>
    <w:rsid w:val="003F35EA"/>
    <w:rsid w:val="003F367C"/>
    <w:rsid w:val="003F3BE2"/>
    <w:rsid w:val="003F3CBD"/>
    <w:rsid w:val="003F4892"/>
    <w:rsid w:val="003F54C4"/>
    <w:rsid w:val="003F6055"/>
    <w:rsid w:val="003F645D"/>
    <w:rsid w:val="003F7C95"/>
    <w:rsid w:val="0040052E"/>
    <w:rsid w:val="00401649"/>
    <w:rsid w:val="00401B93"/>
    <w:rsid w:val="00402A0A"/>
    <w:rsid w:val="0040303C"/>
    <w:rsid w:val="004032CF"/>
    <w:rsid w:val="00404193"/>
    <w:rsid w:val="004051CB"/>
    <w:rsid w:val="00406865"/>
    <w:rsid w:val="00407EEE"/>
    <w:rsid w:val="00410070"/>
    <w:rsid w:val="00410390"/>
    <w:rsid w:val="00410503"/>
    <w:rsid w:val="004114DE"/>
    <w:rsid w:val="004119C8"/>
    <w:rsid w:val="0041211E"/>
    <w:rsid w:val="004126B4"/>
    <w:rsid w:val="00413605"/>
    <w:rsid w:val="0041377C"/>
    <w:rsid w:val="004137FD"/>
    <w:rsid w:val="004147ED"/>
    <w:rsid w:val="00415902"/>
    <w:rsid w:val="00415A4C"/>
    <w:rsid w:val="00416108"/>
    <w:rsid w:val="00416C54"/>
    <w:rsid w:val="00416DF9"/>
    <w:rsid w:val="00416F33"/>
    <w:rsid w:val="004174B6"/>
    <w:rsid w:val="00420456"/>
    <w:rsid w:val="004209C4"/>
    <w:rsid w:val="00420F9A"/>
    <w:rsid w:val="00421BF8"/>
    <w:rsid w:val="004221DF"/>
    <w:rsid w:val="00422F06"/>
    <w:rsid w:val="004245B2"/>
    <w:rsid w:val="00424C7E"/>
    <w:rsid w:val="00424CE0"/>
    <w:rsid w:val="00424E8F"/>
    <w:rsid w:val="0042528D"/>
    <w:rsid w:val="00425C42"/>
    <w:rsid w:val="00427C27"/>
    <w:rsid w:val="004303F7"/>
    <w:rsid w:val="00430408"/>
    <w:rsid w:val="00430C6F"/>
    <w:rsid w:val="0043128F"/>
    <w:rsid w:val="00431EE3"/>
    <w:rsid w:val="00431FD6"/>
    <w:rsid w:val="00432CED"/>
    <w:rsid w:val="00433028"/>
    <w:rsid w:val="00433596"/>
    <w:rsid w:val="00433745"/>
    <w:rsid w:val="00434D08"/>
    <w:rsid w:val="0043537E"/>
    <w:rsid w:val="00435CE0"/>
    <w:rsid w:val="00436173"/>
    <w:rsid w:val="00436199"/>
    <w:rsid w:val="004373E2"/>
    <w:rsid w:val="00437FC4"/>
    <w:rsid w:val="0044023E"/>
    <w:rsid w:val="00441994"/>
    <w:rsid w:val="00441B10"/>
    <w:rsid w:val="00441F01"/>
    <w:rsid w:val="0044214F"/>
    <w:rsid w:val="004421B4"/>
    <w:rsid w:val="004431A6"/>
    <w:rsid w:val="00444E18"/>
    <w:rsid w:val="00445136"/>
    <w:rsid w:val="00445363"/>
    <w:rsid w:val="004453A4"/>
    <w:rsid w:val="00445D91"/>
    <w:rsid w:val="0044626D"/>
    <w:rsid w:val="004464AE"/>
    <w:rsid w:val="00446B38"/>
    <w:rsid w:val="00447171"/>
    <w:rsid w:val="00447329"/>
    <w:rsid w:val="004475CA"/>
    <w:rsid w:val="00450FCC"/>
    <w:rsid w:val="004523A4"/>
    <w:rsid w:val="0045278F"/>
    <w:rsid w:val="004531CB"/>
    <w:rsid w:val="00453C22"/>
    <w:rsid w:val="00454372"/>
    <w:rsid w:val="00454558"/>
    <w:rsid w:val="00454790"/>
    <w:rsid w:val="00454D2F"/>
    <w:rsid w:val="00455067"/>
    <w:rsid w:val="00455EC1"/>
    <w:rsid w:val="00457B6D"/>
    <w:rsid w:val="00457E41"/>
    <w:rsid w:val="0046046A"/>
    <w:rsid w:val="00460475"/>
    <w:rsid w:val="0046174B"/>
    <w:rsid w:val="00461CE3"/>
    <w:rsid w:val="004621A1"/>
    <w:rsid w:val="00462FCA"/>
    <w:rsid w:val="00463EF8"/>
    <w:rsid w:val="00465733"/>
    <w:rsid w:val="00465E74"/>
    <w:rsid w:val="00466577"/>
    <w:rsid w:val="00466DF6"/>
    <w:rsid w:val="004670A1"/>
    <w:rsid w:val="00467313"/>
    <w:rsid w:val="00467680"/>
    <w:rsid w:val="0046783F"/>
    <w:rsid w:val="00470BC8"/>
    <w:rsid w:val="00471085"/>
    <w:rsid w:val="00471430"/>
    <w:rsid w:val="00471BFF"/>
    <w:rsid w:val="00471D1F"/>
    <w:rsid w:val="00472DC0"/>
    <w:rsid w:val="0047397D"/>
    <w:rsid w:val="00474378"/>
    <w:rsid w:val="00474525"/>
    <w:rsid w:val="00475AFB"/>
    <w:rsid w:val="004767BC"/>
    <w:rsid w:val="00476863"/>
    <w:rsid w:val="00476C6C"/>
    <w:rsid w:val="00476CBE"/>
    <w:rsid w:val="00476D94"/>
    <w:rsid w:val="00477109"/>
    <w:rsid w:val="00477B3C"/>
    <w:rsid w:val="00480EF5"/>
    <w:rsid w:val="004811C1"/>
    <w:rsid w:val="00481425"/>
    <w:rsid w:val="00482F9A"/>
    <w:rsid w:val="0048317E"/>
    <w:rsid w:val="00484460"/>
    <w:rsid w:val="00484CFF"/>
    <w:rsid w:val="00484E84"/>
    <w:rsid w:val="00485306"/>
    <w:rsid w:val="00485A7B"/>
    <w:rsid w:val="00485C7C"/>
    <w:rsid w:val="00485D9E"/>
    <w:rsid w:val="00486FF7"/>
    <w:rsid w:val="00487413"/>
    <w:rsid w:val="00487F78"/>
    <w:rsid w:val="004902E1"/>
    <w:rsid w:val="00490B06"/>
    <w:rsid w:val="00490B39"/>
    <w:rsid w:val="00490F4F"/>
    <w:rsid w:val="00491F00"/>
    <w:rsid w:val="004941D9"/>
    <w:rsid w:val="004949E7"/>
    <w:rsid w:val="00494E66"/>
    <w:rsid w:val="00495254"/>
    <w:rsid w:val="00495AB3"/>
    <w:rsid w:val="004966D8"/>
    <w:rsid w:val="0049674D"/>
    <w:rsid w:val="00496D6A"/>
    <w:rsid w:val="004A0E0B"/>
    <w:rsid w:val="004A0F3D"/>
    <w:rsid w:val="004A222A"/>
    <w:rsid w:val="004A2A63"/>
    <w:rsid w:val="004A2AB2"/>
    <w:rsid w:val="004A2ADF"/>
    <w:rsid w:val="004A2E6F"/>
    <w:rsid w:val="004A440F"/>
    <w:rsid w:val="004A4DA6"/>
    <w:rsid w:val="004A50B3"/>
    <w:rsid w:val="004A52EF"/>
    <w:rsid w:val="004A7B9D"/>
    <w:rsid w:val="004B06E9"/>
    <w:rsid w:val="004B0893"/>
    <w:rsid w:val="004B0C55"/>
    <w:rsid w:val="004B0FF7"/>
    <w:rsid w:val="004B15F4"/>
    <w:rsid w:val="004B1E1D"/>
    <w:rsid w:val="004B242A"/>
    <w:rsid w:val="004B27D9"/>
    <w:rsid w:val="004B3239"/>
    <w:rsid w:val="004B32E1"/>
    <w:rsid w:val="004B48BC"/>
    <w:rsid w:val="004B49A3"/>
    <w:rsid w:val="004B4B8F"/>
    <w:rsid w:val="004B5992"/>
    <w:rsid w:val="004B5C94"/>
    <w:rsid w:val="004B667A"/>
    <w:rsid w:val="004B7092"/>
    <w:rsid w:val="004B7C5A"/>
    <w:rsid w:val="004C1048"/>
    <w:rsid w:val="004C1239"/>
    <w:rsid w:val="004C1BEF"/>
    <w:rsid w:val="004C23A6"/>
    <w:rsid w:val="004C29C2"/>
    <w:rsid w:val="004C3DAD"/>
    <w:rsid w:val="004C6282"/>
    <w:rsid w:val="004C6D12"/>
    <w:rsid w:val="004C6ED1"/>
    <w:rsid w:val="004C740F"/>
    <w:rsid w:val="004C7B22"/>
    <w:rsid w:val="004D0047"/>
    <w:rsid w:val="004D0085"/>
    <w:rsid w:val="004D0D48"/>
    <w:rsid w:val="004D134B"/>
    <w:rsid w:val="004D35AD"/>
    <w:rsid w:val="004D3611"/>
    <w:rsid w:val="004D3CEE"/>
    <w:rsid w:val="004D3F06"/>
    <w:rsid w:val="004D48F7"/>
    <w:rsid w:val="004D4A1B"/>
    <w:rsid w:val="004D6A5A"/>
    <w:rsid w:val="004D6BF5"/>
    <w:rsid w:val="004D6C38"/>
    <w:rsid w:val="004D6E7B"/>
    <w:rsid w:val="004D7213"/>
    <w:rsid w:val="004D7AC7"/>
    <w:rsid w:val="004D7F83"/>
    <w:rsid w:val="004E029E"/>
    <w:rsid w:val="004E047A"/>
    <w:rsid w:val="004E15E8"/>
    <w:rsid w:val="004E1C86"/>
    <w:rsid w:val="004E23AD"/>
    <w:rsid w:val="004E39FD"/>
    <w:rsid w:val="004E3B1C"/>
    <w:rsid w:val="004E3CBD"/>
    <w:rsid w:val="004E47AE"/>
    <w:rsid w:val="004E5652"/>
    <w:rsid w:val="004E58AC"/>
    <w:rsid w:val="004E5C4C"/>
    <w:rsid w:val="004E613A"/>
    <w:rsid w:val="004E656F"/>
    <w:rsid w:val="004E6729"/>
    <w:rsid w:val="004E676A"/>
    <w:rsid w:val="004E6A80"/>
    <w:rsid w:val="004E70AA"/>
    <w:rsid w:val="004F1DB2"/>
    <w:rsid w:val="004F24EC"/>
    <w:rsid w:val="004F25F2"/>
    <w:rsid w:val="004F3029"/>
    <w:rsid w:val="004F3508"/>
    <w:rsid w:val="004F3C74"/>
    <w:rsid w:val="004F5968"/>
    <w:rsid w:val="004F5ABC"/>
    <w:rsid w:val="004F5B8B"/>
    <w:rsid w:val="004F6649"/>
    <w:rsid w:val="004F66F4"/>
    <w:rsid w:val="004F671A"/>
    <w:rsid w:val="004F7222"/>
    <w:rsid w:val="004F78B2"/>
    <w:rsid w:val="00500201"/>
    <w:rsid w:val="00500405"/>
    <w:rsid w:val="005005F6"/>
    <w:rsid w:val="00500AB2"/>
    <w:rsid w:val="0050125A"/>
    <w:rsid w:val="005018E0"/>
    <w:rsid w:val="00503871"/>
    <w:rsid w:val="00503FE6"/>
    <w:rsid w:val="00504314"/>
    <w:rsid w:val="0050478B"/>
    <w:rsid w:val="00504A5A"/>
    <w:rsid w:val="00504AB8"/>
    <w:rsid w:val="00504DA2"/>
    <w:rsid w:val="00505A80"/>
    <w:rsid w:val="005069EB"/>
    <w:rsid w:val="00506BBD"/>
    <w:rsid w:val="005073A0"/>
    <w:rsid w:val="0050789B"/>
    <w:rsid w:val="0050790B"/>
    <w:rsid w:val="005116BE"/>
    <w:rsid w:val="00512885"/>
    <w:rsid w:val="00512954"/>
    <w:rsid w:val="00513C36"/>
    <w:rsid w:val="005143AA"/>
    <w:rsid w:val="00515837"/>
    <w:rsid w:val="00515DEA"/>
    <w:rsid w:val="00516102"/>
    <w:rsid w:val="005161CB"/>
    <w:rsid w:val="0051621F"/>
    <w:rsid w:val="005165DA"/>
    <w:rsid w:val="005170E4"/>
    <w:rsid w:val="00517191"/>
    <w:rsid w:val="0051749F"/>
    <w:rsid w:val="0052044D"/>
    <w:rsid w:val="0052049A"/>
    <w:rsid w:val="0052067E"/>
    <w:rsid w:val="0052074F"/>
    <w:rsid w:val="0052095B"/>
    <w:rsid w:val="00520F4D"/>
    <w:rsid w:val="0052120F"/>
    <w:rsid w:val="00521E69"/>
    <w:rsid w:val="00522147"/>
    <w:rsid w:val="0052291E"/>
    <w:rsid w:val="00522D6B"/>
    <w:rsid w:val="00522E62"/>
    <w:rsid w:val="005237E1"/>
    <w:rsid w:val="005245AC"/>
    <w:rsid w:val="0052467D"/>
    <w:rsid w:val="005248AC"/>
    <w:rsid w:val="00525002"/>
    <w:rsid w:val="00525210"/>
    <w:rsid w:val="005271F0"/>
    <w:rsid w:val="0052727E"/>
    <w:rsid w:val="0052760B"/>
    <w:rsid w:val="0053007D"/>
    <w:rsid w:val="005301C5"/>
    <w:rsid w:val="00530914"/>
    <w:rsid w:val="005309B6"/>
    <w:rsid w:val="005313DD"/>
    <w:rsid w:val="005314EE"/>
    <w:rsid w:val="005318DB"/>
    <w:rsid w:val="005323C3"/>
    <w:rsid w:val="00532584"/>
    <w:rsid w:val="005325B2"/>
    <w:rsid w:val="00532825"/>
    <w:rsid w:val="00532EAE"/>
    <w:rsid w:val="00533A69"/>
    <w:rsid w:val="00533ED4"/>
    <w:rsid w:val="005348D7"/>
    <w:rsid w:val="00534A3F"/>
    <w:rsid w:val="00535960"/>
    <w:rsid w:val="005359DF"/>
    <w:rsid w:val="005361EF"/>
    <w:rsid w:val="00536552"/>
    <w:rsid w:val="00536947"/>
    <w:rsid w:val="00536C2A"/>
    <w:rsid w:val="005373AD"/>
    <w:rsid w:val="00537964"/>
    <w:rsid w:val="00537D95"/>
    <w:rsid w:val="00537F08"/>
    <w:rsid w:val="005400B5"/>
    <w:rsid w:val="005405F8"/>
    <w:rsid w:val="0054086E"/>
    <w:rsid w:val="005408C4"/>
    <w:rsid w:val="005410BE"/>
    <w:rsid w:val="0054172A"/>
    <w:rsid w:val="005421A4"/>
    <w:rsid w:val="005426E6"/>
    <w:rsid w:val="005434C6"/>
    <w:rsid w:val="005449EF"/>
    <w:rsid w:val="00545DB0"/>
    <w:rsid w:val="005501FB"/>
    <w:rsid w:val="005506F7"/>
    <w:rsid w:val="0055073D"/>
    <w:rsid w:val="00550EB1"/>
    <w:rsid w:val="00551FBB"/>
    <w:rsid w:val="00552CDC"/>
    <w:rsid w:val="00553013"/>
    <w:rsid w:val="005541C9"/>
    <w:rsid w:val="00554A42"/>
    <w:rsid w:val="00554A99"/>
    <w:rsid w:val="00554E2D"/>
    <w:rsid w:val="00555EDA"/>
    <w:rsid w:val="00555F12"/>
    <w:rsid w:val="00556121"/>
    <w:rsid w:val="00556856"/>
    <w:rsid w:val="00556FFE"/>
    <w:rsid w:val="00557456"/>
    <w:rsid w:val="005603AF"/>
    <w:rsid w:val="00560664"/>
    <w:rsid w:val="0056139A"/>
    <w:rsid w:val="0056191F"/>
    <w:rsid w:val="0056222F"/>
    <w:rsid w:val="00562DFF"/>
    <w:rsid w:val="00563B54"/>
    <w:rsid w:val="00563B82"/>
    <w:rsid w:val="0056556B"/>
    <w:rsid w:val="00565A6C"/>
    <w:rsid w:val="00565E38"/>
    <w:rsid w:val="00566453"/>
    <w:rsid w:val="00566787"/>
    <w:rsid w:val="00567817"/>
    <w:rsid w:val="00567A3B"/>
    <w:rsid w:val="005702CB"/>
    <w:rsid w:val="00570604"/>
    <w:rsid w:val="00571072"/>
    <w:rsid w:val="00571988"/>
    <w:rsid w:val="005738D5"/>
    <w:rsid w:val="0057409B"/>
    <w:rsid w:val="005743C5"/>
    <w:rsid w:val="00574621"/>
    <w:rsid w:val="00574B67"/>
    <w:rsid w:val="00574EC3"/>
    <w:rsid w:val="0057508A"/>
    <w:rsid w:val="005757F7"/>
    <w:rsid w:val="00575E91"/>
    <w:rsid w:val="00576947"/>
    <w:rsid w:val="005769CC"/>
    <w:rsid w:val="00576A71"/>
    <w:rsid w:val="00577300"/>
    <w:rsid w:val="005773DB"/>
    <w:rsid w:val="00577431"/>
    <w:rsid w:val="005774B5"/>
    <w:rsid w:val="00577819"/>
    <w:rsid w:val="00577D03"/>
    <w:rsid w:val="00580DC1"/>
    <w:rsid w:val="00581118"/>
    <w:rsid w:val="005815DA"/>
    <w:rsid w:val="00581CCE"/>
    <w:rsid w:val="00581E2F"/>
    <w:rsid w:val="00582150"/>
    <w:rsid w:val="005832D0"/>
    <w:rsid w:val="005844AF"/>
    <w:rsid w:val="00584988"/>
    <w:rsid w:val="00585C19"/>
    <w:rsid w:val="00585FD3"/>
    <w:rsid w:val="005862AC"/>
    <w:rsid w:val="0058769A"/>
    <w:rsid w:val="005877D8"/>
    <w:rsid w:val="00591ED0"/>
    <w:rsid w:val="00592370"/>
    <w:rsid w:val="00592E4C"/>
    <w:rsid w:val="00593506"/>
    <w:rsid w:val="00595AB7"/>
    <w:rsid w:val="005964D4"/>
    <w:rsid w:val="005964F4"/>
    <w:rsid w:val="0059689E"/>
    <w:rsid w:val="00596A23"/>
    <w:rsid w:val="00596ADC"/>
    <w:rsid w:val="00596AE5"/>
    <w:rsid w:val="00597236"/>
    <w:rsid w:val="0059735D"/>
    <w:rsid w:val="005974F1"/>
    <w:rsid w:val="0059789C"/>
    <w:rsid w:val="0059796C"/>
    <w:rsid w:val="00597BA6"/>
    <w:rsid w:val="005A0807"/>
    <w:rsid w:val="005A0B6E"/>
    <w:rsid w:val="005A1237"/>
    <w:rsid w:val="005A14FE"/>
    <w:rsid w:val="005A2AFF"/>
    <w:rsid w:val="005A5104"/>
    <w:rsid w:val="005A57E4"/>
    <w:rsid w:val="005A580A"/>
    <w:rsid w:val="005A6176"/>
    <w:rsid w:val="005A693A"/>
    <w:rsid w:val="005A6CD5"/>
    <w:rsid w:val="005A6D32"/>
    <w:rsid w:val="005A7B15"/>
    <w:rsid w:val="005B0A08"/>
    <w:rsid w:val="005B0B7D"/>
    <w:rsid w:val="005B1896"/>
    <w:rsid w:val="005B2625"/>
    <w:rsid w:val="005B2D84"/>
    <w:rsid w:val="005B2ED5"/>
    <w:rsid w:val="005B3C1B"/>
    <w:rsid w:val="005B43AD"/>
    <w:rsid w:val="005B4616"/>
    <w:rsid w:val="005B4625"/>
    <w:rsid w:val="005B4856"/>
    <w:rsid w:val="005B5612"/>
    <w:rsid w:val="005B5C16"/>
    <w:rsid w:val="005B6207"/>
    <w:rsid w:val="005B6C66"/>
    <w:rsid w:val="005B7B9D"/>
    <w:rsid w:val="005C0007"/>
    <w:rsid w:val="005C00E0"/>
    <w:rsid w:val="005C2CC5"/>
    <w:rsid w:val="005C35C6"/>
    <w:rsid w:val="005C3A04"/>
    <w:rsid w:val="005C44F8"/>
    <w:rsid w:val="005C5AD7"/>
    <w:rsid w:val="005C5CE8"/>
    <w:rsid w:val="005C61C5"/>
    <w:rsid w:val="005C6295"/>
    <w:rsid w:val="005C6419"/>
    <w:rsid w:val="005C6F84"/>
    <w:rsid w:val="005C704A"/>
    <w:rsid w:val="005C7110"/>
    <w:rsid w:val="005C76CE"/>
    <w:rsid w:val="005D05B2"/>
    <w:rsid w:val="005D2103"/>
    <w:rsid w:val="005D214A"/>
    <w:rsid w:val="005D2488"/>
    <w:rsid w:val="005D4509"/>
    <w:rsid w:val="005D452C"/>
    <w:rsid w:val="005D4BE4"/>
    <w:rsid w:val="005D4D37"/>
    <w:rsid w:val="005D5010"/>
    <w:rsid w:val="005D5179"/>
    <w:rsid w:val="005D5928"/>
    <w:rsid w:val="005D7802"/>
    <w:rsid w:val="005D78C2"/>
    <w:rsid w:val="005D7DA8"/>
    <w:rsid w:val="005E01B1"/>
    <w:rsid w:val="005E0EE9"/>
    <w:rsid w:val="005E1076"/>
    <w:rsid w:val="005E14FF"/>
    <w:rsid w:val="005E2807"/>
    <w:rsid w:val="005E2AB7"/>
    <w:rsid w:val="005E3029"/>
    <w:rsid w:val="005E36DA"/>
    <w:rsid w:val="005E388A"/>
    <w:rsid w:val="005E42E0"/>
    <w:rsid w:val="005E4C27"/>
    <w:rsid w:val="005E59C2"/>
    <w:rsid w:val="005E5C42"/>
    <w:rsid w:val="005E66BF"/>
    <w:rsid w:val="005E739B"/>
    <w:rsid w:val="005E7B33"/>
    <w:rsid w:val="005F15B2"/>
    <w:rsid w:val="005F1878"/>
    <w:rsid w:val="005F1B0D"/>
    <w:rsid w:val="005F2126"/>
    <w:rsid w:val="005F2161"/>
    <w:rsid w:val="005F2436"/>
    <w:rsid w:val="005F2993"/>
    <w:rsid w:val="005F369D"/>
    <w:rsid w:val="005F3CB0"/>
    <w:rsid w:val="005F4BD3"/>
    <w:rsid w:val="005F553A"/>
    <w:rsid w:val="005F572B"/>
    <w:rsid w:val="005F590A"/>
    <w:rsid w:val="005F6022"/>
    <w:rsid w:val="005F7289"/>
    <w:rsid w:val="005F7C24"/>
    <w:rsid w:val="0060034F"/>
    <w:rsid w:val="00600A03"/>
    <w:rsid w:val="00601AF9"/>
    <w:rsid w:val="006021FA"/>
    <w:rsid w:val="0060312F"/>
    <w:rsid w:val="0060345C"/>
    <w:rsid w:val="00603504"/>
    <w:rsid w:val="00603E59"/>
    <w:rsid w:val="00604493"/>
    <w:rsid w:val="00604556"/>
    <w:rsid w:val="00605FB1"/>
    <w:rsid w:val="006062EC"/>
    <w:rsid w:val="0060689B"/>
    <w:rsid w:val="00606DD3"/>
    <w:rsid w:val="00606E27"/>
    <w:rsid w:val="0061007C"/>
    <w:rsid w:val="00611376"/>
    <w:rsid w:val="006118E9"/>
    <w:rsid w:val="00611DFB"/>
    <w:rsid w:val="00612DCD"/>
    <w:rsid w:val="0061306D"/>
    <w:rsid w:val="006134D8"/>
    <w:rsid w:val="00613634"/>
    <w:rsid w:val="00614606"/>
    <w:rsid w:val="00614EA3"/>
    <w:rsid w:val="006155C5"/>
    <w:rsid w:val="00615A25"/>
    <w:rsid w:val="0061735C"/>
    <w:rsid w:val="00617F42"/>
    <w:rsid w:val="006209BF"/>
    <w:rsid w:val="00620BB5"/>
    <w:rsid w:val="00621298"/>
    <w:rsid w:val="00621B41"/>
    <w:rsid w:val="00621D2D"/>
    <w:rsid w:val="00621ECF"/>
    <w:rsid w:val="00624362"/>
    <w:rsid w:val="006246B8"/>
    <w:rsid w:val="006275B1"/>
    <w:rsid w:val="00627C92"/>
    <w:rsid w:val="006303FF"/>
    <w:rsid w:val="00630487"/>
    <w:rsid w:val="0063093A"/>
    <w:rsid w:val="00631312"/>
    <w:rsid w:val="006315AF"/>
    <w:rsid w:val="00631984"/>
    <w:rsid w:val="00632A12"/>
    <w:rsid w:val="0063327D"/>
    <w:rsid w:val="00633EF3"/>
    <w:rsid w:val="006358D5"/>
    <w:rsid w:val="0063594B"/>
    <w:rsid w:val="006359D0"/>
    <w:rsid w:val="006363BB"/>
    <w:rsid w:val="006368E5"/>
    <w:rsid w:val="00637D59"/>
    <w:rsid w:val="0064013A"/>
    <w:rsid w:val="006401A5"/>
    <w:rsid w:val="006403DF"/>
    <w:rsid w:val="0064040B"/>
    <w:rsid w:val="00640EE6"/>
    <w:rsid w:val="00641667"/>
    <w:rsid w:val="0064180D"/>
    <w:rsid w:val="00641A0B"/>
    <w:rsid w:val="00641C0B"/>
    <w:rsid w:val="0064206C"/>
    <w:rsid w:val="00642BE5"/>
    <w:rsid w:val="00643023"/>
    <w:rsid w:val="006435C3"/>
    <w:rsid w:val="006437F0"/>
    <w:rsid w:val="0064383B"/>
    <w:rsid w:val="0064429C"/>
    <w:rsid w:val="00644DE2"/>
    <w:rsid w:val="006452DA"/>
    <w:rsid w:val="00647435"/>
    <w:rsid w:val="006474E8"/>
    <w:rsid w:val="006474FD"/>
    <w:rsid w:val="00647A8B"/>
    <w:rsid w:val="00650241"/>
    <w:rsid w:val="0065047B"/>
    <w:rsid w:val="00650D17"/>
    <w:rsid w:val="0065115B"/>
    <w:rsid w:val="00651EAF"/>
    <w:rsid w:val="00652FEC"/>
    <w:rsid w:val="006530F5"/>
    <w:rsid w:val="00653361"/>
    <w:rsid w:val="00653453"/>
    <w:rsid w:val="00653900"/>
    <w:rsid w:val="006540FD"/>
    <w:rsid w:val="00654C19"/>
    <w:rsid w:val="006550DC"/>
    <w:rsid w:val="00655BED"/>
    <w:rsid w:val="00657093"/>
    <w:rsid w:val="00657523"/>
    <w:rsid w:val="006601E1"/>
    <w:rsid w:val="0066036D"/>
    <w:rsid w:val="00660967"/>
    <w:rsid w:val="00660A11"/>
    <w:rsid w:val="00660C39"/>
    <w:rsid w:val="00661285"/>
    <w:rsid w:val="00661B52"/>
    <w:rsid w:val="00661D16"/>
    <w:rsid w:val="00661E6D"/>
    <w:rsid w:val="0066287E"/>
    <w:rsid w:val="00662D61"/>
    <w:rsid w:val="0066301A"/>
    <w:rsid w:val="00663404"/>
    <w:rsid w:val="0066347E"/>
    <w:rsid w:val="00663A7E"/>
    <w:rsid w:val="0066488E"/>
    <w:rsid w:val="00664929"/>
    <w:rsid w:val="00664DEB"/>
    <w:rsid w:val="00665FBE"/>
    <w:rsid w:val="0066631A"/>
    <w:rsid w:val="0066695F"/>
    <w:rsid w:val="00666C45"/>
    <w:rsid w:val="00667649"/>
    <w:rsid w:val="0066793C"/>
    <w:rsid w:val="00667946"/>
    <w:rsid w:val="00667B32"/>
    <w:rsid w:val="00670522"/>
    <w:rsid w:val="00670F17"/>
    <w:rsid w:val="00671C65"/>
    <w:rsid w:val="00671EAB"/>
    <w:rsid w:val="00671EC1"/>
    <w:rsid w:val="0067216C"/>
    <w:rsid w:val="00672C08"/>
    <w:rsid w:val="006736C8"/>
    <w:rsid w:val="00673C70"/>
    <w:rsid w:val="00673CDE"/>
    <w:rsid w:val="00673D9B"/>
    <w:rsid w:val="00673F30"/>
    <w:rsid w:val="00675736"/>
    <w:rsid w:val="00675D62"/>
    <w:rsid w:val="00675D7D"/>
    <w:rsid w:val="00675E6F"/>
    <w:rsid w:val="0067664F"/>
    <w:rsid w:val="00676A8E"/>
    <w:rsid w:val="006770D3"/>
    <w:rsid w:val="00680404"/>
    <w:rsid w:val="00680413"/>
    <w:rsid w:val="006818D5"/>
    <w:rsid w:val="00681949"/>
    <w:rsid w:val="0068195F"/>
    <w:rsid w:val="00682EE7"/>
    <w:rsid w:val="00682F97"/>
    <w:rsid w:val="0068324D"/>
    <w:rsid w:val="00683449"/>
    <w:rsid w:val="0068374C"/>
    <w:rsid w:val="00685522"/>
    <w:rsid w:val="00685C73"/>
    <w:rsid w:val="00686550"/>
    <w:rsid w:val="00687757"/>
    <w:rsid w:val="006905DF"/>
    <w:rsid w:val="00690C42"/>
    <w:rsid w:val="00692EF8"/>
    <w:rsid w:val="006933A2"/>
    <w:rsid w:val="006934BF"/>
    <w:rsid w:val="00693D52"/>
    <w:rsid w:val="00693D7C"/>
    <w:rsid w:val="00695461"/>
    <w:rsid w:val="0069607F"/>
    <w:rsid w:val="00696382"/>
    <w:rsid w:val="00697E5D"/>
    <w:rsid w:val="006A06F9"/>
    <w:rsid w:val="006A2838"/>
    <w:rsid w:val="006A2F3F"/>
    <w:rsid w:val="006A30DA"/>
    <w:rsid w:val="006A346C"/>
    <w:rsid w:val="006A3E3A"/>
    <w:rsid w:val="006A407E"/>
    <w:rsid w:val="006A4EBD"/>
    <w:rsid w:val="006A5630"/>
    <w:rsid w:val="006A585C"/>
    <w:rsid w:val="006A7057"/>
    <w:rsid w:val="006B009C"/>
    <w:rsid w:val="006B0598"/>
    <w:rsid w:val="006B0D9E"/>
    <w:rsid w:val="006B1567"/>
    <w:rsid w:val="006B2510"/>
    <w:rsid w:val="006B3054"/>
    <w:rsid w:val="006B39F9"/>
    <w:rsid w:val="006B3DB5"/>
    <w:rsid w:val="006B3ECE"/>
    <w:rsid w:val="006B4100"/>
    <w:rsid w:val="006B4120"/>
    <w:rsid w:val="006B4266"/>
    <w:rsid w:val="006B5967"/>
    <w:rsid w:val="006B5E43"/>
    <w:rsid w:val="006B61E6"/>
    <w:rsid w:val="006B7439"/>
    <w:rsid w:val="006B7E7B"/>
    <w:rsid w:val="006C0ABC"/>
    <w:rsid w:val="006C0C2B"/>
    <w:rsid w:val="006C0DF9"/>
    <w:rsid w:val="006C15F9"/>
    <w:rsid w:val="006C1C0F"/>
    <w:rsid w:val="006C2762"/>
    <w:rsid w:val="006C44D4"/>
    <w:rsid w:val="006C496F"/>
    <w:rsid w:val="006C549B"/>
    <w:rsid w:val="006C55F1"/>
    <w:rsid w:val="006C607F"/>
    <w:rsid w:val="006C624D"/>
    <w:rsid w:val="006C7407"/>
    <w:rsid w:val="006C7496"/>
    <w:rsid w:val="006D0F45"/>
    <w:rsid w:val="006D25E1"/>
    <w:rsid w:val="006D271C"/>
    <w:rsid w:val="006D2788"/>
    <w:rsid w:val="006D304E"/>
    <w:rsid w:val="006D5449"/>
    <w:rsid w:val="006D5D0F"/>
    <w:rsid w:val="006D698D"/>
    <w:rsid w:val="006D6B59"/>
    <w:rsid w:val="006D6E8B"/>
    <w:rsid w:val="006D7AFF"/>
    <w:rsid w:val="006E06DB"/>
    <w:rsid w:val="006E1618"/>
    <w:rsid w:val="006E2111"/>
    <w:rsid w:val="006E2252"/>
    <w:rsid w:val="006E2986"/>
    <w:rsid w:val="006E2D02"/>
    <w:rsid w:val="006E2F3E"/>
    <w:rsid w:val="006E4FEA"/>
    <w:rsid w:val="006E538E"/>
    <w:rsid w:val="006E5B27"/>
    <w:rsid w:val="006E6344"/>
    <w:rsid w:val="006E64B2"/>
    <w:rsid w:val="006E64D0"/>
    <w:rsid w:val="006E6698"/>
    <w:rsid w:val="006E7186"/>
    <w:rsid w:val="006E74B7"/>
    <w:rsid w:val="006E7926"/>
    <w:rsid w:val="006E7A00"/>
    <w:rsid w:val="006E7B6B"/>
    <w:rsid w:val="006F0CE5"/>
    <w:rsid w:val="006F11CD"/>
    <w:rsid w:val="006F12B8"/>
    <w:rsid w:val="006F3150"/>
    <w:rsid w:val="006F36DE"/>
    <w:rsid w:val="006F37FE"/>
    <w:rsid w:val="006F4875"/>
    <w:rsid w:val="006F4D44"/>
    <w:rsid w:val="006F687F"/>
    <w:rsid w:val="007000DC"/>
    <w:rsid w:val="0070103E"/>
    <w:rsid w:val="0070240E"/>
    <w:rsid w:val="007034BF"/>
    <w:rsid w:val="00703BC9"/>
    <w:rsid w:val="007043E9"/>
    <w:rsid w:val="007049A7"/>
    <w:rsid w:val="007051EB"/>
    <w:rsid w:val="007062F3"/>
    <w:rsid w:val="007066D8"/>
    <w:rsid w:val="00706C50"/>
    <w:rsid w:val="00706F49"/>
    <w:rsid w:val="00707108"/>
    <w:rsid w:val="007075BB"/>
    <w:rsid w:val="00707ACB"/>
    <w:rsid w:val="00707F24"/>
    <w:rsid w:val="00710827"/>
    <w:rsid w:val="0071108A"/>
    <w:rsid w:val="007111BF"/>
    <w:rsid w:val="00711D9F"/>
    <w:rsid w:val="00712067"/>
    <w:rsid w:val="007125CC"/>
    <w:rsid w:val="00712A0C"/>
    <w:rsid w:val="00712CF8"/>
    <w:rsid w:val="0071326B"/>
    <w:rsid w:val="00713D5A"/>
    <w:rsid w:val="0071443E"/>
    <w:rsid w:val="00714951"/>
    <w:rsid w:val="0071573E"/>
    <w:rsid w:val="00717F5F"/>
    <w:rsid w:val="0072008F"/>
    <w:rsid w:val="00720187"/>
    <w:rsid w:val="00720729"/>
    <w:rsid w:val="007209A4"/>
    <w:rsid w:val="0072108F"/>
    <w:rsid w:val="007211CA"/>
    <w:rsid w:val="00721265"/>
    <w:rsid w:val="0072144F"/>
    <w:rsid w:val="0072272D"/>
    <w:rsid w:val="00723C5F"/>
    <w:rsid w:val="00723D0F"/>
    <w:rsid w:val="007247EC"/>
    <w:rsid w:val="00724EAD"/>
    <w:rsid w:val="00725015"/>
    <w:rsid w:val="00725B38"/>
    <w:rsid w:val="00725D3A"/>
    <w:rsid w:val="00725FB7"/>
    <w:rsid w:val="007262B2"/>
    <w:rsid w:val="00726F3F"/>
    <w:rsid w:val="00727A20"/>
    <w:rsid w:val="0073061F"/>
    <w:rsid w:val="00730C10"/>
    <w:rsid w:val="00730D8E"/>
    <w:rsid w:val="007310E7"/>
    <w:rsid w:val="007312B3"/>
    <w:rsid w:val="00731331"/>
    <w:rsid w:val="00731E3D"/>
    <w:rsid w:val="0073275F"/>
    <w:rsid w:val="0073287C"/>
    <w:rsid w:val="007328AB"/>
    <w:rsid w:val="007328FC"/>
    <w:rsid w:val="0073295A"/>
    <w:rsid w:val="00732B9B"/>
    <w:rsid w:val="00733091"/>
    <w:rsid w:val="007347F4"/>
    <w:rsid w:val="00734F21"/>
    <w:rsid w:val="00735092"/>
    <w:rsid w:val="007354BD"/>
    <w:rsid w:val="00735AF2"/>
    <w:rsid w:val="00735E97"/>
    <w:rsid w:val="0073660A"/>
    <w:rsid w:val="007373E9"/>
    <w:rsid w:val="0073746E"/>
    <w:rsid w:val="0074076B"/>
    <w:rsid w:val="00740C3D"/>
    <w:rsid w:val="0074192A"/>
    <w:rsid w:val="007426B2"/>
    <w:rsid w:val="007428E1"/>
    <w:rsid w:val="0074362E"/>
    <w:rsid w:val="007438B6"/>
    <w:rsid w:val="00743D2D"/>
    <w:rsid w:val="00743F34"/>
    <w:rsid w:val="00743FBA"/>
    <w:rsid w:val="00744A37"/>
    <w:rsid w:val="00744B1D"/>
    <w:rsid w:val="007459D0"/>
    <w:rsid w:val="00745B79"/>
    <w:rsid w:val="007462F4"/>
    <w:rsid w:val="007463DF"/>
    <w:rsid w:val="007472A9"/>
    <w:rsid w:val="0074792B"/>
    <w:rsid w:val="00747E4C"/>
    <w:rsid w:val="00750B2B"/>
    <w:rsid w:val="00750CED"/>
    <w:rsid w:val="007513A2"/>
    <w:rsid w:val="0075199D"/>
    <w:rsid w:val="007524E7"/>
    <w:rsid w:val="0075294D"/>
    <w:rsid w:val="007529DA"/>
    <w:rsid w:val="00752A98"/>
    <w:rsid w:val="00752DE3"/>
    <w:rsid w:val="00754296"/>
    <w:rsid w:val="00754F84"/>
    <w:rsid w:val="00755C4E"/>
    <w:rsid w:val="0075655E"/>
    <w:rsid w:val="007602DD"/>
    <w:rsid w:val="00760744"/>
    <w:rsid w:val="0076076C"/>
    <w:rsid w:val="00760F63"/>
    <w:rsid w:val="00762C77"/>
    <w:rsid w:val="00763656"/>
    <w:rsid w:val="00763F1E"/>
    <w:rsid w:val="00764309"/>
    <w:rsid w:val="0076465E"/>
    <w:rsid w:val="007656ED"/>
    <w:rsid w:val="007658CE"/>
    <w:rsid w:val="007660B9"/>
    <w:rsid w:val="00766563"/>
    <w:rsid w:val="00766EF4"/>
    <w:rsid w:val="00767114"/>
    <w:rsid w:val="00767786"/>
    <w:rsid w:val="00767BC8"/>
    <w:rsid w:val="00767D16"/>
    <w:rsid w:val="0077005E"/>
    <w:rsid w:val="007702B2"/>
    <w:rsid w:val="00770406"/>
    <w:rsid w:val="007705F1"/>
    <w:rsid w:val="00771600"/>
    <w:rsid w:val="0077164E"/>
    <w:rsid w:val="00771C3F"/>
    <w:rsid w:val="007721A9"/>
    <w:rsid w:val="00772843"/>
    <w:rsid w:val="007737FF"/>
    <w:rsid w:val="00773DC5"/>
    <w:rsid w:val="00773FEE"/>
    <w:rsid w:val="00774A7F"/>
    <w:rsid w:val="007754BB"/>
    <w:rsid w:val="007761FD"/>
    <w:rsid w:val="007763C6"/>
    <w:rsid w:val="007769AC"/>
    <w:rsid w:val="00776C8A"/>
    <w:rsid w:val="00776FE2"/>
    <w:rsid w:val="007775E1"/>
    <w:rsid w:val="00777F26"/>
    <w:rsid w:val="00780343"/>
    <w:rsid w:val="007809BB"/>
    <w:rsid w:val="00781C60"/>
    <w:rsid w:val="00782B68"/>
    <w:rsid w:val="00782DE8"/>
    <w:rsid w:val="00783089"/>
    <w:rsid w:val="007833D0"/>
    <w:rsid w:val="00783508"/>
    <w:rsid w:val="007836FD"/>
    <w:rsid w:val="0078409A"/>
    <w:rsid w:val="0078427B"/>
    <w:rsid w:val="0078531D"/>
    <w:rsid w:val="00785479"/>
    <w:rsid w:val="007860AC"/>
    <w:rsid w:val="007869BE"/>
    <w:rsid w:val="00786A7B"/>
    <w:rsid w:val="00786B35"/>
    <w:rsid w:val="007872AF"/>
    <w:rsid w:val="0079021F"/>
    <w:rsid w:val="00790497"/>
    <w:rsid w:val="00791276"/>
    <w:rsid w:val="0079131C"/>
    <w:rsid w:val="0079151E"/>
    <w:rsid w:val="0079156E"/>
    <w:rsid w:val="00791741"/>
    <w:rsid w:val="007923FA"/>
    <w:rsid w:val="007925CF"/>
    <w:rsid w:val="00793006"/>
    <w:rsid w:val="007938EA"/>
    <w:rsid w:val="00793CA2"/>
    <w:rsid w:val="00793E24"/>
    <w:rsid w:val="007957A3"/>
    <w:rsid w:val="00795868"/>
    <w:rsid w:val="007958AC"/>
    <w:rsid w:val="0079641D"/>
    <w:rsid w:val="007965DF"/>
    <w:rsid w:val="00796A00"/>
    <w:rsid w:val="007976D6"/>
    <w:rsid w:val="007A013A"/>
    <w:rsid w:val="007A149C"/>
    <w:rsid w:val="007A1776"/>
    <w:rsid w:val="007A2122"/>
    <w:rsid w:val="007A33C3"/>
    <w:rsid w:val="007A3CD8"/>
    <w:rsid w:val="007A4408"/>
    <w:rsid w:val="007A607F"/>
    <w:rsid w:val="007A7337"/>
    <w:rsid w:val="007A78B8"/>
    <w:rsid w:val="007A7A75"/>
    <w:rsid w:val="007A7EA9"/>
    <w:rsid w:val="007B0937"/>
    <w:rsid w:val="007B0A1F"/>
    <w:rsid w:val="007B1215"/>
    <w:rsid w:val="007B1E31"/>
    <w:rsid w:val="007B2E01"/>
    <w:rsid w:val="007B3088"/>
    <w:rsid w:val="007B3239"/>
    <w:rsid w:val="007B397B"/>
    <w:rsid w:val="007B3F32"/>
    <w:rsid w:val="007B4015"/>
    <w:rsid w:val="007B4F8E"/>
    <w:rsid w:val="007B5D9C"/>
    <w:rsid w:val="007B714D"/>
    <w:rsid w:val="007B78F6"/>
    <w:rsid w:val="007B7917"/>
    <w:rsid w:val="007B7E52"/>
    <w:rsid w:val="007C01A2"/>
    <w:rsid w:val="007C0474"/>
    <w:rsid w:val="007C0C26"/>
    <w:rsid w:val="007C1C80"/>
    <w:rsid w:val="007C3452"/>
    <w:rsid w:val="007C3E8A"/>
    <w:rsid w:val="007C640E"/>
    <w:rsid w:val="007C7E0D"/>
    <w:rsid w:val="007C7ECC"/>
    <w:rsid w:val="007C7F93"/>
    <w:rsid w:val="007D04CE"/>
    <w:rsid w:val="007D08CD"/>
    <w:rsid w:val="007D0F1D"/>
    <w:rsid w:val="007D1458"/>
    <w:rsid w:val="007D1C47"/>
    <w:rsid w:val="007D228D"/>
    <w:rsid w:val="007D267A"/>
    <w:rsid w:val="007D2D8D"/>
    <w:rsid w:val="007D375B"/>
    <w:rsid w:val="007D3A66"/>
    <w:rsid w:val="007D4740"/>
    <w:rsid w:val="007D48B1"/>
    <w:rsid w:val="007D717B"/>
    <w:rsid w:val="007E00A5"/>
    <w:rsid w:val="007E104F"/>
    <w:rsid w:val="007E184D"/>
    <w:rsid w:val="007E1AFD"/>
    <w:rsid w:val="007E23BE"/>
    <w:rsid w:val="007E2867"/>
    <w:rsid w:val="007E3261"/>
    <w:rsid w:val="007E600B"/>
    <w:rsid w:val="007E78B3"/>
    <w:rsid w:val="007E7B93"/>
    <w:rsid w:val="007F00E9"/>
    <w:rsid w:val="007F015F"/>
    <w:rsid w:val="007F1548"/>
    <w:rsid w:val="007F1A92"/>
    <w:rsid w:val="007F1F07"/>
    <w:rsid w:val="007F215C"/>
    <w:rsid w:val="007F2D0D"/>
    <w:rsid w:val="007F2FE2"/>
    <w:rsid w:val="007F3E15"/>
    <w:rsid w:val="007F474B"/>
    <w:rsid w:val="007F537B"/>
    <w:rsid w:val="007F54FB"/>
    <w:rsid w:val="007F564A"/>
    <w:rsid w:val="007F65B3"/>
    <w:rsid w:val="007F66EF"/>
    <w:rsid w:val="007F7B46"/>
    <w:rsid w:val="007F7E14"/>
    <w:rsid w:val="00800B26"/>
    <w:rsid w:val="008014AA"/>
    <w:rsid w:val="00801985"/>
    <w:rsid w:val="00801E22"/>
    <w:rsid w:val="00802678"/>
    <w:rsid w:val="00802A81"/>
    <w:rsid w:val="00802AD2"/>
    <w:rsid w:val="00804B7C"/>
    <w:rsid w:val="00804B86"/>
    <w:rsid w:val="00804FBC"/>
    <w:rsid w:val="0080506F"/>
    <w:rsid w:val="008051BA"/>
    <w:rsid w:val="00805443"/>
    <w:rsid w:val="00805AA3"/>
    <w:rsid w:val="00806329"/>
    <w:rsid w:val="00806374"/>
    <w:rsid w:val="0080698D"/>
    <w:rsid w:val="008075FB"/>
    <w:rsid w:val="00810092"/>
    <w:rsid w:val="00810477"/>
    <w:rsid w:val="00810563"/>
    <w:rsid w:val="00810E1F"/>
    <w:rsid w:val="00811326"/>
    <w:rsid w:val="008119A7"/>
    <w:rsid w:val="00812FA2"/>
    <w:rsid w:val="008136A3"/>
    <w:rsid w:val="00815041"/>
    <w:rsid w:val="008150FA"/>
    <w:rsid w:val="008156EE"/>
    <w:rsid w:val="0081598A"/>
    <w:rsid w:val="0081621A"/>
    <w:rsid w:val="0081691F"/>
    <w:rsid w:val="00817A90"/>
    <w:rsid w:val="00820E6A"/>
    <w:rsid w:val="008217E4"/>
    <w:rsid w:val="00821BAA"/>
    <w:rsid w:val="008223E4"/>
    <w:rsid w:val="00822571"/>
    <w:rsid w:val="0082440A"/>
    <w:rsid w:val="008248F8"/>
    <w:rsid w:val="008258EE"/>
    <w:rsid w:val="00825C46"/>
    <w:rsid w:val="00826F34"/>
    <w:rsid w:val="00830451"/>
    <w:rsid w:val="008307C1"/>
    <w:rsid w:val="00830D9C"/>
    <w:rsid w:val="00830FE9"/>
    <w:rsid w:val="008315CE"/>
    <w:rsid w:val="008329E9"/>
    <w:rsid w:val="00832F65"/>
    <w:rsid w:val="008335ED"/>
    <w:rsid w:val="00833797"/>
    <w:rsid w:val="008342D3"/>
    <w:rsid w:val="00834DAC"/>
    <w:rsid w:val="00834FBC"/>
    <w:rsid w:val="008365BA"/>
    <w:rsid w:val="00836ED3"/>
    <w:rsid w:val="008377F4"/>
    <w:rsid w:val="00837C35"/>
    <w:rsid w:val="008403FB"/>
    <w:rsid w:val="008404B5"/>
    <w:rsid w:val="008408D9"/>
    <w:rsid w:val="0084164B"/>
    <w:rsid w:val="00841EAC"/>
    <w:rsid w:val="00841EC1"/>
    <w:rsid w:val="008421C8"/>
    <w:rsid w:val="00842356"/>
    <w:rsid w:val="008427B1"/>
    <w:rsid w:val="0084312A"/>
    <w:rsid w:val="008436D3"/>
    <w:rsid w:val="008436F1"/>
    <w:rsid w:val="008439AC"/>
    <w:rsid w:val="00843CE1"/>
    <w:rsid w:val="008442D0"/>
    <w:rsid w:val="00844CF8"/>
    <w:rsid w:val="00845876"/>
    <w:rsid w:val="00846B4D"/>
    <w:rsid w:val="0084707B"/>
    <w:rsid w:val="008478B2"/>
    <w:rsid w:val="00847C7F"/>
    <w:rsid w:val="00847F23"/>
    <w:rsid w:val="008504BD"/>
    <w:rsid w:val="00850588"/>
    <w:rsid w:val="00850C88"/>
    <w:rsid w:val="008514AE"/>
    <w:rsid w:val="00851772"/>
    <w:rsid w:val="00852E7C"/>
    <w:rsid w:val="00853443"/>
    <w:rsid w:val="00853776"/>
    <w:rsid w:val="008541DC"/>
    <w:rsid w:val="00854230"/>
    <w:rsid w:val="0085495E"/>
    <w:rsid w:val="00855F79"/>
    <w:rsid w:val="00856138"/>
    <w:rsid w:val="00856F8D"/>
    <w:rsid w:val="00857D1A"/>
    <w:rsid w:val="00861A20"/>
    <w:rsid w:val="0086289A"/>
    <w:rsid w:val="00863611"/>
    <w:rsid w:val="00863EF4"/>
    <w:rsid w:val="00864365"/>
    <w:rsid w:val="008647FE"/>
    <w:rsid w:val="00864E80"/>
    <w:rsid w:val="00865941"/>
    <w:rsid w:val="00865AD6"/>
    <w:rsid w:val="00865DB5"/>
    <w:rsid w:val="0086669B"/>
    <w:rsid w:val="0086680E"/>
    <w:rsid w:val="00867CD9"/>
    <w:rsid w:val="00870478"/>
    <w:rsid w:val="00870855"/>
    <w:rsid w:val="0087135D"/>
    <w:rsid w:val="00871BB5"/>
    <w:rsid w:val="00873054"/>
    <w:rsid w:val="008740F2"/>
    <w:rsid w:val="00874499"/>
    <w:rsid w:val="0087449E"/>
    <w:rsid w:val="00875724"/>
    <w:rsid w:val="00875A98"/>
    <w:rsid w:val="00875CE8"/>
    <w:rsid w:val="00876527"/>
    <w:rsid w:val="00876873"/>
    <w:rsid w:val="0087699B"/>
    <w:rsid w:val="00880055"/>
    <w:rsid w:val="0088026D"/>
    <w:rsid w:val="00880C93"/>
    <w:rsid w:val="008814AE"/>
    <w:rsid w:val="00883FE5"/>
    <w:rsid w:val="0088407F"/>
    <w:rsid w:val="00884802"/>
    <w:rsid w:val="008851BE"/>
    <w:rsid w:val="008852F2"/>
    <w:rsid w:val="00885AC6"/>
    <w:rsid w:val="00885C8D"/>
    <w:rsid w:val="00887FB1"/>
    <w:rsid w:val="008909B0"/>
    <w:rsid w:val="00890E2D"/>
    <w:rsid w:val="00891069"/>
    <w:rsid w:val="00891495"/>
    <w:rsid w:val="008917B2"/>
    <w:rsid w:val="00891BDF"/>
    <w:rsid w:val="00891FF6"/>
    <w:rsid w:val="00892283"/>
    <w:rsid w:val="008930E1"/>
    <w:rsid w:val="00893630"/>
    <w:rsid w:val="0089420B"/>
    <w:rsid w:val="008942FF"/>
    <w:rsid w:val="00894302"/>
    <w:rsid w:val="00894A41"/>
    <w:rsid w:val="0089573F"/>
    <w:rsid w:val="0089588E"/>
    <w:rsid w:val="00895BBE"/>
    <w:rsid w:val="00896D4B"/>
    <w:rsid w:val="00896FBC"/>
    <w:rsid w:val="0089748B"/>
    <w:rsid w:val="008A1E8C"/>
    <w:rsid w:val="008A2782"/>
    <w:rsid w:val="008A35E1"/>
    <w:rsid w:val="008A3B29"/>
    <w:rsid w:val="008A41D0"/>
    <w:rsid w:val="008A434A"/>
    <w:rsid w:val="008A4644"/>
    <w:rsid w:val="008A4916"/>
    <w:rsid w:val="008A64B4"/>
    <w:rsid w:val="008A725E"/>
    <w:rsid w:val="008A772F"/>
    <w:rsid w:val="008A7D0D"/>
    <w:rsid w:val="008B0781"/>
    <w:rsid w:val="008B0B50"/>
    <w:rsid w:val="008B2A20"/>
    <w:rsid w:val="008B334C"/>
    <w:rsid w:val="008B6422"/>
    <w:rsid w:val="008B6DC4"/>
    <w:rsid w:val="008C15D7"/>
    <w:rsid w:val="008C243D"/>
    <w:rsid w:val="008C2654"/>
    <w:rsid w:val="008C2B65"/>
    <w:rsid w:val="008C2BA5"/>
    <w:rsid w:val="008C2E78"/>
    <w:rsid w:val="008C2F90"/>
    <w:rsid w:val="008C3E06"/>
    <w:rsid w:val="008C4525"/>
    <w:rsid w:val="008C4C51"/>
    <w:rsid w:val="008C54B3"/>
    <w:rsid w:val="008C54F8"/>
    <w:rsid w:val="008C57E4"/>
    <w:rsid w:val="008C65CE"/>
    <w:rsid w:val="008C6ED6"/>
    <w:rsid w:val="008C742A"/>
    <w:rsid w:val="008C7B99"/>
    <w:rsid w:val="008C7F2E"/>
    <w:rsid w:val="008D0158"/>
    <w:rsid w:val="008D1A1A"/>
    <w:rsid w:val="008D3604"/>
    <w:rsid w:val="008D3C7C"/>
    <w:rsid w:val="008D3CC5"/>
    <w:rsid w:val="008D4B0B"/>
    <w:rsid w:val="008D5AD9"/>
    <w:rsid w:val="008D5FB3"/>
    <w:rsid w:val="008D6010"/>
    <w:rsid w:val="008D65A1"/>
    <w:rsid w:val="008D66AE"/>
    <w:rsid w:val="008D698E"/>
    <w:rsid w:val="008D6EC8"/>
    <w:rsid w:val="008D7C4B"/>
    <w:rsid w:val="008D7D5A"/>
    <w:rsid w:val="008E027D"/>
    <w:rsid w:val="008E2783"/>
    <w:rsid w:val="008E325B"/>
    <w:rsid w:val="008E3600"/>
    <w:rsid w:val="008E3C2D"/>
    <w:rsid w:val="008E463E"/>
    <w:rsid w:val="008E4C2E"/>
    <w:rsid w:val="008E5754"/>
    <w:rsid w:val="008E5813"/>
    <w:rsid w:val="008E5BAC"/>
    <w:rsid w:val="008E5CF5"/>
    <w:rsid w:val="008E6184"/>
    <w:rsid w:val="008E699E"/>
    <w:rsid w:val="008E7312"/>
    <w:rsid w:val="008F104E"/>
    <w:rsid w:val="008F1873"/>
    <w:rsid w:val="008F2EDC"/>
    <w:rsid w:val="008F300E"/>
    <w:rsid w:val="008F39C2"/>
    <w:rsid w:val="008F3A68"/>
    <w:rsid w:val="008F3BA2"/>
    <w:rsid w:val="008F4D60"/>
    <w:rsid w:val="008F5211"/>
    <w:rsid w:val="008F59FE"/>
    <w:rsid w:val="008F5B36"/>
    <w:rsid w:val="008F611B"/>
    <w:rsid w:val="008F73FE"/>
    <w:rsid w:val="008F7A6B"/>
    <w:rsid w:val="00900404"/>
    <w:rsid w:val="00900F77"/>
    <w:rsid w:val="00901390"/>
    <w:rsid w:val="00901FA8"/>
    <w:rsid w:val="009035CF"/>
    <w:rsid w:val="00903708"/>
    <w:rsid w:val="00904416"/>
    <w:rsid w:val="00904AD0"/>
    <w:rsid w:val="0090567F"/>
    <w:rsid w:val="009056A2"/>
    <w:rsid w:val="00905C6E"/>
    <w:rsid w:val="0090610B"/>
    <w:rsid w:val="0090660F"/>
    <w:rsid w:val="00906EEF"/>
    <w:rsid w:val="00907537"/>
    <w:rsid w:val="009100CA"/>
    <w:rsid w:val="0091012D"/>
    <w:rsid w:val="0091164F"/>
    <w:rsid w:val="0091220E"/>
    <w:rsid w:val="00912D93"/>
    <w:rsid w:val="00913084"/>
    <w:rsid w:val="00914348"/>
    <w:rsid w:val="00914F11"/>
    <w:rsid w:val="00915B57"/>
    <w:rsid w:val="00915E5D"/>
    <w:rsid w:val="009160D0"/>
    <w:rsid w:val="00916B46"/>
    <w:rsid w:val="009206FC"/>
    <w:rsid w:val="00921231"/>
    <w:rsid w:val="00921437"/>
    <w:rsid w:val="009215FD"/>
    <w:rsid w:val="00921BF3"/>
    <w:rsid w:val="00921FF4"/>
    <w:rsid w:val="0092215C"/>
    <w:rsid w:val="00923362"/>
    <w:rsid w:val="0092516A"/>
    <w:rsid w:val="00926B14"/>
    <w:rsid w:val="00927305"/>
    <w:rsid w:val="00927A4B"/>
    <w:rsid w:val="00927D4E"/>
    <w:rsid w:val="00927D85"/>
    <w:rsid w:val="00931312"/>
    <w:rsid w:val="00932963"/>
    <w:rsid w:val="009331D8"/>
    <w:rsid w:val="00933660"/>
    <w:rsid w:val="00934181"/>
    <w:rsid w:val="00934A76"/>
    <w:rsid w:val="009352FB"/>
    <w:rsid w:val="009357BF"/>
    <w:rsid w:val="00936301"/>
    <w:rsid w:val="00937A2B"/>
    <w:rsid w:val="00937EC1"/>
    <w:rsid w:val="00940425"/>
    <w:rsid w:val="00941DA0"/>
    <w:rsid w:val="00942461"/>
    <w:rsid w:val="009424E3"/>
    <w:rsid w:val="009426B1"/>
    <w:rsid w:val="00942DE7"/>
    <w:rsid w:val="00943ACC"/>
    <w:rsid w:val="00943C00"/>
    <w:rsid w:val="0094446D"/>
    <w:rsid w:val="00945AA6"/>
    <w:rsid w:val="00946368"/>
    <w:rsid w:val="009502DF"/>
    <w:rsid w:val="00950318"/>
    <w:rsid w:val="00950467"/>
    <w:rsid w:val="00950AC8"/>
    <w:rsid w:val="0095248F"/>
    <w:rsid w:val="00953542"/>
    <w:rsid w:val="009536C5"/>
    <w:rsid w:val="00954DF8"/>
    <w:rsid w:val="00954E9C"/>
    <w:rsid w:val="009554AB"/>
    <w:rsid w:val="009554F2"/>
    <w:rsid w:val="009575E5"/>
    <w:rsid w:val="00957E3D"/>
    <w:rsid w:val="00960C5A"/>
    <w:rsid w:val="00961697"/>
    <w:rsid w:val="0096182A"/>
    <w:rsid w:val="00963424"/>
    <w:rsid w:val="00963CBB"/>
    <w:rsid w:val="00963E4D"/>
    <w:rsid w:val="00963EDC"/>
    <w:rsid w:val="00963F69"/>
    <w:rsid w:val="00964869"/>
    <w:rsid w:val="009652A0"/>
    <w:rsid w:val="009653E5"/>
    <w:rsid w:val="009657A3"/>
    <w:rsid w:val="00965B21"/>
    <w:rsid w:val="00966940"/>
    <w:rsid w:val="0096710F"/>
    <w:rsid w:val="00970083"/>
    <w:rsid w:val="009721B4"/>
    <w:rsid w:val="009721DA"/>
    <w:rsid w:val="00972584"/>
    <w:rsid w:val="00973910"/>
    <w:rsid w:val="00973E5B"/>
    <w:rsid w:val="00974448"/>
    <w:rsid w:val="0097563A"/>
    <w:rsid w:val="00975A91"/>
    <w:rsid w:val="00975B22"/>
    <w:rsid w:val="00976AF8"/>
    <w:rsid w:val="009800C5"/>
    <w:rsid w:val="009805BA"/>
    <w:rsid w:val="009807F9"/>
    <w:rsid w:val="009818E4"/>
    <w:rsid w:val="009839F9"/>
    <w:rsid w:val="00983C8B"/>
    <w:rsid w:val="00983ED2"/>
    <w:rsid w:val="009842BC"/>
    <w:rsid w:val="009844C9"/>
    <w:rsid w:val="0098451C"/>
    <w:rsid w:val="009847AE"/>
    <w:rsid w:val="0098517B"/>
    <w:rsid w:val="00986373"/>
    <w:rsid w:val="009868EB"/>
    <w:rsid w:val="00986A2A"/>
    <w:rsid w:val="00986A95"/>
    <w:rsid w:val="00986AAB"/>
    <w:rsid w:val="00986C52"/>
    <w:rsid w:val="0099023F"/>
    <w:rsid w:val="00990710"/>
    <w:rsid w:val="0099094E"/>
    <w:rsid w:val="00991485"/>
    <w:rsid w:val="00991EF6"/>
    <w:rsid w:val="00992087"/>
    <w:rsid w:val="0099393B"/>
    <w:rsid w:val="00993D44"/>
    <w:rsid w:val="009956EF"/>
    <w:rsid w:val="009957DA"/>
    <w:rsid w:val="009957DB"/>
    <w:rsid w:val="00995EB8"/>
    <w:rsid w:val="00996237"/>
    <w:rsid w:val="00996780"/>
    <w:rsid w:val="00996C5B"/>
    <w:rsid w:val="00996D0F"/>
    <w:rsid w:val="00996FAF"/>
    <w:rsid w:val="00997311"/>
    <w:rsid w:val="009A0258"/>
    <w:rsid w:val="009A0393"/>
    <w:rsid w:val="009A08DD"/>
    <w:rsid w:val="009A180A"/>
    <w:rsid w:val="009A2006"/>
    <w:rsid w:val="009A2C31"/>
    <w:rsid w:val="009A2F8D"/>
    <w:rsid w:val="009A3DE0"/>
    <w:rsid w:val="009A424F"/>
    <w:rsid w:val="009A485C"/>
    <w:rsid w:val="009A5156"/>
    <w:rsid w:val="009A51A2"/>
    <w:rsid w:val="009A5A95"/>
    <w:rsid w:val="009A5DC7"/>
    <w:rsid w:val="009A73AB"/>
    <w:rsid w:val="009A752E"/>
    <w:rsid w:val="009B014D"/>
    <w:rsid w:val="009B0FB9"/>
    <w:rsid w:val="009B1AA3"/>
    <w:rsid w:val="009B1CF6"/>
    <w:rsid w:val="009B1F8C"/>
    <w:rsid w:val="009B2034"/>
    <w:rsid w:val="009B26F9"/>
    <w:rsid w:val="009B2FBB"/>
    <w:rsid w:val="009B331A"/>
    <w:rsid w:val="009B45CB"/>
    <w:rsid w:val="009B4676"/>
    <w:rsid w:val="009B487F"/>
    <w:rsid w:val="009B50A9"/>
    <w:rsid w:val="009B5D41"/>
    <w:rsid w:val="009B5E2D"/>
    <w:rsid w:val="009B6F16"/>
    <w:rsid w:val="009B7622"/>
    <w:rsid w:val="009B7954"/>
    <w:rsid w:val="009C011C"/>
    <w:rsid w:val="009C015E"/>
    <w:rsid w:val="009C16CD"/>
    <w:rsid w:val="009C19F0"/>
    <w:rsid w:val="009C356E"/>
    <w:rsid w:val="009C35BA"/>
    <w:rsid w:val="009C3B1E"/>
    <w:rsid w:val="009C3D50"/>
    <w:rsid w:val="009C4953"/>
    <w:rsid w:val="009C49A7"/>
    <w:rsid w:val="009C518D"/>
    <w:rsid w:val="009C7260"/>
    <w:rsid w:val="009C7B51"/>
    <w:rsid w:val="009D09CC"/>
    <w:rsid w:val="009D127E"/>
    <w:rsid w:val="009D1A29"/>
    <w:rsid w:val="009D1D75"/>
    <w:rsid w:val="009D21D5"/>
    <w:rsid w:val="009D25B7"/>
    <w:rsid w:val="009D2EA7"/>
    <w:rsid w:val="009D3DBC"/>
    <w:rsid w:val="009D4986"/>
    <w:rsid w:val="009D4DC9"/>
    <w:rsid w:val="009D4E64"/>
    <w:rsid w:val="009D5880"/>
    <w:rsid w:val="009D6236"/>
    <w:rsid w:val="009D6675"/>
    <w:rsid w:val="009D676A"/>
    <w:rsid w:val="009D6B60"/>
    <w:rsid w:val="009D6EC8"/>
    <w:rsid w:val="009D6F39"/>
    <w:rsid w:val="009D7F94"/>
    <w:rsid w:val="009E0628"/>
    <w:rsid w:val="009E14C0"/>
    <w:rsid w:val="009E16A8"/>
    <w:rsid w:val="009E186C"/>
    <w:rsid w:val="009E1FC5"/>
    <w:rsid w:val="009E2276"/>
    <w:rsid w:val="009E291A"/>
    <w:rsid w:val="009E2EDD"/>
    <w:rsid w:val="009E3A51"/>
    <w:rsid w:val="009E3B0D"/>
    <w:rsid w:val="009E44DE"/>
    <w:rsid w:val="009E48D0"/>
    <w:rsid w:val="009E62FD"/>
    <w:rsid w:val="009E6857"/>
    <w:rsid w:val="009E6A4F"/>
    <w:rsid w:val="009E723F"/>
    <w:rsid w:val="009E7510"/>
    <w:rsid w:val="009E7F11"/>
    <w:rsid w:val="009F0248"/>
    <w:rsid w:val="009F07C5"/>
    <w:rsid w:val="009F0A84"/>
    <w:rsid w:val="009F1645"/>
    <w:rsid w:val="009F1A08"/>
    <w:rsid w:val="009F2682"/>
    <w:rsid w:val="009F3206"/>
    <w:rsid w:val="009F3E08"/>
    <w:rsid w:val="009F43EA"/>
    <w:rsid w:val="009F4708"/>
    <w:rsid w:val="009F488F"/>
    <w:rsid w:val="009F541F"/>
    <w:rsid w:val="009F5866"/>
    <w:rsid w:val="009F59BE"/>
    <w:rsid w:val="009F5F7B"/>
    <w:rsid w:val="009F64CA"/>
    <w:rsid w:val="009F6590"/>
    <w:rsid w:val="009F76FF"/>
    <w:rsid w:val="00A00CED"/>
    <w:rsid w:val="00A0118C"/>
    <w:rsid w:val="00A0120C"/>
    <w:rsid w:val="00A01286"/>
    <w:rsid w:val="00A013D7"/>
    <w:rsid w:val="00A015DF"/>
    <w:rsid w:val="00A02356"/>
    <w:rsid w:val="00A026AF"/>
    <w:rsid w:val="00A03D9B"/>
    <w:rsid w:val="00A04739"/>
    <w:rsid w:val="00A04CC4"/>
    <w:rsid w:val="00A05249"/>
    <w:rsid w:val="00A071BA"/>
    <w:rsid w:val="00A0746A"/>
    <w:rsid w:val="00A07682"/>
    <w:rsid w:val="00A07728"/>
    <w:rsid w:val="00A07951"/>
    <w:rsid w:val="00A102BE"/>
    <w:rsid w:val="00A10B26"/>
    <w:rsid w:val="00A10FF6"/>
    <w:rsid w:val="00A11377"/>
    <w:rsid w:val="00A12C09"/>
    <w:rsid w:val="00A1338F"/>
    <w:rsid w:val="00A14628"/>
    <w:rsid w:val="00A146C0"/>
    <w:rsid w:val="00A1501C"/>
    <w:rsid w:val="00A1546E"/>
    <w:rsid w:val="00A16C35"/>
    <w:rsid w:val="00A17656"/>
    <w:rsid w:val="00A17E5D"/>
    <w:rsid w:val="00A2218D"/>
    <w:rsid w:val="00A2246F"/>
    <w:rsid w:val="00A22E6E"/>
    <w:rsid w:val="00A231AF"/>
    <w:rsid w:val="00A24453"/>
    <w:rsid w:val="00A247BD"/>
    <w:rsid w:val="00A25128"/>
    <w:rsid w:val="00A256B8"/>
    <w:rsid w:val="00A2590A"/>
    <w:rsid w:val="00A25945"/>
    <w:rsid w:val="00A3131D"/>
    <w:rsid w:val="00A31F6B"/>
    <w:rsid w:val="00A3226A"/>
    <w:rsid w:val="00A32328"/>
    <w:rsid w:val="00A32AFD"/>
    <w:rsid w:val="00A3347C"/>
    <w:rsid w:val="00A334CA"/>
    <w:rsid w:val="00A33946"/>
    <w:rsid w:val="00A34139"/>
    <w:rsid w:val="00A3425C"/>
    <w:rsid w:val="00A34715"/>
    <w:rsid w:val="00A34CFF"/>
    <w:rsid w:val="00A34D84"/>
    <w:rsid w:val="00A37015"/>
    <w:rsid w:val="00A37232"/>
    <w:rsid w:val="00A403E4"/>
    <w:rsid w:val="00A41664"/>
    <w:rsid w:val="00A41AB2"/>
    <w:rsid w:val="00A41E17"/>
    <w:rsid w:val="00A42907"/>
    <w:rsid w:val="00A4340B"/>
    <w:rsid w:val="00A43851"/>
    <w:rsid w:val="00A43E98"/>
    <w:rsid w:val="00A43F63"/>
    <w:rsid w:val="00A440AF"/>
    <w:rsid w:val="00A448F5"/>
    <w:rsid w:val="00A449EA"/>
    <w:rsid w:val="00A44CB1"/>
    <w:rsid w:val="00A4609E"/>
    <w:rsid w:val="00A47105"/>
    <w:rsid w:val="00A47660"/>
    <w:rsid w:val="00A478CF"/>
    <w:rsid w:val="00A5036E"/>
    <w:rsid w:val="00A505BE"/>
    <w:rsid w:val="00A508AF"/>
    <w:rsid w:val="00A51002"/>
    <w:rsid w:val="00A51B66"/>
    <w:rsid w:val="00A51BB6"/>
    <w:rsid w:val="00A51E89"/>
    <w:rsid w:val="00A51F2B"/>
    <w:rsid w:val="00A522BB"/>
    <w:rsid w:val="00A52EF3"/>
    <w:rsid w:val="00A534B7"/>
    <w:rsid w:val="00A534F2"/>
    <w:rsid w:val="00A54601"/>
    <w:rsid w:val="00A54878"/>
    <w:rsid w:val="00A54B11"/>
    <w:rsid w:val="00A54EE1"/>
    <w:rsid w:val="00A55104"/>
    <w:rsid w:val="00A56116"/>
    <w:rsid w:val="00A56532"/>
    <w:rsid w:val="00A57ADF"/>
    <w:rsid w:val="00A60077"/>
    <w:rsid w:val="00A607E4"/>
    <w:rsid w:val="00A6082D"/>
    <w:rsid w:val="00A60F16"/>
    <w:rsid w:val="00A6151B"/>
    <w:rsid w:val="00A617E3"/>
    <w:rsid w:val="00A61ACB"/>
    <w:rsid w:val="00A61CA3"/>
    <w:rsid w:val="00A62152"/>
    <w:rsid w:val="00A628EB"/>
    <w:rsid w:val="00A629E1"/>
    <w:rsid w:val="00A63056"/>
    <w:rsid w:val="00A63202"/>
    <w:rsid w:val="00A633DB"/>
    <w:rsid w:val="00A6364F"/>
    <w:rsid w:val="00A6433A"/>
    <w:rsid w:val="00A64541"/>
    <w:rsid w:val="00A64784"/>
    <w:rsid w:val="00A64B72"/>
    <w:rsid w:val="00A64C3E"/>
    <w:rsid w:val="00A6512E"/>
    <w:rsid w:val="00A656D8"/>
    <w:rsid w:val="00A660FF"/>
    <w:rsid w:val="00A66311"/>
    <w:rsid w:val="00A67EFA"/>
    <w:rsid w:val="00A70340"/>
    <w:rsid w:val="00A70872"/>
    <w:rsid w:val="00A708EC"/>
    <w:rsid w:val="00A70BE4"/>
    <w:rsid w:val="00A70F1D"/>
    <w:rsid w:val="00A70FE0"/>
    <w:rsid w:val="00A7148F"/>
    <w:rsid w:val="00A7170A"/>
    <w:rsid w:val="00A7259D"/>
    <w:rsid w:val="00A72F86"/>
    <w:rsid w:val="00A73060"/>
    <w:rsid w:val="00A73730"/>
    <w:rsid w:val="00A73ADE"/>
    <w:rsid w:val="00A74518"/>
    <w:rsid w:val="00A74E4B"/>
    <w:rsid w:val="00A760FB"/>
    <w:rsid w:val="00A76313"/>
    <w:rsid w:val="00A7643F"/>
    <w:rsid w:val="00A76931"/>
    <w:rsid w:val="00A769B0"/>
    <w:rsid w:val="00A76B5F"/>
    <w:rsid w:val="00A76D6A"/>
    <w:rsid w:val="00A76E7E"/>
    <w:rsid w:val="00A77141"/>
    <w:rsid w:val="00A7727F"/>
    <w:rsid w:val="00A77F28"/>
    <w:rsid w:val="00A80215"/>
    <w:rsid w:val="00A80970"/>
    <w:rsid w:val="00A81C2A"/>
    <w:rsid w:val="00A823F0"/>
    <w:rsid w:val="00A82A64"/>
    <w:rsid w:val="00A82FEA"/>
    <w:rsid w:val="00A833AF"/>
    <w:rsid w:val="00A840EC"/>
    <w:rsid w:val="00A8494E"/>
    <w:rsid w:val="00A85D4F"/>
    <w:rsid w:val="00A87A65"/>
    <w:rsid w:val="00A87CD9"/>
    <w:rsid w:val="00A91895"/>
    <w:rsid w:val="00A92040"/>
    <w:rsid w:val="00A924DB"/>
    <w:rsid w:val="00A9330C"/>
    <w:rsid w:val="00A9376D"/>
    <w:rsid w:val="00A957E3"/>
    <w:rsid w:val="00A95816"/>
    <w:rsid w:val="00A9589A"/>
    <w:rsid w:val="00A9683A"/>
    <w:rsid w:val="00A97375"/>
    <w:rsid w:val="00A97E83"/>
    <w:rsid w:val="00AA2F5B"/>
    <w:rsid w:val="00AA309A"/>
    <w:rsid w:val="00AA3599"/>
    <w:rsid w:val="00AA4706"/>
    <w:rsid w:val="00AA4CC1"/>
    <w:rsid w:val="00AA527B"/>
    <w:rsid w:val="00AA54E2"/>
    <w:rsid w:val="00AB01B3"/>
    <w:rsid w:val="00AB0EC7"/>
    <w:rsid w:val="00AB345B"/>
    <w:rsid w:val="00AB36D6"/>
    <w:rsid w:val="00AB39AB"/>
    <w:rsid w:val="00AB45D1"/>
    <w:rsid w:val="00AB5D1E"/>
    <w:rsid w:val="00AB7984"/>
    <w:rsid w:val="00AC010A"/>
    <w:rsid w:val="00AC0C4B"/>
    <w:rsid w:val="00AC1667"/>
    <w:rsid w:val="00AC2B5E"/>
    <w:rsid w:val="00AC3BE3"/>
    <w:rsid w:val="00AC4EF0"/>
    <w:rsid w:val="00AC516D"/>
    <w:rsid w:val="00AC5832"/>
    <w:rsid w:val="00AC610D"/>
    <w:rsid w:val="00AC625C"/>
    <w:rsid w:val="00AC6A34"/>
    <w:rsid w:val="00AC7176"/>
    <w:rsid w:val="00AC7514"/>
    <w:rsid w:val="00AC77BB"/>
    <w:rsid w:val="00AC7967"/>
    <w:rsid w:val="00AC7C3F"/>
    <w:rsid w:val="00AC7DDA"/>
    <w:rsid w:val="00AD02A5"/>
    <w:rsid w:val="00AD15B2"/>
    <w:rsid w:val="00AD1D51"/>
    <w:rsid w:val="00AD1F46"/>
    <w:rsid w:val="00AD213C"/>
    <w:rsid w:val="00AD3F06"/>
    <w:rsid w:val="00AD41A7"/>
    <w:rsid w:val="00AD51F1"/>
    <w:rsid w:val="00AD5736"/>
    <w:rsid w:val="00AD6527"/>
    <w:rsid w:val="00AE132D"/>
    <w:rsid w:val="00AE171F"/>
    <w:rsid w:val="00AE1CE8"/>
    <w:rsid w:val="00AE1E86"/>
    <w:rsid w:val="00AE1F9B"/>
    <w:rsid w:val="00AE33B9"/>
    <w:rsid w:val="00AE3465"/>
    <w:rsid w:val="00AE3975"/>
    <w:rsid w:val="00AE44BD"/>
    <w:rsid w:val="00AE48A5"/>
    <w:rsid w:val="00AE52F7"/>
    <w:rsid w:val="00AE5562"/>
    <w:rsid w:val="00AE63DF"/>
    <w:rsid w:val="00AF01FC"/>
    <w:rsid w:val="00AF4765"/>
    <w:rsid w:val="00AF4A7D"/>
    <w:rsid w:val="00AF4E36"/>
    <w:rsid w:val="00B000D3"/>
    <w:rsid w:val="00B001EC"/>
    <w:rsid w:val="00B01261"/>
    <w:rsid w:val="00B013C5"/>
    <w:rsid w:val="00B01AD6"/>
    <w:rsid w:val="00B02EE8"/>
    <w:rsid w:val="00B03678"/>
    <w:rsid w:val="00B0388E"/>
    <w:rsid w:val="00B03E2F"/>
    <w:rsid w:val="00B04B01"/>
    <w:rsid w:val="00B04EF0"/>
    <w:rsid w:val="00B04FE2"/>
    <w:rsid w:val="00B0576B"/>
    <w:rsid w:val="00B05D4E"/>
    <w:rsid w:val="00B0691C"/>
    <w:rsid w:val="00B06B1C"/>
    <w:rsid w:val="00B07B16"/>
    <w:rsid w:val="00B07E0D"/>
    <w:rsid w:val="00B1150D"/>
    <w:rsid w:val="00B11B0B"/>
    <w:rsid w:val="00B11B99"/>
    <w:rsid w:val="00B124DE"/>
    <w:rsid w:val="00B127AA"/>
    <w:rsid w:val="00B1298D"/>
    <w:rsid w:val="00B1396B"/>
    <w:rsid w:val="00B148E0"/>
    <w:rsid w:val="00B149DD"/>
    <w:rsid w:val="00B16231"/>
    <w:rsid w:val="00B16322"/>
    <w:rsid w:val="00B16650"/>
    <w:rsid w:val="00B17893"/>
    <w:rsid w:val="00B17918"/>
    <w:rsid w:val="00B179DD"/>
    <w:rsid w:val="00B21227"/>
    <w:rsid w:val="00B21297"/>
    <w:rsid w:val="00B21509"/>
    <w:rsid w:val="00B21B95"/>
    <w:rsid w:val="00B21F08"/>
    <w:rsid w:val="00B222A5"/>
    <w:rsid w:val="00B22493"/>
    <w:rsid w:val="00B2249E"/>
    <w:rsid w:val="00B22505"/>
    <w:rsid w:val="00B244B0"/>
    <w:rsid w:val="00B24D6A"/>
    <w:rsid w:val="00B24DCA"/>
    <w:rsid w:val="00B24FC5"/>
    <w:rsid w:val="00B25CA3"/>
    <w:rsid w:val="00B25CDB"/>
    <w:rsid w:val="00B2634E"/>
    <w:rsid w:val="00B26DD0"/>
    <w:rsid w:val="00B26F9D"/>
    <w:rsid w:val="00B277D0"/>
    <w:rsid w:val="00B27933"/>
    <w:rsid w:val="00B279D9"/>
    <w:rsid w:val="00B27FEF"/>
    <w:rsid w:val="00B3031E"/>
    <w:rsid w:val="00B3098B"/>
    <w:rsid w:val="00B3253E"/>
    <w:rsid w:val="00B333BE"/>
    <w:rsid w:val="00B33401"/>
    <w:rsid w:val="00B334E2"/>
    <w:rsid w:val="00B34CCA"/>
    <w:rsid w:val="00B35280"/>
    <w:rsid w:val="00B35B31"/>
    <w:rsid w:val="00B368CD"/>
    <w:rsid w:val="00B36982"/>
    <w:rsid w:val="00B405DB"/>
    <w:rsid w:val="00B406F4"/>
    <w:rsid w:val="00B40EB2"/>
    <w:rsid w:val="00B4115E"/>
    <w:rsid w:val="00B432B7"/>
    <w:rsid w:val="00B43FBC"/>
    <w:rsid w:val="00B44378"/>
    <w:rsid w:val="00B4496E"/>
    <w:rsid w:val="00B45342"/>
    <w:rsid w:val="00B457D4"/>
    <w:rsid w:val="00B4584C"/>
    <w:rsid w:val="00B4643B"/>
    <w:rsid w:val="00B474C7"/>
    <w:rsid w:val="00B50783"/>
    <w:rsid w:val="00B5080F"/>
    <w:rsid w:val="00B5081D"/>
    <w:rsid w:val="00B50AB0"/>
    <w:rsid w:val="00B50AEF"/>
    <w:rsid w:val="00B50B6B"/>
    <w:rsid w:val="00B50C8D"/>
    <w:rsid w:val="00B50F75"/>
    <w:rsid w:val="00B55E20"/>
    <w:rsid w:val="00B569C2"/>
    <w:rsid w:val="00B56C48"/>
    <w:rsid w:val="00B57855"/>
    <w:rsid w:val="00B57F48"/>
    <w:rsid w:val="00B6112D"/>
    <w:rsid w:val="00B61901"/>
    <w:rsid w:val="00B619C0"/>
    <w:rsid w:val="00B61AC6"/>
    <w:rsid w:val="00B6269C"/>
    <w:rsid w:val="00B62A20"/>
    <w:rsid w:val="00B62BA8"/>
    <w:rsid w:val="00B63B5C"/>
    <w:rsid w:val="00B640A4"/>
    <w:rsid w:val="00B640CD"/>
    <w:rsid w:val="00B64125"/>
    <w:rsid w:val="00B6516F"/>
    <w:rsid w:val="00B65181"/>
    <w:rsid w:val="00B65A9F"/>
    <w:rsid w:val="00B65C7E"/>
    <w:rsid w:val="00B65F81"/>
    <w:rsid w:val="00B67FCD"/>
    <w:rsid w:val="00B70AFD"/>
    <w:rsid w:val="00B71170"/>
    <w:rsid w:val="00B71187"/>
    <w:rsid w:val="00B71665"/>
    <w:rsid w:val="00B71AD1"/>
    <w:rsid w:val="00B72263"/>
    <w:rsid w:val="00B722C2"/>
    <w:rsid w:val="00B7288C"/>
    <w:rsid w:val="00B72FF8"/>
    <w:rsid w:val="00B73331"/>
    <w:rsid w:val="00B73AEF"/>
    <w:rsid w:val="00B756E7"/>
    <w:rsid w:val="00B77727"/>
    <w:rsid w:val="00B77923"/>
    <w:rsid w:val="00B77C9C"/>
    <w:rsid w:val="00B77DDE"/>
    <w:rsid w:val="00B800F1"/>
    <w:rsid w:val="00B80E64"/>
    <w:rsid w:val="00B819A8"/>
    <w:rsid w:val="00B81CF0"/>
    <w:rsid w:val="00B82E50"/>
    <w:rsid w:val="00B8306E"/>
    <w:rsid w:val="00B83131"/>
    <w:rsid w:val="00B83FF3"/>
    <w:rsid w:val="00B84CB9"/>
    <w:rsid w:val="00B8679B"/>
    <w:rsid w:val="00B86852"/>
    <w:rsid w:val="00B870C7"/>
    <w:rsid w:val="00B87AFF"/>
    <w:rsid w:val="00B87D15"/>
    <w:rsid w:val="00B87DEF"/>
    <w:rsid w:val="00B9018C"/>
    <w:rsid w:val="00B905A2"/>
    <w:rsid w:val="00B90795"/>
    <w:rsid w:val="00B914B5"/>
    <w:rsid w:val="00B9190F"/>
    <w:rsid w:val="00B9217D"/>
    <w:rsid w:val="00B929CC"/>
    <w:rsid w:val="00B93677"/>
    <w:rsid w:val="00B9373C"/>
    <w:rsid w:val="00B93B60"/>
    <w:rsid w:val="00B93C36"/>
    <w:rsid w:val="00B9462F"/>
    <w:rsid w:val="00B94A32"/>
    <w:rsid w:val="00B94BF8"/>
    <w:rsid w:val="00B94E02"/>
    <w:rsid w:val="00B95A0B"/>
    <w:rsid w:val="00B95C10"/>
    <w:rsid w:val="00B962C5"/>
    <w:rsid w:val="00B969EF"/>
    <w:rsid w:val="00B970F7"/>
    <w:rsid w:val="00B973A5"/>
    <w:rsid w:val="00B97A8D"/>
    <w:rsid w:val="00B97D2F"/>
    <w:rsid w:val="00B97F80"/>
    <w:rsid w:val="00BA03C7"/>
    <w:rsid w:val="00BA071D"/>
    <w:rsid w:val="00BA072A"/>
    <w:rsid w:val="00BA074C"/>
    <w:rsid w:val="00BA0C27"/>
    <w:rsid w:val="00BA0E37"/>
    <w:rsid w:val="00BA1999"/>
    <w:rsid w:val="00BA2F69"/>
    <w:rsid w:val="00BA3E6F"/>
    <w:rsid w:val="00BA4159"/>
    <w:rsid w:val="00BA433A"/>
    <w:rsid w:val="00BA4411"/>
    <w:rsid w:val="00BA45AE"/>
    <w:rsid w:val="00BA5912"/>
    <w:rsid w:val="00BA62E3"/>
    <w:rsid w:val="00BA6D44"/>
    <w:rsid w:val="00BA7D7C"/>
    <w:rsid w:val="00BB005B"/>
    <w:rsid w:val="00BB0318"/>
    <w:rsid w:val="00BB03AB"/>
    <w:rsid w:val="00BB0F67"/>
    <w:rsid w:val="00BB457F"/>
    <w:rsid w:val="00BB55DB"/>
    <w:rsid w:val="00BB562D"/>
    <w:rsid w:val="00BB66D5"/>
    <w:rsid w:val="00BB6EC8"/>
    <w:rsid w:val="00BC0C2B"/>
    <w:rsid w:val="00BC0C41"/>
    <w:rsid w:val="00BC2A8E"/>
    <w:rsid w:val="00BC373B"/>
    <w:rsid w:val="00BC4763"/>
    <w:rsid w:val="00BC4D89"/>
    <w:rsid w:val="00BC50F2"/>
    <w:rsid w:val="00BC5B88"/>
    <w:rsid w:val="00BC5C0F"/>
    <w:rsid w:val="00BD0120"/>
    <w:rsid w:val="00BD06BC"/>
    <w:rsid w:val="00BD0B8A"/>
    <w:rsid w:val="00BD17B0"/>
    <w:rsid w:val="00BD1B8C"/>
    <w:rsid w:val="00BD3B8C"/>
    <w:rsid w:val="00BD3DB9"/>
    <w:rsid w:val="00BD47B4"/>
    <w:rsid w:val="00BD4D44"/>
    <w:rsid w:val="00BD4F67"/>
    <w:rsid w:val="00BD563C"/>
    <w:rsid w:val="00BD7A96"/>
    <w:rsid w:val="00BE021A"/>
    <w:rsid w:val="00BE05E8"/>
    <w:rsid w:val="00BE107D"/>
    <w:rsid w:val="00BE111D"/>
    <w:rsid w:val="00BE2199"/>
    <w:rsid w:val="00BE26FC"/>
    <w:rsid w:val="00BE2790"/>
    <w:rsid w:val="00BE27CA"/>
    <w:rsid w:val="00BE38D6"/>
    <w:rsid w:val="00BE3C0C"/>
    <w:rsid w:val="00BE3F2E"/>
    <w:rsid w:val="00BE58AC"/>
    <w:rsid w:val="00BE590E"/>
    <w:rsid w:val="00BE5E76"/>
    <w:rsid w:val="00BE5F0F"/>
    <w:rsid w:val="00BE6C77"/>
    <w:rsid w:val="00BE730B"/>
    <w:rsid w:val="00BE761D"/>
    <w:rsid w:val="00BE792A"/>
    <w:rsid w:val="00BE7948"/>
    <w:rsid w:val="00BF0065"/>
    <w:rsid w:val="00BF07AB"/>
    <w:rsid w:val="00BF1554"/>
    <w:rsid w:val="00BF19DE"/>
    <w:rsid w:val="00BF1D9B"/>
    <w:rsid w:val="00BF20C0"/>
    <w:rsid w:val="00BF224D"/>
    <w:rsid w:val="00BF2526"/>
    <w:rsid w:val="00BF367A"/>
    <w:rsid w:val="00BF46E8"/>
    <w:rsid w:val="00BF4AB2"/>
    <w:rsid w:val="00BF4E6E"/>
    <w:rsid w:val="00BF5ECC"/>
    <w:rsid w:val="00BF607E"/>
    <w:rsid w:val="00BF60CF"/>
    <w:rsid w:val="00BF6B79"/>
    <w:rsid w:val="00BF6F4C"/>
    <w:rsid w:val="00C01D84"/>
    <w:rsid w:val="00C02FDE"/>
    <w:rsid w:val="00C045EA"/>
    <w:rsid w:val="00C05F11"/>
    <w:rsid w:val="00C060AA"/>
    <w:rsid w:val="00C0644C"/>
    <w:rsid w:val="00C07A14"/>
    <w:rsid w:val="00C11204"/>
    <w:rsid w:val="00C11B7C"/>
    <w:rsid w:val="00C12D05"/>
    <w:rsid w:val="00C130B8"/>
    <w:rsid w:val="00C134F5"/>
    <w:rsid w:val="00C135EB"/>
    <w:rsid w:val="00C13A57"/>
    <w:rsid w:val="00C14872"/>
    <w:rsid w:val="00C15318"/>
    <w:rsid w:val="00C15B7A"/>
    <w:rsid w:val="00C164E1"/>
    <w:rsid w:val="00C167F9"/>
    <w:rsid w:val="00C16C86"/>
    <w:rsid w:val="00C16FD8"/>
    <w:rsid w:val="00C2049F"/>
    <w:rsid w:val="00C22183"/>
    <w:rsid w:val="00C2296D"/>
    <w:rsid w:val="00C2363B"/>
    <w:rsid w:val="00C23DA6"/>
    <w:rsid w:val="00C24A3C"/>
    <w:rsid w:val="00C25A38"/>
    <w:rsid w:val="00C26056"/>
    <w:rsid w:val="00C270AE"/>
    <w:rsid w:val="00C27BBD"/>
    <w:rsid w:val="00C27E0A"/>
    <w:rsid w:val="00C310BC"/>
    <w:rsid w:val="00C34470"/>
    <w:rsid w:val="00C35A5C"/>
    <w:rsid w:val="00C35B0C"/>
    <w:rsid w:val="00C365FB"/>
    <w:rsid w:val="00C37679"/>
    <w:rsid w:val="00C40247"/>
    <w:rsid w:val="00C40FCF"/>
    <w:rsid w:val="00C416C3"/>
    <w:rsid w:val="00C42816"/>
    <w:rsid w:val="00C42E17"/>
    <w:rsid w:val="00C42EA2"/>
    <w:rsid w:val="00C442E3"/>
    <w:rsid w:val="00C4453A"/>
    <w:rsid w:val="00C44589"/>
    <w:rsid w:val="00C45768"/>
    <w:rsid w:val="00C45D93"/>
    <w:rsid w:val="00C467B6"/>
    <w:rsid w:val="00C46B44"/>
    <w:rsid w:val="00C5079A"/>
    <w:rsid w:val="00C50A6E"/>
    <w:rsid w:val="00C50AE6"/>
    <w:rsid w:val="00C5143A"/>
    <w:rsid w:val="00C51FAE"/>
    <w:rsid w:val="00C526FD"/>
    <w:rsid w:val="00C5333A"/>
    <w:rsid w:val="00C53FC7"/>
    <w:rsid w:val="00C5449C"/>
    <w:rsid w:val="00C54D0E"/>
    <w:rsid w:val="00C54EE3"/>
    <w:rsid w:val="00C5524B"/>
    <w:rsid w:val="00C56D98"/>
    <w:rsid w:val="00C56EDA"/>
    <w:rsid w:val="00C61020"/>
    <w:rsid w:val="00C611AA"/>
    <w:rsid w:val="00C622F7"/>
    <w:rsid w:val="00C6283F"/>
    <w:rsid w:val="00C63589"/>
    <w:rsid w:val="00C63877"/>
    <w:rsid w:val="00C66195"/>
    <w:rsid w:val="00C66988"/>
    <w:rsid w:val="00C67001"/>
    <w:rsid w:val="00C7181B"/>
    <w:rsid w:val="00C72219"/>
    <w:rsid w:val="00C72AB0"/>
    <w:rsid w:val="00C72CB2"/>
    <w:rsid w:val="00C72FAB"/>
    <w:rsid w:val="00C7369A"/>
    <w:rsid w:val="00C7371A"/>
    <w:rsid w:val="00C738A6"/>
    <w:rsid w:val="00C73943"/>
    <w:rsid w:val="00C7440D"/>
    <w:rsid w:val="00C74BA4"/>
    <w:rsid w:val="00C74EDA"/>
    <w:rsid w:val="00C767E1"/>
    <w:rsid w:val="00C76C3A"/>
    <w:rsid w:val="00C76C75"/>
    <w:rsid w:val="00C76F9A"/>
    <w:rsid w:val="00C77261"/>
    <w:rsid w:val="00C774AA"/>
    <w:rsid w:val="00C775E6"/>
    <w:rsid w:val="00C779F4"/>
    <w:rsid w:val="00C805C4"/>
    <w:rsid w:val="00C80671"/>
    <w:rsid w:val="00C807AA"/>
    <w:rsid w:val="00C81904"/>
    <w:rsid w:val="00C81C8D"/>
    <w:rsid w:val="00C822CE"/>
    <w:rsid w:val="00C8285F"/>
    <w:rsid w:val="00C82B2D"/>
    <w:rsid w:val="00C83777"/>
    <w:rsid w:val="00C83F1F"/>
    <w:rsid w:val="00C8473D"/>
    <w:rsid w:val="00C84810"/>
    <w:rsid w:val="00C84AD4"/>
    <w:rsid w:val="00C856D0"/>
    <w:rsid w:val="00C85710"/>
    <w:rsid w:val="00C85C4B"/>
    <w:rsid w:val="00C85DE8"/>
    <w:rsid w:val="00C867CA"/>
    <w:rsid w:val="00C86B02"/>
    <w:rsid w:val="00C86D18"/>
    <w:rsid w:val="00C86F84"/>
    <w:rsid w:val="00C871CC"/>
    <w:rsid w:val="00C87282"/>
    <w:rsid w:val="00C91577"/>
    <w:rsid w:val="00C919D4"/>
    <w:rsid w:val="00C92096"/>
    <w:rsid w:val="00C9323D"/>
    <w:rsid w:val="00C938B0"/>
    <w:rsid w:val="00C947E1"/>
    <w:rsid w:val="00C949FD"/>
    <w:rsid w:val="00C9533B"/>
    <w:rsid w:val="00C953F8"/>
    <w:rsid w:val="00C95C5F"/>
    <w:rsid w:val="00C963BC"/>
    <w:rsid w:val="00C97F3B"/>
    <w:rsid w:val="00C97F91"/>
    <w:rsid w:val="00CA034A"/>
    <w:rsid w:val="00CA1531"/>
    <w:rsid w:val="00CA1822"/>
    <w:rsid w:val="00CA1925"/>
    <w:rsid w:val="00CA1D3F"/>
    <w:rsid w:val="00CA42B8"/>
    <w:rsid w:val="00CA46C2"/>
    <w:rsid w:val="00CA4DA0"/>
    <w:rsid w:val="00CA5058"/>
    <w:rsid w:val="00CA5915"/>
    <w:rsid w:val="00CA6CB2"/>
    <w:rsid w:val="00CB1D5D"/>
    <w:rsid w:val="00CB2737"/>
    <w:rsid w:val="00CB4040"/>
    <w:rsid w:val="00CB433D"/>
    <w:rsid w:val="00CB4721"/>
    <w:rsid w:val="00CB4994"/>
    <w:rsid w:val="00CB542D"/>
    <w:rsid w:val="00CB58C9"/>
    <w:rsid w:val="00CB5B6C"/>
    <w:rsid w:val="00CB5C22"/>
    <w:rsid w:val="00CC0815"/>
    <w:rsid w:val="00CC0BB1"/>
    <w:rsid w:val="00CC2371"/>
    <w:rsid w:val="00CC2537"/>
    <w:rsid w:val="00CC27BE"/>
    <w:rsid w:val="00CC2880"/>
    <w:rsid w:val="00CC2EC9"/>
    <w:rsid w:val="00CC338A"/>
    <w:rsid w:val="00CC3921"/>
    <w:rsid w:val="00CC3D3A"/>
    <w:rsid w:val="00CC3FA1"/>
    <w:rsid w:val="00CC4D98"/>
    <w:rsid w:val="00CC523E"/>
    <w:rsid w:val="00CC57A7"/>
    <w:rsid w:val="00CC5E3A"/>
    <w:rsid w:val="00CC672D"/>
    <w:rsid w:val="00CC6885"/>
    <w:rsid w:val="00CD12F4"/>
    <w:rsid w:val="00CD1D85"/>
    <w:rsid w:val="00CD2015"/>
    <w:rsid w:val="00CD297C"/>
    <w:rsid w:val="00CD2B59"/>
    <w:rsid w:val="00CD2DA6"/>
    <w:rsid w:val="00CD4791"/>
    <w:rsid w:val="00CD4F74"/>
    <w:rsid w:val="00CD558C"/>
    <w:rsid w:val="00CD56CE"/>
    <w:rsid w:val="00CD6C66"/>
    <w:rsid w:val="00CD6C8A"/>
    <w:rsid w:val="00CD6D28"/>
    <w:rsid w:val="00CD724F"/>
    <w:rsid w:val="00CD79BD"/>
    <w:rsid w:val="00CD7A67"/>
    <w:rsid w:val="00CD7C9E"/>
    <w:rsid w:val="00CE00E7"/>
    <w:rsid w:val="00CE1816"/>
    <w:rsid w:val="00CE19EC"/>
    <w:rsid w:val="00CE2599"/>
    <w:rsid w:val="00CE3776"/>
    <w:rsid w:val="00CE419D"/>
    <w:rsid w:val="00CE47A0"/>
    <w:rsid w:val="00CE68F5"/>
    <w:rsid w:val="00CE6903"/>
    <w:rsid w:val="00CE6A83"/>
    <w:rsid w:val="00CE6FA0"/>
    <w:rsid w:val="00CE777A"/>
    <w:rsid w:val="00CE7973"/>
    <w:rsid w:val="00CE7F05"/>
    <w:rsid w:val="00CF0D7C"/>
    <w:rsid w:val="00CF0EE9"/>
    <w:rsid w:val="00CF106C"/>
    <w:rsid w:val="00CF1427"/>
    <w:rsid w:val="00CF15C3"/>
    <w:rsid w:val="00CF257A"/>
    <w:rsid w:val="00CF34AD"/>
    <w:rsid w:val="00CF42A0"/>
    <w:rsid w:val="00CF6565"/>
    <w:rsid w:val="00CF6DCC"/>
    <w:rsid w:val="00CF71AF"/>
    <w:rsid w:val="00CF78CA"/>
    <w:rsid w:val="00CF79D5"/>
    <w:rsid w:val="00CF7C28"/>
    <w:rsid w:val="00D0123A"/>
    <w:rsid w:val="00D0142B"/>
    <w:rsid w:val="00D01BF2"/>
    <w:rsid w:val="00D01D06"/>
    <w:rsid w:val="00D025F6"/>
    <w:rsid w:val="00D02D70"/>
    <w:rsid w:val="00D02E01"/>
    <w:rsid w:val="00D03C60"/>
    <w:rsid w:val="00D03C75"/>
    <w:rsid w:val="00D04FDA"/>
    <w:rsid w:val="00D052FA"/>
    <w:rsid w:val="00D054DA"/>
    <w:rsid w:val="00D06363"/>
    <w:rsid w:val="00D0681C"/>
    <w:rsid w:val="00D07968"/>
    <w:rsid w:val="00D10361"/>
    <w:rsid w:val="00D10AFE"/>
    <w:rsid w:val="00D10EDB"/>
    <w:rsid w:val="00D10F4C"/>
    <w:rsid w:val="00D11321"/>
    <w:rsid w:val="00D1224E"/>
    <w:rsid w:val="00D125B9"/>
    <w:rsid w:val="00D13128"/>
    <w:rsid w:val="00D13345"/>
    <w:rsid w:val="00D135F3"/>
    <w:rsid w:val="00D140A8"/>
    <w:rsid w:val="00D146B5"/>
    <w:rsid w:val="00D1524B"/>
    <w:rsid w:val="00D157CD"/>
    <w:rsid w:val="00D163B6"/>
    <w:rsid w:val="00D16563"/>
    <w:rsid w:val="00D168EF"/>
    <w:rsid w:val="00D16968"/>
    <w:rsid w:val="00D16EB2"/>
    <w:rsid w:val="00D200A5"/>
    <w:rsid w:val="00D210DF"/>
    <w:rsid w:val="00D22387"/>
    <w:rsid w:val="00D23B15"/>
    <w:rsid w:val="00D23D2D"/>
    <w:rsid w:val="00D2599A"/>
    <w:rsid w:val="00D26285"/>
    <w:rsid w:val="00D2630B"/>
    <w:rsid w:val="00D266EA"/>
    <w:rsid w:val="00D26950"/>
    <w:rsid w:val="00D278B2"/>
    <w:rsid w:val="00D2797B"/>
    <w:rsid w:val="00D301F4"/>
    <w:rsid w:val="00D304EC"/>
    <w:rsid w:val="00D306F7"/>
    <w:rsid w:val="00D30C7E"/>
    <w:rsid w:val="00D30D80"/>
    <w:rsid w:val="00D30DAF"/>
    <w:rsid w:val="00D31447"/>
    <w:rsid w:val="00D31ABE"/>
    <w:rsid w:val="00D3294C"/>
    <w:rsid w:val="00D33572"/>
    <w:rsid w:val="00D3380C"/>
    <w:rsid w:val="00D341AA"/>
    <w:rsid w:val="00D3554B"/>
    <w:rsid w:val="00D35995"/>
    <w:rsid w:val="00D361E4"/>
    <w:rsid w:val="00D36BB2"/>
    <w:rsid w:val="00D36C3D"/>
    <w:rsid w:val="00D371AA"/>
    <w:rsid w:val="00D37B4A"/>
    <w:rsid w:val="00D37E2A"/>
    <w:rsid w:val="00D40136"/>
    <w:rsid w:val="00D40366"/>
    <w:rsid w:val="00D40E46"/>
    <w:rsid w:val="00D411C1"/>
    <w:rsid w:val="00D413E5"/>
    <w:rsid w:val="00D41496"/>
    <w:rsid w:val="00D42E43"/>
    <w:rsid w:val="00D43CA5"/>
    <w:rsid w:val="00D448C4"/>
    <w:rsid w:val="00D44CCC"/>
    <w:rsid w:val="00D45065"/>
    <w:rsid w:val="00D451AD"/>
    <w:rsid w:val="00D45D1B"/>
    <w:rsid w:val="00D45FFB"/>
    <w:rsid w:val="00D4698C"/>
    <w:rsid w:val="00D46F50"/>
    <w:rsid w:val="00D50899"/>
    <w:rsid w:val="00D508AA"/>
    <w:rsid w:val="00D50F83"/>
    <w:rsid w:val="00D515EA"/>
    <w:rsid w:val="00D51991"/>
    <w:rsid w:val="00D51AAF"/>
    <w:rsid w:val="00D51FF9"/>
    <w:rsid w:val="00D52340"/>
    <w:rsid w:val="00D52B78"/>
    <w:rsid w:val="00D5349D"/>
    <w:rsid w:val="00D541DA"/>
    <w:rsid w:val="00D550D5"/>
    <w:rsid w:val="00D553E8"/>
    <w:rsid w:val="00D5574B"/>
    <w:rsid w:val="00D55E5A"/>
    <w:rsid w:val="00D5602D"/>
    <w:rsid w:val="00D567F6"/>
    <w:rsid w:val="00D56F7E"/>
    <w:rsid w:val="00D603B2"/>
    <w:rsid w:val="00D60FC4"/>
    <w:rsid w:val="00D61F04"/>
    <w:rsid w:val="00D61F91"/>
    <w:rsid w:val="00D642DB"/>
    <w:rsid w:val="00D6466B"/>
    <w:rsid w:val="00D64975"/>
    <w:rsid w:val="00D65146"/>
    <w:rsid w:val="00D651BC"/>
    <w:rsid w:val="00D65306"/>
    <w:rsid w:val="00D65CEC"/>
    <w:rsid w:val="00D662CF"/>
    <w:rsid w:val="00D67048"/>
    <w:rsid w:val="00D67C48"/>
    <w:rsid w:val="00D67C6C"/>
    <w:rsid w:val="00D7046D"/>
    <w:rsid w:val="00D704B4"/>
    <w:rsid w:val="00D705D4"/>
    <w:rsid w:val="00D706DA"/>
    <w:rsid w:val="00D70930"/>
    <w:rsid w:val="00D70A2B"/>
    <w:rsid w:val="00D70B52"/>
    <w:rsid w:val="00D70EB8"/>
    <w:rsid w:val="00D717DD"/>
    <w:rsid w:val="00D72180"/>
    <w:rsid w:val="00D73B5E"/>
    <w:rsid w:val="00D7479E"/>
    <w:rsid w:val="00D749B8"/>
    <w:rsid w:val="00D75831"/>
    <w:rsid w:val="00D75AB8"/>
    <w:rsid w:val="00D76783"/>
    <w:rsid w:val="00D76834"/>
    <w:rsid w:val="00D77225"/>
    <w:rsid w:val="00D77EED"/>
    <w:rsid w:val="00D80F9F"/>
    <w:rsid w:val="00D81E78"/>
    <w:rsid w:val="00D829B2"/>
    <w:rsid w:val="00D82A1D"/>
    <w:rsid w:val="00D83070"/>
    <w:rsid w:val="00D83FBC"/>
    <w:rsid w:val="00D8505E"/>
    <w:rsid w:val="00D8538B"/>
    <w:rsid w:val="00D8684A"/>
    <w:rsid w:val="00D86FB1"/>
    <w:rsid w:val="00D8738E"/>
    <w:rsid w:val="00D90653"/>
    <w:rsid w:val="00D91976"/>
    <w:rsid w:val="00D92EDA"/>
    <w:rsid w:val="00D92EE8"/>
    <w:rsid w:val="00D94668"/>
    <w:rsid w:val="00D94839"/>
    <w:rsid w:val="00D95377"/>
    <w:rsid w:val="00D959C8"/>
    <w:rsid w:val="00D964B0"/>
    <w:rsid w:val="00D96CB0"/>
    <w:rsid w:val="00D9751D"/>
    <w:rsid w:val="00D97A58"/>
    <w:rsid w:val="00D97F73"/>
    <w:rsid w:val="00DA0557"/>
    <w:rsid w:val="00DA1B01"/>
    <w:rsid w:val="00DA2271"/>
    <w:rsid w:val="00DA24A4"/>
    <w:rsid w:val="00DA2D4B"/>
    <w:rsid w:val="00DA36B7"/>
    <w:rsid w:val="00DA419F"/>
    <w:rsid w:val="00DA4CB2"/>
    <w:rsid w:val="00DA76AB"/>
    <w:rsid w:val="00DB09D5"/>
    <w:rsid w:val="00DB2183"/>
    <w:rsid w:val="00DB2282"/>
    <w:rsid w:val="00DB3165"/>
    <w:rsid w:val="00DB35A6"/>
    <w:rsid w:val="00DB382F"/>
    <w:rsid w:val="00DB442C"/>
    <w:rsid w:val="00DB4729"/>
    <w:rsid w:val="00DB5468"/>
    <w:rsid w:val="00DB5694"/>
    <w:rsid w:val="00DB5BA0"/>
    <w:rsid w:val="00DB607A"/>
    <w:rsid w:val="00DB62A0"/>
    <w:rsid w:val="00DB63FB"/>
    <w:rsid w:val="00DB6AA9"/>
    <w:rsid w:val="00DB6D1A"/>
    <w:rsid w:val="00DB6D84"/>
    <w:rsid w:val="00DB706F"/>
    <w:rsid w:val="00DB708C"/>
    <w:rsid w:val="00DC0A6E"/>
    <w:rsid w:val="00DC1400"/>
    <w:rsid w:val="00DC1E96"/>
    <w:rsid w:val="00DC20B1"/>
    <w:rsid w:val="00DC244B"/>
    <w:rsid w:val="00DC2831"/>
    <w:rsid w:val="00DC289E"/>
    <w:rsid w:val="00DC2A2B"/>
    <w:rsid w:val="00DC30B9"/>
    <w:rsid w:val="00DC3607"/>
    <w:rsid w:val="00DC43C5"/>
    <w:rsid w:val="00DC479D"/>
    <w:rsid w:val="00DC4A86"/>
    <w:rsid w:val="00DC4D59"/>
    <w:rsid w:val="00DC5BF1"/>
    <w:rsid w:val="00DC6D60"/>
    <w:rsid w:val="00DC6D7F"/>
    <w:rsid w:val="00DC710B"/>
    <w:rsid w:val="00DD3114"/>
    <w:rsid w:val="00DD33FE"/>
    <w:rsid w:val="00DD3AA4"/>
    <w:rsid w:val="00DD3E7B"/>
    <w:rsid w:val="00DD436B"/>
    <w:rsid w:val="00DD5AE8"/>
    <w:rsid w:val="00DD5E68"/>
    <w:rsid w:val="00DD72E0"/>
    <w:rsid w:val="00DD744B"/>
    <w:rsid w:val="00DE0173"/>
    <w:rsid w:val="00DE0458"/>
    <w:rsid w:val="00DE15F8"/>
    <w:rsid w:val="00DE163A"/>
    <w:rsid w:val="00DE33EA"/>
    <w:rsid w:val="00DE3406"/>
    <w:rsid w:val="00DE38CF"/>
    <w:rsid w:val="00DE6719"/>
    <w:rsid w:val="00DF2637"/>
    <w:rsid w:val="00DF28DB"/>
    <w:rsid w:val="00DF2BB9"/>
    <w:rsid w:val="00DF3722"/>
    <w:rsid w:val="00DF3CF1"/>
    <w:rsid w:val="00DF3D19"/>
    <w:rsid w:val="00DF3D47"/>
    <w:rsid w:val="00DF466D"/>
    <w:rsid w:val="00DF4DA3"/>
    <w:rsid w:val="00DF5569"/>
    <w:rsid w:val="00DF6EEC"/>
    <w:rsid w:val="00DF7E96"/>
    <w:rsid w:val="00E00E49"/>
    <w:rsid w:val="00E00EDE"/>
    <w:rsid w:val="00E0236B"/>
    <w:rsid w:val="00E0383B"/>
    <w:rsid w:val="00E03C66"/>
    <w:rsid w:val="00E04051"/>
    <w:rsid w:val="00E04149"/>
    <w:rsid w:val="00E04AAB"/>
    <w:rsid w:val="00E063BB"/>
    <w:rsid w:val="00E06D4B"/>
    <w:rsid w:val="00E07D68"/>
    <w:rsid w:val="00E100BA"/>
    <w:rsid w:val="00E10492"/>
    <w:rsid w:val="00E10708"/>
    <w:rsid w:val="00E11359"/>
    <w:rsid w:val="00E11736"/>
    <w:rsid w:val="00E11AB0"/>
    <w:rsid w:val="00E11CCF"/>
    <w:rsid w:val="00E1230A"/>
    <w:rsid w:val="00E13DF7"/>
    <w:rsid w:val="00E14847"/>
    <w:rsid w:val="00E14F90"/>
    <w:rsid w:val="00E155D1"/>
    <w:rsid w:val="00E1697B"/>
    <w:rsid w:val="00E16DEA"/>
    <w:rsid w:val="00E16E67"/>
    <w:rsid w:val="00E174C2"/>
    <w:rsid w:val="00E174D0"/>
    <w:rsid w:val="00E17B4C"/>
    <w:rsid w:val="00E17EA6"/>
    <w:rsid w:val="00E20CFA"/>
    <w:rsid w:val="00E2180B"/>
    <w:rsid w:val="00E21FA9"/>
    <w:rsid w:val="00E22B50"/>
    <w:rsid w:val="00E22CB1"/>
    <w:rsid w:val="00E241C2"/>
    <w:rsid w:val="00E248DD"/>
    <w:rsid w:val="00E2530A"/>
    <w:rsid w:val="00E2592E"/>
    <w:rsid w:val="00E25E07"/>
    <w:rsid w:val="00E267B5"/>
    <w:rsid w:val="00E271AD"/>
    <w:rsid w:val="00E27613"/>
    <w:rsid w:val="00E30779"/>
    <w:rsid w:val="00E30AEB"/>
    <w:rsid w:val="00E3128E"/>
    <w:rsid w:val="00E317B7"/>
    <w:rsid w:val="00E3221F"/>
    <w:rsid w:val="00E32239"/>
    <w:rsid w:val="00E32766"/>
    <w:rsid w:val="00E3342F"/>
    <w:rsid w:val="00E33B52"/>
    <w:rsid w:val="00E34678"/>
    <w:rsid w:val="00E34E4A"/>
    <w:rsid w:val="00E35E82"/>
    <w:rsid w:val="00E36B06"/>
    <w:rsid w:val="00E36C76"/>
    <w:rsid w:val="00E40A43"/>
    <w:rsid w:val="00E40ABA"/>
    <w:rsid w:val="00E41139"/>
    <w:rsid w:val="00E41A7E"/>
    <w:rsid w:val="00E41EC3"/>
    <w:rsid w:val="00E427A8"/>
    <w:rsid w:val="00E42B5E"/>
    <w:rsid w:val="00E433D1"/>
    <w:rsid w:val="00E4358D"/>
    <w:rsid w:val="00E43888"/>
    <w:rsid w:val="00E43A50"/>
    <w:rsid w:val="00E44975"/>
    <w:rsid w:val="00E44C94"/>
    <w:rsid w:val="00E450C2"/>
    <w:rsid w:val="00E45221"/>
    <w:rsid w:val="00E45CB4"/>
    <w:rsid w:val="00E4738C"/>
    <w:rsid w:val="00E50D6C"/>
    <w:rsid w:val="00E52E54"/>
    <w:rsid w:val="00E542BE"/>
    <w:rsid w:val="00E543F4"/>
    <w:rsid w:val="00E54F23"/>
    <w:rsid w:val="00E5504E"/>
    <w:rsid w:val="00E566BF"/>
    <w:rsid w:val="00E578BA"/>
    <w:rsid w:val="00E612E8"/>
    <w:rsid w:val="00E62463"/>
    <w:rsid w:val="00E62540"/>
    <w:rsid w:val="00E6494C"/>
    <w:rsid w:val="00E64F66"/>
    <w:rsid w:val="00E65996"/>
    <w:rsid w:val="00E66212"/>
    <w:rsid w:val="00E66DAE"/>
    <w:rsid w:val="00E66E53"/>
    <w:rsid w:val="00E67056"/>
    <w:rsid w:val="00E676C4"/>
    <w:rsid w:val="00E67B25"/>
    <w:rsid w:val="00E709EB"/>
    <w:rsid w:val="00E70D2A"/>
    <w:rsid w:val="00E70DD9"/>
    <w:rsid w:val="00E71A4C"/>
    <w:rsid w:val="00E7237A"/>
    <w:rsid w:val="00E72CCF"/>
    <w:rsid w:val="00E738B8"/>
    <w:rsid w:val="00E73AF0"/>
    <w:rsid w:val="00E741AE"/>
    <w:rsid w:val="00E748A7"/>
    <w:rsid w:val="00E74CBA"/>
    <w:rsid w:val="00E75988"/>
    <w:rsid w:val="00E75BB5"/>
    <w:rsid w:val="00E75E26"/>
    <w:rsid w:val="00E7610B"/>
    <w:rsid w:val="00E76753"/>
    <w:rsid w:val="00E772AF"/>
    <w:rsid w:val="00E777E3"/>
    <w:rsid w:val="00E80C29"/>
    <w:rsid w:val="00E815F6"/>
    <w:rsid w:val="00E8168E"/>
    <w:rsid w:val="00E820F4"/>
    <w:rsid w:val="00E82110"/>
    <w:rsid w:val="00E82364"/>
    <w:rsid w:val="00E8415D"/>
    <w:rsid w:val="00E84AE7"/>
    <w:rsid w:val="00E84D87"/>
    <w:rsid w:val="00E85308"/>
    <w:rsid w:val="00E853B7"/>
    <w:rsid w:val="00E854D8"/>
    <w:rsid w:val="00E8555B"/>
    <w:rsid w:val="00E859A2"/>
    <w:rsid w:val="00E85B3D"/>
    <w:rsid w:val="00E85E09"/>
    <w:rsid w:val="00E86FB6"/>
    <w:rsid w:val="00E87788"/>
    <w:rsid w:val="00E87AE0"/>
    <w:rsid w:val="00E87FF9"/>
    <w:rsid w:val="00E90149"/>
    <w:rsid w:val="00E90177"/>
    <w:rsid w:val="00E90336"/>
    <w:rsid w:val="00E90387"/>
    <w:rsid w:val="00E918AA"/>
    <w:rsid w:val="00E91FDD"/>
    <w:rsid w:val="00E92147"/>
    <w:rsid w:val="00E94E78"/>
    <w:rsid w:val="00E95043"/>
    <w:rsid w:val="00E97054"/>
    <w:rsid w:val="00EA012F"/>
    <w:rsid w:val="00EA057D"/>
    <w:rsid w:val="00EA06EE"/>
    <w:rsid w:val="00EA0AC2"/>
    <w:rsid w:val="00EA0F6D"/>
    <w:rsid w:val="00EA1113"/>
    <w:rsid w:val="00EA15F4"/>
    <w:rsid w:val="00EA2B04"/>
    <w:rsid w:val="00EA31A5"/>
    <w:rsid w:val="00EA3DF8"/>
    <w:rsid w:val="00EA3F78"/>
    <w:rsid w:val="00EA401C"/>
    <w:rsid w:val="00EA4095"/>
    <w:rsid w:val="00EA4243"/>
    <w:rsid w:val="00EA42E5"/>
    <w:rsid w:val="00EA48F2"/>
    <w:rsid w:val="00EA4F34"/>
    <w:rsid w:val="00EA53B9"/>
    <w:rsid w:val="00EA6C7F"/>
    <w:rsid w:val="00EA6F96"/>
    <w:rsid w:val="00EA737B"/>
    <w:rsid w:val="00EA7865"/>
    <w:rsid w:val="00EA7EA3"/>
    <w:rsid w:val="00EA7FB3"/>
    <w:rsid w:val="00EB0E22"/>
    <w:rsid w:val="00EB1116"/>
    <w:rsid w:val="00EB14D0"/>
    <w:rsid w:val="00EB1860"/>
    <w:rsid w:val="00EB2837"/>
    <w:rsid w:val="00EB2AF0"/>
    <w:rsid w:val="00EB3068"/>
    <w:rsid w:val="00EB3303"/>
    <w:rsid w:val="00EB470F"/>
    <w:rsid w:val="00EB6540"/>
    <w:rsid w:val="00EB68F5"/>
    <w:rsid w:val="00EB7BF7"/>
    <w:rsid w:val="00EC0430"/>
    <w:rsid w:val="00EC0577"/>
    <w:rsid w:val="00EC112A"/>
    <w:rsid w:val="00EC1468"/>
    <w:rsid w:val="00EC1646"/>
    <w:rsid w:val="00EC19E4"/>
    <w:rsid w:val="00EC20DC"/>
    <w:rsid w:val="00EC2606"/>
    <w:rsid w:val="00EC2680"/>
    <w:rsid w:val="00EC3521"/>
    <w:rsid w:val="00EC37B5"/>
    <w:rsid w:val="00EC3895"/>
    <w:rsid w:val="00EC4944"/>
    <w:rsid w:val="00EC56B1"/>
    <w:rsid w:val="00EC6373"/>
    <w:rsid w:val="00EC64C0"/>
    <w:rsid w:val="00EC6C4D"/>
    <w:rsid w:val="00EC7EF6"/>
    <w:rsid w:val="00ED00A9"/>
    <w:rsid w:val="00ED016C"/>
    <w:rsid w:val="00ED08ED"/>
    <w:rsid w:val="00ED0ABC"/>
    <w:rsid w:val="00ED0F37"/>
    <w:rsid w:val="00ED19C3"/>
    <w:rsid w:val="00ED1B27"/>
    <w:rsid w:val="00ED2192"/>
    <w:rsid w:val="00ED251D"/>
    <w:rsid w:val="00ED2FCF"/>
    <w:rsid w:val="00ED3168"/>
    <w:rsid w:val="00ED35B3"/>
    <w:rsid w:val="00ED4CE5"/>
    <w:rsid w:val="00ED4CE7"/>
    <w:rsid w:val="00ED5476"/>
    <w:rsid w:val="00ED572D"/>
    <w:rsid w:val="00ED5DBF"/>
    <w:rsid w:val="00ED5F5D"/>
    <w:rsid w:val="00ED5F60"/>
    <w:rsid w:val="00ED67FE"/>
    <w:rsid w:val="00ED6FAE"/>
    <w:rsid w:val="00ED7684"/>
    <w:rsid w:val="00ED7B16"/>
    <w:rsid w:val="00EE03E4"/>
    <w:rsid w:val="00EE05B0"/>
    <w:rsid w:val="00EE178A"/>
    <w:rsid w:val="00EE248D"/>
    <w:rsid w:val="00EE2605"/>
    <w:rsid w:val="00EE2772"/>
    <w:rsid w:val="00EE29D5"/>
    <w:rsid w:val="00EE2F86"/>
    <w:rsid w:val="00EE3780"/>
    <w:rsid w:val="00EE3811"/>
    <w:rsid w:val="00EE419E"/>
    <w:rsid w:val="00EE448E"/>
    <w:rsid w:val="00EE466D"/>
    <w:rsid w:val="00EE46A0"/>
    <w:rsid w:val="00EE564E"/>
    <w:rsid w:val="00EE5A50"/>
    <w:rsid w:val="00EE5B22"/>
    <w:rsid w:val="00EE7631"/>
    <w:rsid w:val="00EE77FB"/>
    <w:rsid w:val="00EE7A11"/>
    <w:rsid w:val="00EF167B"/>
    <w:rsid w:val="00EF1861"/>
    <w:rsid w:val="00EF391D"/>
    <w:rsid w:val="00EF4229"/>
    <w:rsid w:val="00EF42C2"/>
    <w:rsid w:val="00EF5943"/>
    <w:rsid w:val="00EF5F2B"/>
    <w:rsid w:val="00EF6E13"/>
    <w:rsid w:val="00EF6EA1"/>
    <w:rsid w:val="00EF7508"/>
    <w:rsid w:val="00F0041E"/>
    <w:rsid w:val="00F004C8"/>
    <w:rsid w:val="00F01162"/>
    <w:rsid w:val="00F011E7"/>
    <w:rsid w:val="00F0144A"/>
    <w:rsid w:val="00F014C9"/>
    <w:rsid w:val="00F01622"/>
    <w:rsid w:val="00F01CFD"/>
    <w:rsid w:val="00F01F6F"/>
    <w:rsid w:val="00F02310"/>
    <w:rsid w:val="00F02E00"/>
    <w:rsid w:val="00F03443"/>
    <w:rsid w:val="00F03F0E"/>
    <w:rsid w:val="00F0471B"/>
    <w:rsid w:val="00F048F1"/>
    <w:rsid w:val="00F05076"/>
    <w:rsid w:val="00F051E3"/>
    <w:rsid w:val="00F052E9"/>
    <w:rsid w:val="00F05362"/>
    <w:rsid w:val="00F05F17"/>
    <w:rsid w:val="00F10019"/>
    <w:rsid w:val="00F10EDA"/>
    <w:rsid w:val="00F1150B"/>
    <w:rsid w:val="00F1178A"/>
    <w:rsid w:val="00F11D4C"/>
    <w:rsid w:val="00F12141"/>
    <w:rsid w:val="00F136CB"/>
    <w:rsid w:val="00F13E2B"/>
    <w:rsid w:val="00F15539"/>
    <w:rsid w:val="00F16F8F"/>
    <w:rsid w:val="00F16FED"/>
    <w:rsid w:val="00F17525"/>
    <w:rsid w:val="00F200FF"/>
    <w:rsid w:val="00F20617"/>
    <w:rsid w:val="00F20702"/>
    <w:rsid w:val="00F21B01"/>
    <w:rsid w:val="00F22096"/>
    <w:rsid w:val="00F22229"/>
    <w:rsid w:val="00F22462"/>
    <w:rsid w:val="00F234A1"/>
    <w:rsid w:val="00F2398D"/>
    <w:rsid w:val="00F2426B"/>
    <w:rsid w:val="00F24CB3"/>
    <w:rsid w:val="00F25048"/>
    <w:rsid w:val="00F25626"/>
    <w:rsid w:val="00F25880"/>
    <w:rsid w:val="00F265A3"/>
    <w:rsid w:val="00F26E45"/>
    <w:rsid w:val="00F3023F"/>
    <w:rsid w:val="00F30353"/>
    <w:rsid w:val="00F3085A"/>
    <w:rsid w:val="00F32442"/>
    <w:rsid w:val="00F32BF8"/>
    <w:rsid w:val="00F334BA"/>
    <w:rsid w:val="00F33768"/>
    <w:rsid w:val="00F339CF"/>
    <w:rsid w:val="00F34819"/>
    <w:rsid w:val="00F34C9E"/>
    <w:rsid w:val="00F34F7B"/>
    <w:rsid w:val="00F350CF"/>
    <w:rsid w:val="00F36054"/>
    <w:rsid w:val="00F36904"/>
    <w:rsid w:val="00F37076"/>
    <w:rsid w:val="00F3735A"/>
    <w:rsid w:val="00F4078B"/>
    <w:rsid w:val="00F41730"/>
    <w:rsid w:val="00F41C92"/>
    <w:rsid w:val="00F41E0C"/>
    <w:rsid w:val="00F41E7A"/>
    <w:rsid w:val="00F41EEF"/>
    <w:rsid w:val="00F42222"/>
    <w:rsid w:val="00F422EC"/>
    <w:rsid w:val="00F423BD"/>
    <w:rsid w:val="00F42962"/>
    <w:rsid w:val="00F44D87"/>
    <w:rsid w:val="00F45305"/>
    <w:rsid w:val="00F45C0E"/>
    <w:rsid w:val="00F45D5F"/>
    <w:rsid w:val="00F45F00"/>
    <w:rsid w:val="00F46A04"/>
    <w:rsid w:val="00F470DB"/>
    <w:rsid w:val="00F5272D"/>
    <w:rsid w:val="00F52929"/>
    <w:rsid w:val="00F52C32"/>
    <w:rsid w:val="00F53643"/>
    <w:rsid w:val="00F53D8A"/>
    <w:rsid w:val="00F56967"/>
    <w:rsid w:val="00F56BAB"/>
    <w:rsid w:val="00F57A6B"/>
    <w:rsid w:val="00F57CA6"/>
    <w:rsid w:val="00F60FA5"/>
    <w:rsid w:val="00F611AD"/>
    <w:rsid w:val="00F611F1"/>
    <w:rsid w:val="00F619B3"/>
    <w:rsid w:val="00F62020"/>
    <w:rsid w:val="00F62099"/>
    <w:rsid w:val="00F62E5E"/>
    <w:rsid w:val="00F633B6"/>
    <w:rsid w:val="00F639D5"/>
    <w:rsid w:val="00F63B8A"/>
    <w:rsid w:val="00F65E47"/>
    <w:rsid w:val="00F65E9A"/>
    <w:rsid w:val="00F67032"/>
    <w:rsid w:val="00F670FE"/>
    <w:rsid w:val="00F679AF"/>
    <w:rsid w:val="00F67AF0"/>
    <w:rsid w:val="00F70C05"/>
    <w:rsid w:val="00F71E16"/>
    <w:rsid w:val="00F72BAF"/>
    <w:rsid w:val="00F7365E"/>
    <w:rsid w:val="00F73A97"/>
    <w:rsid w:val="00F740FB"/>
    <w:rsid w:val="00F74956"/>
    <w:rsid w:val="00F751A6"/>
    <w:rsid w:val="00F75812"/>
    <w:rsid w:val="00F75B78"/>
    <w:rsid w:val="00F7663F"/>
    <w:rsid w:val="00F77494"/>
    <w:rsid w:val="00F775FF"/>
    <w:rsid w:val="00F77BF7"/>
    <w:rsid w:val="00F77E03"/>
    <w:rsid w:val="00F8007C"/>
    <w:rsid w:val="00F8025A"/>
    <w:rsid w:val="00F80F5A"/>
    <w:rsid w:val="00F81BDD"/>
    <w:rsid w:val="00F81EBF"/>
    <w:rsid w:val="00F82198"/>
    <w:rsid w:val="00F82648"/>
    <w:rsid w:val="00F845E8"/>
    <w:rsid w:val="00F84EA2"/>
    <w:rsid w:val="00F8590C"/>
    <w:rsid w:val="00F86154"/>
    <w:rsid w:val="00F862B3"/>
    <w:rsid w:val="00F87061"/>
    <w:rsid w:val="00F87357"/>
    <w:rsid w:val="00F8744A"/>
    <w:rsid w:val="00F87579"/>
    <w:rsid w:val="00F87C9B"/>
    <w:rsid w:val="00F87F53"/>
    <w:rsid w:val="00F90EE3"/>
    <w:rsid w:val="00F91438"/>
    <w:rsid w:val="00F91969"/>
    <w:rsid w:val="00F91BBF"/>
    <w:rsid w:val="00F91CEA"/>
    <w:rsid w:val="00F93A3C"/>
    <w:rsid w:val="00F94180"/>
    <w:rsid w:val="00F944DF"/>
    <w:rsid w:val="00F94660"/>
    <w:rsid w:val="00F94AF1"/>
    <w:rsid w:val="00F94EB1"/>
    <w:rsid w:val="00F95359"/>
    <w:rsid w:val="00F95739"/>
    <w:rsid w:val="00F95D7C"/>
    <w:rsid w:val="00F962A2"/>
    <w:rsid w:val="00F9697F"/>
    <w:rsid w:val="00F96C33"/>
    <w:rsid w:val="00F96F9F"/>
    <w:rsid w:val="00FA0062"/>
    <w:rsid w:val="00FA0119"/>
    <w:rsid w:val="00FA0989"/>
    <w:rsid w:val="00FA3883"/>
    <w:rsid w:val="00FA5B82"/>
    <w:rsid w:val="00FA6301"/>
    <w:rsid w:val="00FA762F"/>
    <w:rsid w:val="00FA79D7"/>
    <w:rsid w:val="00FA7D7F"/>
    <w:rsid w:val="00FB0CB0"/>
    <w:rsid w:val="00FB0D17"/>
    <w:rsid w:val="00FB142F"/>
    <w:rsid w:val="00FB1E07"/>
    <w:rsid w:val="00FB3966"/>
    <w:rsid w:val="00FB3B6E"/>
    <w:rsid w:val="00FB49A0"/>
    <w:rsid w:val="00FB4D01"/>
    <w:rsid w:val="00FB4E32"/>
    <w:rsid w:val="00FB54A8"/>
    <w:rsid w:val="00FC1098"/>
    <w:rsid w:val="00FC288F"/>
    <w:rsid w:val="00FC2E61"/>
    <w:rsid w:val="00FC3825"/>
    <w:rsid w:val="00FC4519"/>
    <w:rsid w:val="00FC4B8C"/>
    <w:rsid w:val="00FC4FA7"/>
    <w:rsid w:val="00FC518D"/>
    <w:rsid w:val="00FC5FA3"/>
    <w:rsid w:val="00FC639E"/>
    <w:rsid w:val="00FC6FF7"/>
    <w:rsid w:val="00FC7B48"/>
    <w:rsid w:val="00FC7DC5"/>
    <w:rsid w:val="00FD0E4E"/>
    <w:rsid w:val="00FD10EC"/>
    <w:rsid w:val="00FD13E0"/>
    <w:rsid w:val="00FD30F0"/>
    <w:rsid w:val="00FD36E7"/>
    <w:rsid w:val="00FD3BEE"/>
    <w:rsid w:val="00FD3D3E"/>
    <w:rsid w:val="00FD4457"/>
    <w:rsid w:val="00FD6797"/>
    <w:rsid w:val="00FD6D3B"/>
    <w:rsid w:val="00FD6E92"/>
    <w:rsid w:val="00FD7328"/>
    <w:rsid w:val="00FE03F1"/>
    <w:rsid w:val="00FE05DA"/>
    <w:rsid w:val="00FE0799"/>
    <w:rsid w:val="00FE1C0C"/>
    <w:rsid w:val="00FE23E2"/>
    <w:rsid w:val="00FE4ABC"/>
    <w:rsid w:val="00FE5E01"/>
    <w:rsid w:val="00FE5EC8"/>
    <w:rsid w:val="00FE63C8"/>
    <w:rsid w:val="00FE6EAD"/>
    <w:rsid w:val="00FE7D78"/>
    <w:rsid w:val="00FF0F75"/>
    <w:rsid w:val="00FF114D"/>
    <w:rsid w:val="00FF16E5"/>
    <w:rsid w:val="00FF1D92"/>
    <w:rsid w:val="00FF2932"/>
    <w:rsid w:val="00FF3355"/>
    <w:rsid w:val="00FF3907"/>
    <w:rsid w:val="00FF3FB5"/>
    <w:rsid w:val="00FF4245"/>
    <w:rsid w:val="00FF47DF"/>
    <w:rsid w:val="00FF565B"/>
    <w:rsid w:val="00FF5686"/>
    <w:rsid w:val="00FF5C6E"/>
    <w:rsid w:val="00FF6B0B"/>
    <w:rsid w:val="00FF74C9"/>
    <w:rsid w:val="00FF7836"/>
    <w:rsid w:val="01749F73"/>
    <w:rsid w:val="019CBDBB"/>
    <w:rsid w:val="01A89815"/>
    <w:rsid w:val="01C9BD7A"/>
    <w:rsid w:val="01D6E92B"/>
    <w:rsid w:val="02AAA66E"/>
    <w:rsid w:val="02B59469"/>
    <w:rsid w:val="02FB6BA7"/>
    <w:rsid w:val="03002B0B"/>
    <w:rsid w:val="03582B0C"/>
    <w:rsid w:val="03928EF7"/>
    <w:rsid w:val="03C86D85"/>
    <w:rsid w:val="03E72E00"/>
    <w:rsid w:val="03EAA2F9"/>
    <w:rsid w:val="04247796"/>
    <w:rsid w:val="043549FC"/>
    <w:rsid w:val="048D5DCC"/>
    <w:rsid w:val="04ACDC14"/>
    <w:rsid w:val="05045DA6"/>
    <w:rsid w:val="05263624"/>
    <w:rsid w:val="0610042F"/>
    <w:rsid w:val="063E2810"/>
    <w:rsid w:val="0677E6A6"/>
    <w:rsid w:val="076A7594"/>
    <w:rsid w:val="07F3781B"/>
    <w:rsid w:val="08F78BAA"/>
    <w:rsid w:val="0901E6C6"/>
    <w:rsid w:val="0937A429"/>
    <w:rsid w:val="096C8536"/>
    <w:rsid w:val="0982BCEC"/>
    <w:rsid w:val="09845CDD"/>
    <w:rsid w:val="0AA99911"/>
    <w:rsid w:val="0ABAE205"/>
    <w:rsid w:val="0B7A04AA"/>
    <w:rsid w:val="0BDDF5B3"/>
    <w:rsid w:val="0C567AE2"/>
    <w:rsid w:val="0C95FC41"/>
    <w:rsid w:val="0CE99B81"/>
    <w:rsid w:val="0CEAC4DA"/>
    <w:rsid w:val="0D04BE7D"/>
    <w:rsid w:val="0D75195F"/>
    <w:rsid w:val="0D911524"/>
    <w:rsid w:val="0D97E8F9"/>
    <w:rsid w:val="0DAB8732"/>
    <w:rsid w:val="0DE54497"/>
    <w:rsid w:val="0E47C14C"/>
    <w:rsid w:val="0E99BAB6"/>
    <w:rsid w:val="0EAA7531"/>
    <w:rsid w:val="0F88644C"/>
    <w:rsid w:val="0FB664E7"/>
    <w:rsid w:val="0FBCC84A"/>
    <w:rsid w:val="0FC1FCC8"/>
    <w:rsid w:val="0FDD67C0"/>
    <w:rsid w:val="107F8BF6"/>
    <w:rsid w:val="10B18F0F"/>
    <w:rsid w:val="10C68FCE"/>
    <w:rsid w:val="11059556"/>
    <w:rsid w:val="1146B647"/>
    <w:rsid w:val="1162FCEE"/>
    <w:rsid w:val="1194F5C4"/>
    <w:rsid w:val="1256765F"/>
    <w:rsid w:val="12768F63"/>
    <w:rsid w:val="12CD742C"/>
    <w:rsid w:val="1315B998"/>
    <w:rsid w:val="143A3B94"/>
    <w:rsid w:val="14A504C5"/>
    <w:rsid w:val="14CA1D54"/>
    <w:rsid w:val="154519BB"/>
    <w:rsid w:val="15B3F6DE"/>
    <w:rsid w:val="160370F7"/>
    <w:rsid w:val="16BB0088"/>
    <w:rsid w:val="172F1AEA"/>
    <w:rsid w:val="176753B0"/>
    <w:rsid w:val="17D75921"/>
    <w:rsid w:val="17FE48DF"/>
    <w:rsid w:val="18516C3D"/>
    <w:rsid w:val="186A966B"/>
    <w:rsid w:val="19453945"/>
    <w:rsid w:val="19715A7D"/>
    <w:rsid w:val="19AFA779"/>
    <w:rsid w:val="1A1339DF"/>
    <w:rsid w:val="1ABD0580"/>
    <w:rsid w:val="1ACE70E4"/>
    <w:rsid w:val="1B1902ED"/>
    <w:rsid w:val="1B39A680"/>
    <w:rsid w:val="1C081579"/>
    <w:rsid w:val="1C2A1F8B"/>
    <w:rsid w:val="1D13CA50"/>
    <w:rsid w:val="1D333746"/>
    <w:rsid w:val="1D34585B"/>
    <w:rsid w:val="1D480396"/>
    <w:rsid w:val="1D94FFB3"/>
    <w:rsid w:val="1DA5AC3C"/>
    <w:rsid w:val="1DE0E329"/>
    <w:rsid w:val="1E0381A4"/>
    <w:rsid w:val="1E05331E"/>
    <w:rsid w:val="1EC9D9B0"/>
    <w:rsid w:val="1EED4D59"/>
    <w:rsid w:val="1FA183BE"/>
    <w:rsid w:val="1FC0AF5C"/>
    <w:rsid w:val="20715AC3"/>
    <w:rsid w:val="2097823A"/>
    <w:rsid w:val="20A5451E"/>
    <w:rsid w:val="20E103D0"/>
    <w:rsid w:val="2107F054"/>
    <w:rsid w:val="216EDC67"/>
    <w:rsid w:val="218162B2"/>
    <w:rsid w:val="21C03ABB"/>
    <w:rsid w:val="2273D8BD"/>
    <w:rsid w:val="22B791B7"/>
    <w:rsid w:val="2314AAB5"/>
    <w:rsid w:val="241D084A"/>
    <w:rsid w:val="246A2598"/>
    <w:rsid w:val="2479C5D1"/>
    <w:rsid w:val="247BAB1F"/>
    <w:rsid w:val="24A9F5A1"/>
    <w:rsid w:val="25171010"/>
    <w:rsid w:val="25877D4E"/>
    <w:rsid w:val="25EE80B5"/>
    <w:rsid w:val="2629CF3C"/>
    <w:rsid w:val="262B257C"/>
    <w:rsid w:val="263DE437"/>
    <w:rsid w:val="2648D6F2"/>
    <w:rsid w:val="2654EB3E"/>
    <w:rsid w:val="26640A2A"/>
    <w:rsid w:val="267BBBF9"/>
    <w:rsid w:val="26EB9130"/>
    <w:rsid w:val="27EF25C0"/>
    <w:rsid w:val="287BFA8B"/>
    <w:rsid w:val="28810D14"/>
    <w:rsid w:val="28ADB97D"/>
    <w:rsid w:val="28F87547"/>
    <w:rsid w:val="29093075"/>
    <w:rsid w:val="29BA58D0"/>
    <w:rsid w:val="29CE7AFF"/>
    <w:rsid w:val="2A45E655"/>
    <w:rsid w:val="2A6BC9CD"/>
    <w:rsid w:val="2AB7EDDC"/>
    <w:rsid w:val="2B4214F9"/>
    <w:rsid w:val="2B6E5707"/>
    <w:rsid w:val="2B937D9A"/>
    <w:rsid w:val="2BDB40AC"/>
    <w:rsid w:val="2BE71DA4"/>
    <w:rsid w:val="2BF23808"/>
    <w:rsid w:val="2CCAF44A"/>
    <w:rsid w:val="2CFED43F"/>
    <w:rsid w:val="2D0B9135"/>
    <w:rsid w:val="2DAFCB23"/>
    <w:rsid w:val="2EC99B2E"/>
    <w:rsid w:val="2ED98BDD"/>
    <w:rsid w:val="2F5383BA"/>
    <w:rsid w:val="2F5A710C"/>
    <w:rsid w:val="2F6309F2"/>
    <w:rsid w:val="30292A23"/>
    <w:rsid w:val="3104DECB"/>
    <w:rsid w:val="31C0E4D6"/>
    <w:rsid w:val="31D8A72A"/>
    <w:rsid w:val="322147C7"/>
    <w:rsid w:val="3234277B"/>
    <w:rsid w:val="3278EE86"/>
    <w:rsid w:val="32B13C2C"/>
    <w:rsid w:val="32DCCBB4"/>
    <w:rsid w:val="33C02141"/>
    <w:rsid w:val="34065769"/>
    <w:rsid w:val="343DDAE4"/>
    <w:rsid w:val="343EF0A6"/>
    <w:rsid w:val="3477D56F"/>
    <w:rsid w:val="3494B54B"/>
    <w:rsid w:val="34A02418"/>
    <w:rsid w:val="35236C4E"/>
    <w:rsid w:val="355D3B1F"/>
    <w:rsid w:val="35CF385D"/>
    <w:rsid w:val="35DE0816"/>
    <w:rsid w:val="35F662E3"/>
    <w:rsid w:val="366CA97F"/>
    <w:rsid w:val="37F6B9F5"/>
    <w:rsid w:val="37FB89B3"/>
    <w:rsid w:val="380B2F60"/>
    <w:rsid w:val="38662F8E"/>
    <w:rsid w:val="38DF86A5"/>
    <w:rsid w:val="39331F0A"/>
    <w:rsid w:val="394977C0"/>
    <w:rsid w:val="3950BA0F"/>
    <w:rsid w:val="395CA66C"/>
    <w:rsid w:val="3A19FC57"/>
    <w:rsid w:val="3A228B9D"/>
    <w:rsid w:val="3AD0E9EA"/>
    <w:rsid w:val="3AD71BC9"/>
    <w:rsid w:val="3B645FFC"/>
    <w:rsid w:val="3BA026C1"/>
    <w:rsid w:val="3C10818E"/>
    <w:rsid w:val="3C1AF09D"/>
    <w:rsid w:val="3DC4A652"/>
    <w:rsid w:val="3EF460FD"/>
    <w:rsid w:val="3FA6E063"/>
    <w:rsid w:val="3FFAFAC7"/>
    <w:rsid w:val="4009426D"/>
    <w:rsid w:val="40ABE810"/>
    <w:rsid w:val="40ACB1ED"/>
    <w:rsid w:val="410EDE29"/>
    <w:rsid w:val="410F9587"/>
    <w:rsid w:val="4196E22F"/>
    <w:rsid w:val="41B72A2D"/>
    <w:rsid w:val="421CC9AE"/>
    <w:rsid w:val="433C46C6"/>
    <w:rsid w:val="43EC2FEB"/>
    <w:rsid w:val="446BDD4E"/>
    <w:rsid w:val="447B3E65"/>
    <w:rsid w:val="453F672D"/>
    <w:rsid w:val="45401DE6"/>
    <w:rsid w:val="45A892CB"/>
    <w:rsid w:val="45AA1419"/>
    <w:rsid w:val="45D2B215"/>
    <w:rsid w:val="4602CCFB"/>
    <w:rsid w:val="463EA228"/>
    <w:rsid w:val="46461A2E"/>
    <w:rsid w:val="4746FA1B"/>
    <w:rsid w:val="47B63F58"/>
    <w:rsid w:val="487AB042"/>
    <w:rsid w:val="48E4B13C"/>
    <w:rsid w:val="48F4A9E5"/>
    <w:rsid w:val="491BB899"/>
    <w:rsid w:val="494FF846"/>
    <w:rsid w:val="4983C0CA"/>
    <w:rsid w:val="4A6EE3D1"/>
    <w:rsid w:val="4AFE84EF"/>
    <w:rsid w:val="4B07B28A"/>
    <w:rsid w:val="4B1EF645"/>
    <w:rsid w:val="4B7FE18E"/>
    <w:rsid w:val="4B807C5C"/>
    <w:rsid w:val="4BA4D57A"/>
    <w:rsid w:val="4C738CE6"/>
    <w:rsid w:val="4CE75AA8"/>
    <w:rsid w:val="4D06803C"/>
    <w:rsid w:val="4D773492"/>
    <w:rsid w:val="4D96CCF0"/>
    <w:rsid w:val="4F20F266"/>
    <w:rsid w:val="4F524701"/>
    <w:rsid w:val="4FBC016C"/>
    <w:rsid w:val="4FED3A7A"/>
    <w:rsid w:val="50510E40"/>
    <w:rsid w:val="50BA0263"/>
    <w:rsid w:val="50BEF8B5"/>
    <w:rsid w:val="52299167"/>
    <w:rsid w:val="528FF680"/>
    <w:rsid w:val="52CE2700"/>
    <w:rsid w:val="52D38DB8"/>
    <w:rsid w:val="5392BDC8"/>
    <w:rsid w:val="54A688B3"/>
    <w:rsid w:val="54D468CE"/>
    <w:rsid w:val="54F74A4D"/>
    <w:rsid w:val="556E48BB"/>
    <w:rsid w:val="559A4BE7"/>
    <w:rsid w:val="55C1AF48"/>
    <w:rsid w:val="55FC5EB7"/>
    <w:rsid w:val="5661CE66"/>
    <w:rsid w:val="56740B8E"/>
    <w:rsid w:val="567D8688"/>
    <w:rsid w:val="572DE15A"/>
    <w:rsid w:val="573B7B96"/>
    <w:rsid w:val="57B8938B"/>
    <w:rsid w:val="58241DA3"/>
    <w:rsid w:val="5845F41B"/>
    <w:rsid w:val="58EF4A4F"/>
    <w:rsid w:val="59241DE3"/>
    <w:rsid w:val="59ABE551"/>
    <w:rsid w:val="5A522D25"/>
    <w:rsid w:val="5AADBA3C"/>
    <w:rsid w:val="5AE45985"/>
    <w:rsid w:val="5AF34F4D"/>
    <w:rsid w:val="5B20E7F5"/>
    <w:rsid w:val="5BD2DF21"/>
    <w:rsid w:val="5BDDC197"/>
    <w:rsid w:val="5C16F02B"/>
    <w:rsid w:val="5C836122"/>
    <w:rsid w:val="5C861980"/>
    <w:rsid w:val="5C91F4A3"/>
    <w:rsid w:val="5D1EB504"/>
    <w:rsid w:val="5D619DD4"/>
    <w:rsid w:val="5D652438"/>
    <w:rsid w:val="5E4CECDE"/>
    <w:rsid w:val="5E973D8E"/>
    <w:rsid w:val="5E9960B1"/>
    <w:rsid w:val="5EC36AC1"/>
    <w:rsid w:val="5ED38CB8"/>
    <w:rsid w:val="5EE0CA5D"/>
    <w:rsid w:val="5EF4F0F6"/>
    <w:rsid w:val="5F9536C7"/>
    <w:rsid w:val="5FC9EBFD"/>
    <w:rsid w:val="6038AEC9"/>
    <w:rsid w:val="6155DDFA"/>
    <w:rsid w:val="61E6D731"/>
    <w:rsid w:val="62B1EEAF"/>
    <w:rsid w:val="6361338E"/>
    <w:rsid w:val="63E367D4"/>
    <w:rsid w:val="654D85C9"/>
    <w:rsid w:val="65E1C9FF"/>
    <w:rsid w:val="664D11DC"/>
    <w:rsid w:val="66622F8C"/>
    <w:rsid w:val="67CE7284"/>
    <w:rsid w:val="67EB0521"/>
    <w:rsid w:val="6846E9E5"/>
    <w:rsid w:val="68FD20CB"/>
    <w:rsid w:val="692E01A1"/>
    <w:rsid w:val="6953B50A"/>
    <w:rsid w:val="697E4632"/>
    <w:rsid w:val="6987A021"/>
    <w:rsid w:val="6989582E"/>
    <w:rsid w:val="69A54538"/>
    <w:rsid w:val="6A48E4FF"/>
    <w:rsid w:val="6A635A34"/>
    <w:rsid w:val="6A76FA7B"/>
    <w:rsid w:val="6AC3A5E5"/>
    <w:rsid w:val="6B1E5251"/>
    <w:rsid w:val="6B71FB42"/>
    <w:rsid w:val="6C6CC550"/>
    <w:rsid w:val="6C6F83D2"/>
    <w:rsid w:val="6C8B8E0A"/>
    <w:rsid w:val="6D25C604"/>
    <w:rsid w:val="6D6047A2"/>
    <w:rsid w:val="6DC344E8"/>
    <w:rsid w:val="6DD26180"/>
    <w:rsid w:val="6E2A6097"/>
    <w:rsid w:val="6E4FA121"/>
    <w:rsid w:val="6E5B821F"/>
    <w:rsid w:val="6E87492D"/>
    <w:rsid w:val="6EE50C29"/>
    <w:rsid w:val="6F3E8144"/>
    <w:rsid w:val="6F9A3937"/>
    <w:rsid w:val="6FA6DEE4"/>
    <w:rsid w:val="6FC29273"/>
    <w:rsid w:val="6FC4DD6D"/>
    <w:rsid w:val="6FFD6C74"/>
    <w:rsid w:val="701ED152"/>
    <w:rsid w:val="7111D7CB"/>
    <w:rsid w:val="714C0650"/>
    <w:rsid w:val="714FE5A2"/>
    <w:rsid w:val="718E53AA"/>
    <w:rsid w:val="71DE3980"/>
    <w:rsid w:val="7273CD35"/>
    <w:rsid w:val="728BD4BA"/>
    <w:rsid w:val="732483CE"/>
    <w:rsid w:val="7344E8B4"/>
    <w:rsid w:val="73F7F32C"/>
    <w:rsid w:val="741F9EA4"/>
    <w:rsid w:val="7429A7E9"/>
    <w:rsid w:val="74580881"/>
    <w:rsid w:val="74BD32C5"/>
    <w:rsid w:val="74DBA138"/>
    <w:rsid w:val="756699D2"/>
    <w:rsid w:val="75D74CDA"/>
    <w:rsid w:val="762EEFA5"/>
    <w:rsid w:val="76A76BC8"/>
    <w:rsid w:val="76BE885C"/>
    <w:rsid w:val="76BFEDD7"/>
    <w:rsid w:val="76CDB0B1"/>
    <w:rsid w:val="775AFB00"/>
    <w:rsid w:val="77DFAA58"/>
    <w:rsid w:val="781B4D5B"/>
    <w:rsid w:val="790FFFBA"/>
    <w:rsid w:val="798B9DAC"/>
    <w:rsid w:val="79FAD7E2"/>
    <w:rsid w:val="7AB657DE"/>
    <w:rsid w:val="7ADCA7F7"/>
    <w:rsid w:val="7B282C68"/>
    <w:rsid w:val="7B815505"/>
    <w:rsid w:val="7B82D674"/>
    <w:rsid w:val="7BE5B6F4"/>
    <w:rsid w:val="7CA302DA"/>
    <w:rsid w:val="7D38AD4D"/>
    <w:rsid w:val="7D3B1B66"/>
    <w:rsid w:val="7D7FE314"/>
    <w:rsid w:val="7D9BC952"/>
    <w:rsid w:val="7E25D3F3"/>
    <w:rsid w:val="7E67A4DE"/>
    <w:rsid w:val="7EFDE8C5"/>
    <w:rsid w:val="7F60C105"/>
    <w:rsid w:val="7F6BCA9F"/>
    <w:rsid w:val="7FD8845C"/>
    <w:rsid w:val="7FE3CCAD"/>
    <w:rsid w:val="7FE860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692B3"/>
  <w15:chartTrackingRefBased/>
  <w15:docId w15:val="{50385C68-4E6D-4B7D-917A-F162F1BC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584"/>
    <w:pPr>
      <w:spacing w:before="120" w:after="0" w:line="312" w:lineRule="auto"/>
      <w:jc w:val="both"/>
    </w:pPr>
    <w:rPr>
      <w:rFonts w:ascii="Times New Roman" w:hAnsi="Times New Roman"/>
      <w:color w:val="000000" w:themeColor="text1"/>
      <w:sz w:val="26"/>
    </w:rPr>
  </w:style>
  <w:style w:type="paragraph" w:styleId="Heading1">
    <w:name w:val="heading 1"/>
    <w:basedOn w:val="Normal"/>
    <w:next w:val="Normal"/>
    <w:uiPriority w:val="9"/>
    <w:qFormat/>
    <w:rsid w:val="00CF71AF"/>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CF71AF"/>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CF71AF"/>
    <w:pPr>
      <w:keepNext/>
      <w:keepLines/>
      <w:spacing w:before="160" w:after="80"/>
      <w:outlineLvl w:val="2"/>
    </w:pPr>
    <w:rPr>
      <w:rFonts w:eastAsiaTheme="majorEastAsia" w:cstheme="majorBidi"/>
      <w:b/>
      <w:sz w:val="28"/>
      <w:szCs w:val="28"/>
    </w:rPr>
  </w:style>
  <w:style w:type="paragraph" w:styleId="Heading4">
    <w:name w:val="heading 4"/>
    <w:basedOn w:val="Normal"/>
    <w:next w:val="Normal"/>
    <w:uiPriority w:val="9"/>
    <w:unhideWhenUsed/>
    <w:qFormat/>
    <w:rsid w:val="001B4142"/>
    <w:pPr>
      <w:keepNext/>
      <w:keepLines/>
      <w:spacing w:before="80" w:after="40"/>
      <w:outlineLvl w:val="3"/>
    </w:pPr>
    <w:rPr>
      <w:rFonts w:eastAsiaTheme="majorEastAsia" w:cstheme="majorBidi"/>
      <w:b/>
      <w:i/>
      <w:iCs/>
    </w:rPr>
  </w:style>
  <w:style w:type="paragraph" w:styleId="Heading5">
    <w:name w:val="heading 5"/>
    <w:basedOn w:val="Normal"/>
    <w:next w:val="Normal"/>
    <w:uiPriority w:val="9"/>
    <w:unhideWhenUsed/>
    <w:qFormat/>
    <w:rsid w:val="00C25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C25A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C25A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C25A38"/>
    <w:pPr>
      <w:keepNext/>
      <w:keepLines/>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C25A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5A38"/>
    <w:pPr>
      <w:ind w:left="720"/>
      <w:contextualSpacing/>
    </w:pPr>
  </w:style>
  <w:style w:type="character" w:styleId="IntenseEmphasis">
    <w:name w:val="Intense Emphasis"/>
    <w:basedOn w:val="DefaultParagraphFont"/>
    <w:uiPriority w:val="21"/>
    <w:qFormat/>
    <w:rsid w:val="00C25A38"/>
    <w:rPr>
      <w:i/>
      <w:iCs/>
      <w:color w:val="0F4761" w:themeColor="accent1" w:themeShade="BF"/>
    </w:rPr>
  </w:style>
  <w:style w:type="character" w:styleId="IntenseReference">
    <w:name w:val="Intense Reference"/>
    <w:basedOn w:val="DefaultParagraphFont"/>
    <w:uiPriority w:val="32"/>
    <w:qFormat/>
    <w:rsid w:val="00C25A38"/>
    <w:rPr>
      <w:b/>
      <w:bCs/>
      <w:smallCaps/>
      <w:color w:val="0F4761" w:themeColor="accent1" w:themeShade="BF"/>
      <w:spacing w:val="5"/>
    </w:rPr>
  </w:style>
  <w:style w:type="paragraph" w:styleId="Footer">
    <w:name w:val="footer"/>
    <w:basedOn w:val="Normal"/>
    <w:link w:val="FooterChar"/>
    <w:uiPriority w:val="99"/>
    <w:unhideWhenUsed/>
    <w:rsid w:val="002C419C"/>
    <w:pPr>
      <w:tabs>
        <w:tab w:val="center" w:pos="4680"/>
        <w:tab w:val="right" w:pos="9360"/>
      </w:tabs>
      <w:spacing w:line="240" w:lineRule="auto"/>
    </w:pPr>
  </w:style>
  <w:style w:type="character" w:customStyle="1" w:styleId="FooterChar">
    <w:name w:val="Footer Char"/>
    <w:basedOn w:val="DefaultParagraphFont"/>
    <w:link w:val="Footer"/>
    <w:uiPriority w:val="99"/>
    <w:rsid w:val="002C419C"/>
    <w:rPr>
      <w:rFonts w:ascii="Times New Roman" w:hAnsi="Times New Roman"/>
      <w:color w:val="000000" w:themeColor="text1"/>
      <w:sz w:val="26"/>
    </w:rPr>
  </w:style>
  <w:style w:type="paragraph" w:styleId="Header">
    <w:name w:val="header"/>
    <w:basedOn w:val="Normal"/>
    <w:link w:val="HeaderChar"/>
    <w:uiPriority w:val="99"/>
    <w:unhideWhenUsed/>
    <w:rsid w:val="002B4B04"/>
    <w:pPr>
      <w:tabs>
        <w:tab w:val="center" w:pos="4680"/>
        <w:tab w:val="right" w:pos="9360"/>
      </w:tabs>
      <w:spacing w:line="240" w:lineRule="auto"/>
    </w:pPr>
  </w:style>
  <w:style w:type="character" w:customStyle="1" w:styleId="HeaderChar">
    <w:name w:val="Header Char"/>
    <w:basedOn w:val="DefaultParagraphFont"/>
    <w:link w:val="Header"/>
    <w:uiPriority w:val="99"/>
    <w:rsid w:val="002B4B04"/>
    <w:rPr>
      <w:rFonts w:ascii="Times New Roman" w:hAnsi="Times New Roman"/>
      <w:color w:val="000000" w:themeColor="text1"/>
      <w:sz w:val="26"/>
    </w:rPr>
  </w:style>
  <w:style w:type="character" w:customStyle="1" w:styleId="u1Char">
    <w:name w:val="Đầu đề 1 Char"/>
    <w:basedOn w:val="DefaultParagraphFont"/>
    <w:uiPriority w:val="9"/>
    <w:rsid w:val="002B4B0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DefaultParagraphFont"/>
    <w:uiPriority w:val="9"/>
    <w:semiHidden/>
    <w:rsid w:val="002B4B0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DefaultParagraphFont"/>
    <w:uiPriority w:val="9"/>
    <w:semiHidden/>
    <w:rsid w:val="002B4B04"/>
    <w:rPr>
      <w:rFonts w:eastAsiaTheme="majorEastAsia" w:cstheme="majorBidi"/>
      <w:color w:val="0F4761" w:themeColor="accent1" w:themeShade="BF"/>
      <w:sz w:val="28"/>
      <w:szCs w:val="28"/>
    </w:rPr>
  </w:style>
  <w:style w:type="character" w:customStyle="1" w:styleId="u4Char">
    <w:name w:val="Đầu đề 4 Char"/>
    <w:basedOn w:val="DefaultParagraphFont"/>
    <w:uiPriority w:val="9"/>
    <w:semiHidden/>
    <w:rsid w:val="002B4B04"/>
    <w:rPr>
      <w:rFonts w:eastAsiaTheme="majorEastAsia" w:cstheme="majorBidi"/>
      <w:i/>
      <w:iCs/>
      <w:color w:val="0F4761" w:themeColor="accent1" w:themeShade="BF"/>
    </w:rPr>
  </w:style>
  <w:style w:type="character" w:customStyle="1" w:styleId="u5Char">
    <w:name w:val="Đầu đề 5 Char"/>
    <w:basedOn w:val="DefaultParagraphFont"/>
    <w:uiPriority w:val="9"/>
    <w:semiHidden/>
    <w:rsid w:val="002B4B04"/>
    <w:rPr>
      <w:rFonts w:eastAsiaTheme="majorEastAsia" w:cstheme="majorBidi"/>
      <w:color w:val="0F4761" w:themeColor="accent1" w:themeShade="BF"/>
    </w:rPr>
  </w:style>
  <w:style w:type="character" w:customStyle="1" w:styleId="u6Char">
    <w:name w:val="Đầu đề 6 Char"/>
    <w:basedOn w:val="DefaultParagraphFont"/>
    <w:uiPriority w:val="9"/>
    <w:semiHidden/>
    <w:rsid w:val="002B4B04"/>
    <w:rPr>
      <w:rFonts w:eastAsiaTheme="majorEastAsia" w:cstheme="majorBidi"/>
      <w:i/>
      <w:iCs/>
      <w:color w:val="595959" w:themeColor="text1" w:themeTint="A6"/>
    </w:rPr>
  </w:style>
  <w:style w:type="character" w:customStyle="1" w:styleId="u7Char">
    <w:name w:val="Đầu đề 7 Char"/>
    <w:basedOn w:val="DefaultParagraphFont"/>
    <w:uiPriority w:val="9"/>
    <w:semiHidden/>
    <w:rsid w:val="002B4B04"/>
    <w:rPr>
      <w:rFonts w:eastAsiaTheme="majorEastAsia" w:cstheme="majorBidi"/>
      <w:color w:val="595959" w:themeColor="text1" w:themeTint="A6"/>
    </w:rPr>
  </w:style>
  <w:style w:type="character" w:customStyle="1" w:styleId="u8Char">
    <w:name w:val="Đầu đề 8 Char"/>
    <w:basedOn w:val="DefaultParagraphFont"/>
    <w:uiPriority w:val="9"/>
    <w:semiHidden/>
    <w:rsid w:val="002B4B04"/>
    <w:rPr>
      <w:rFonts w:eastAsiaTheme="majorEastAsia" w:cstheme="majorBidi"/>
      <w:i/>
      <w:iCs/>
      <w:color w:val="272727" w:themeColor="text1" w:themeTint="D8"/>
    </w:rPr>
  </w:style>
  <w:style w:type="character" w:customStyle="1" w:styleId="u9Char">
    <w:name w:val="Đầu đề 9 Char"/>
    <w:basedOn w:val="DefaultParagraphFont"/>
    <w:uiPriority w:val="9"/>
    <w:semiHidden/>
    <w:rsid w:val="002B4B04"/>
    <w:rPr>
      <w:rFonts w:eastAsiaTheme="majorEastAsia" w:cstheme="majorBidi"/>
      <w:color w:val="272727" w:themeColor="text1" w:themeTint="D8"/>
    </w:rPr>
  </w:style>
  <w:style w:type="character" w:customStyle="1" w:styleId="TiuChar">
    <w:name w:val="Tiêu đề Char"/>
    <w:basedOn w:val="DefaultParagraphFont"/>
    <w:uiPriority w:val="10"/>
    <w:rsid w:val="002B4B04"/>
    <w:rPr>
      <w:rFonts w:asciiTheme="majorHAnsi" w:eastAsiaTheme="majorEastAsia" w:hAnsiTheme="majorHAnsi" w:cstheme="majorBidi"/>
      <w:spacing w:val="-10"/>
      <w:kern w:val="28"/>
      <w:sz w:val="56"/>
      <w:szCs w:val="56"/>
    </w:rPr>
  </w:style>
  <w:style w:type="character" w:customStyle="1" w:styleId="TiuphuChar">
    <w:name w:val="Tiêu đề phụ Char"/>
    <w:basedOn w:val="DefaultParagraphFont"/>
    <w:uiPriority w:val="11"/>
    <w:rsid w:val="002B4B04"/>
    <w:rPr>
      <w:rFonts w:eastAsiaTheme="majorEastAsia" w:cstheme="majorBidi"/>
      <w:color w:val="595959" w:themeColor="text1" w:themeTint="A6"/>
      <w:spacing w:val="15"/>
      <w:sz w:val="28"/>
      <w:szCs w:val="28"/>
    </w:rPr>
  </w:style>
  <w:style w:type="character" w:customStyle="1" w:styleId="LitrichdnChar">
    <w:name w:val="Lời trích dẫn Char"/>
    <w:basedOn w:val="DefaultParagraphFont"/>
    <w:uiPriority w:val="29"/>
    <w:rsid w:val="002B4B04"/>
    <w:rPr>
      <w:i/>
      <w:iCs/>
      <w:color w:val="404040" w:themeColor="text1" w:themeTint="BF"/>
    </w:rPr>
  </w:style>
  <w:style w:type="character" w:customStyle="1" w:styleId="NhaykepmChar">
    <w:name w:val="Nháy kép Đậm Char"/>
    <w:basedOn w:val="DefaultParagraphFont"/>
    <w:uiPriority w:val="30"/>
    <w:rsid w:val="002B4B04"/>
    <w:rPr>
      <w:i/>
      <w:iCs/>
      <w:color w:val="0F4761" w:themeColor="accent1" w:themeShade="BF"/>
    </w:rPr>
  </w:style>
  <w:style w:type="table" w:styleId="TableGrid">
    <w:name w:val="Table Grid"/>
    <w:basedOn w:val="TableNormal"/>
    <w:uiPriority w:val="39"/>
    <w:rsid w:val="00653453"/>
    <w:pPr>
      <w:spacing w:after="0" w:line="240" w:lineRule="auto"/>
    </w:pPr>
    <w:tblPr/>
  </w:style>
  <w:style w:type="paragraph" w:styleId="NoSpacing">
    <w:name w:val="No Spacing"/>
    <w:uiPriority w:val="1"/>
    <w:qFormat/>
    <w:rsid w:val="00B914B5"/>
    <w:pPr>
      <w:spacing w:after="0" w:line="240" w:lineRule="auto"/>
    </w:pPr>
  </w:style>
  <w:style w:type="paragraph" w:styleId="TOCHeading">
    <w:name w:val="TOC Heading"/>
    <w:basedOn w:val="Heading1"/>
    <w:next w:val="Normal"/>
    <w:uiPriority w:val="39"/>
    <w:unhideWhenUsed/>
    <w:qFormat/>
    <w:rsid w:val="00467313"/>
    <w:pPr>
      <w:spacing w:before="240" w:after="0" w:line="259" w:lineRule="auto"/>
      <w:outlineLvl w:val="9"/>
    </w:pPr>
    <w:rPr>
      <w:kern w:val="0"/>
      <w:szCs w:val="32"/>
      <w14:ligatures w14:val="none"/>
    </w:rPr>
  </w:style>
  <w:style w:type="paragraph" w:styleId="TOC1">
    <w:name w:val="toc 1"/>
    <w:basedOn w:val="Normal"/>
    <w:next w:val="Normal"/>
    <w:uiPriority w:val="39"/>
    <w:unhideWhenUsed/>
    <w:rsid w:val="005C5CE8"/>
    <w:pPr>
      <w:spacing w:after="100"/>
    </w:pPr>
  </w:style>
  <w:style w:type="character" w:styleId="Hyperlink">
    <w:name w:val="Hyperlink"/>
    <w:basedOn w:val="DefaultParagraphFont"/>
    <w:uiPriority w:val="99"/>
    <w:unhideWhenUsed/>
    <w:rsid w:val="005C5CE8"/>
    <w:rPr>
      <w:color w:val="467886"/>
      <w:u w:val="single"/>
    </w:rPr>
  </w:style>
  <w:style w:type="paragraph" w:styleId="TOC2">
    <w:name w:val="toc 2"/>
    <w:basedOn w:val="Normal"/>
    <w:next w:val="Normal"/>
    <w:uiPriority w:val="39"/>
    <w:unhideWhenUsed/>
    <w:rsid w:val="005C5CE8"/>
    <w:pPr>
      <w:spacing w:after="100"/>
      <w:ind w:left="220"/>
    </w:pPr>
  </w:style>
  <w:style w:type="paragraph" w:styleId="TOC3">
    <w:name w:val="toc 3"/>
    <w:basedOn w:val="Normal"/>
    <w:next w:val="Normal"/>
    <w:autoRedefine/>
    <w:uiPriority w:val="39"/>
    <w:unhideWhenUsed/>
    <w:rsid w:val="00D10AFE"/>
    <w:pPr>
      <w:spacing w:after="100"/>
      <w:ind w:left="480"/>
    </w:pPr>
  </w:style>
  <w:style w:type="character" w:customStyle="1" w:styleId="Heading2Char">
    <w:name w:val="Heading 2 Char"/>
    <w:basedOn w:val="DefaultParagraphFont"/>
    <w:link w:val="Heading2"/>
    <w:uiPriority w:val="9"/>
    <w:rsid w:val="00B9462F"/>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07149B"/>
    <w:rPr>
      <w:rFonts w:ascii="Times New Roman" w:eastAsiaTheme="majorEastAsia" w:hAnsi="Times New Roman" w:cstheme="majorBidi"/>
      <w:b/>
      <w:color w:val="000000" w:themeColor="text1"/>
      <w:sz w:val="28"/>
      <w:szCs w:val="28"/>
    </w:rPr>
  </w:style>
  <w:style w:type="paragraph" w:styleId="NormalWeb">
    <w:name w:val="Normal (Web)"/>
    <w:basedOn w:val="Normal"/>
    <w:uiPriority w:val="99"/>
    <w:unhideWhenUsed/>
    <w:rsid w:val="00D97F73"/>
    <w:pPr>
      <w:spacing w:before="100" w:beforeAutospacing="1" w:after="100" w:afterAutospacing="1" w:line="240" w:lineRule="auto"/>
    </w:pPr>
    <w:rPr>
      <w:rFonts w:eastAsia="Times New Roman" w:cs="Times New Roman"/>
      <w:kern w:val="0"/>
      <w14:ligatures w14:val="none"/>
    </w:rPr>
  </w:style>
  <w:style w:type="table" w:styleId="TableGridLight">
    <w:name w:val="Grid Table Light"/>
    <w:basedOn w:val="TableNormal"/>
    <w:uiPriority w:val="40"/>
    <w:rsid w:val="00F360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94A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670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6">
    <w:name w:val="Grid Table 1 Light Accent 6"/>
    <w:basedOn w:val="TableNormal"/>
    <w:uiPriority w:val="46"/>
    <w:rsid w:val="00532584"/>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PlainTable3">
    <w:name w:val="Plain Table 3"/>
    <w:basedOn w:val="TableNormal"/>
    <w:uiPriority w:val="43"/>
    <w:rsid w:val="0081598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159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81598A"/>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1598A"/>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A70BE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verTitle16pt">
    <w:name w:val="Cover/Title16pt"/>
    <w:basedOn w:val="Normal"/>
    <w:qFormat/>
    <w:rsid w:val="00F21B01"/>
    <w:pPr>
      <w:spacing w:line="240" w:lineRule="auto"/>
      <w:jc w:val="center"/>
    </w:pPr>
    <w:rPr>
      <w:rFonts w:cs="Times New Roman"/>
      <w:b/>
      <w:bCs/>
      <w:sz w:val="32"/>
      <w:szCs w:val="32"/>
    </w:rPr>
  </w:style>
  <w:style w:type="character" w:styleId="UnresolvedMention">
    <w:name w:val="Unresolved Mention"/>
    <w:basedOn w:val="DefaultParagraphFont"/>
    <w:uiPriority w:val="99"/>
    <w:semiHidden/>
    <w:unhideWhenUsed/>
    <w:rsid w:val="00BA0C27"/>
    <w:rPr>
      <w:color w:val="605E5C"/>
      <w:shd w:val="clear" w:color="auto" w:fill="E1DFDD"/>
    </w:rPr>
  </w:style>
  <w:style w:type="paragraph" w:customStyle="1" w:styleId="ds-markdown-paragraph">
    <w:name w:val="ds-markdown-paragraph"/>
    <w:basedOn w:val="Normal"/>
    <w:rsid w:val="00B4115E"/>
    <w:pPr>
      <w:spacing w:before="100" w:beforeAutospacing="1" w:after="100" w:afterAutospacing="1" w:line="240" w:lineRule="auto"/>
      <w:jc w:val="left"/>
    </w:pPr>
    <w:rPr>
      <w:rFonts w:eastAsia="Times New Roman" w:cs="Times New Roman"/>
      <w:color w:val="auto"/>
      <w:kern w:val="0"/>
      <w:sz w:val="24"/>
      <w14:ligatures w14:val="none"/>
    </w:rPr>
  </w:style>
  <w:style w:type="character" w:styleId="Strong">
    <w:name w:val="Strong"/>
    <w:basedOn w:val="DefaultParagraphFont"/>
    <w:uiPriority w:val="22"/>
    <w:qFormat/>
    <w:rsid w:val="00B4115E"/>
    <w:rPr>
      <w:b/>
      <w:bCs/>
    </w:rPr>
  </w:style>
  <w:style w:type="paragraph" w:styleId="TOC4">
    <w:name w:val="toc 4"/>
    <w:basedOn w:val="Normal"/>
    <w:next w:val="Normal"/>
    <w:autoRedefine/>
    <w:uiPriority w:val="39"/>
    <w:unhideWhenUsed/>
    <w:rsid w:val="005A2AFF"/>
    <w:pPr>
      <w:spacing w:before="0" w:after="100" w:line="278" w:lineRule="auto"/>
      <w:ind w:left="720"/>
      <w:jc w:val="left"/>
    </w:pPr>
    <w:rPr>
      <w:rFonts w:asciiTheme="minorHAnsi" w:eastAsiaTheme="minorEastAsia" w:hAnsiTheme="minorHAnsi"/>
      <w:color w:val="auto"/>
      <w:sz w:val="24"/>
    </w:rPr>
  </w:style>
  <w:style w:type="paragraph" w:styleId="TOC5">
    <w:name w:val="toc 5"/>
    <w:basedOn w:val="Normal"/>
    <w:next w:val="Normal"/>
    <w:autoRedefine/>
    <w:uiPriority w:val="39"/>
    <w:unhideWhenUsed/>
    <w:rsid w:val="005A2AFF"/>
    <w:pPr>
      <w:spacing w:before="0" w:after="100" w:line="278" w:lineRule="auto"/>
      <w:ind w:left="960"/>
      <w:jc w:val="left"/>
    </w:pPr>
    <w:rPr>
      <w:rFonts w:asciiTheme="minorHAnsi" w:eastAsiaTheme="minorEastAsia" w:hAnsiTheme="minorHAnsi"/>
      <w:color w:val="auto"/>
      <w:sz w:val="24"/>
    </w:rPr>
  </w:style>
  <w:style w:type="paragraph" w:styleId="TOC6">
    <w:name w:val="toc 6"/>
    <w:basedOn w:val="Normal"/>
    <w:next w:val="Normal"/>
    <w:autoRedefine/>
    <w:uiPriority w:val="39"/>
    <w:unhideWhenUsed/>
    <w:rsid w:val="005A2AFF"/>
    <w:pPr>
      <w:spacing w:before="0" w:after="100" w:line="278" w:lineRule="auto"/>
      <w:ind w:left="1200"/>
      <w:jc w:val="left"/>
    </w:pPr>
    <w:rPr>
      <w:rFonts w:asciiTheme="minorHAnsi" w:eastAsiaTheme="minorEastAsia" w:hAnsiTheme="minorHAnsi"/>
      <w:color w:val="auto"/>
      <w:sz w:val="24"/>
    </w:rPr>
  </w:style>
  <w:style w:type="paragraph" w:styleId="TOC7">
    <w:name w:val="toc 7"/>
    <w:basedOn w:val="Normal"/>
    <w:next w:val="Normal"/>
    <w:autoRedefine/>
    <w:uiPriority w:val="39"/>
    <w:unhideWhenUsed/>
    <w:rsid w:val="005A2AFF"/>
    <w:pPr>
      <w:spacing w:before="0" w:after="100" w:line="278" w:lineRule="auto"/>
      <w:ind w:left="1440"/>
      <w:jc w:val="left"/>
    </w:pPr>
    <w:rPr>
      <w:rFonts w:asciiTheme="minorHAnsi" w:eastAsiaTheme="minorEastAsia" w:hAnsiTheme="minorHAnsi"/>
      <w:color w:val="auto"/>
      <w:sz w:val="24"/>
    </w:rPr>
  </w:style>
  <w:style w:type="paragraph" w:styleId="TOC8">
    <w:name w:val="toc 8"/>
    <w:basedOn w:val="Normal"/>
    <w:next w:val="Normal"/>
    <w:autoRedefine/>
    <w:uiPriority w:val="39"/>
    <w:unhideWhenUsed/>
    <w:rsid w:val="005A2AFF"/>
    <w:pPr>
      <w:spacing w:before="0" w:after="100" w:line="278" w:lineRule="auto"/>
      <w:ind w:left="1680"/>
      <w:jc w:val="left"/>
    </w:pPr>
    <w:rPr>
      <w:rFonts w:asciiTheme="minorHAnsi" w:eastAsiaTheme="minorEastAsia" w:hAnsiTheme="minorHAnsi"/>
      <w:color w:val="auto"/>
      <w:sz w:val="24"/>
    </w:rPr>
  </w:style>
  <w:style w:type="paragraph" w:styleId="TOC9">
    <w:name w:val="toc 9"/>
    <w:basedOn w:val="Normal"/>
    <w:next w:val="Normal"/>
    <w:autoRedefine/>
    <w:uiPriority w:val="39"/>
    <w:unhideWhenUsed/>
    <w:rsid w:val="005A2AFF"/>
    <w:pPr>
      <w:spacing w:before="0" w:after="100" w:line="278" w:lineRule="auto"/>
      <w:ind w:left="1920"/>
      <w:jc w:val="left"/>
    </w:pPr>
    <w:rPr>
      <w:rFonts w:asciiTheme="minorHAnsi" w:eastAsiaTheme="minorEastAsia" w:hAnsiTheme="minorHAnsi"/>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48.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staging.ecommerce-ktpm.com" TargetMode="External"/><Relationship Id="rId66" Type="http://schemas.openxmlformats.org/officeDocument/2006/relationships/image" Target="media/image51.png"/><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49.png"/><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uat.ecommerce-ktpm.com" TargetMode="External"/><Relationship Id="rId67"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55DB0C04F5BD409A912FE05D33EC66" ma:contentTypeVersion="10" ma:contentTypeDescription="Create a new document." ma:contentTypeScope="" ma:versionID="70f26e6daf96ff8ec5fb51f4241324e3">
  <xsd:schema xmlns:xsd="http://www.w3.org/2001/XMLSchema" xmlns:xs="http://www.w3.org/2001/XMLSchema" xmlns:p="http://schemas.microsoft.com/office/2006/metadata/properties" xmlns:ns3="12e3d214-3003-47e3-b404-0270b0de39e9" targetNamespace="http://schemas.microsoft.com/office/2006/metadata/properties" ma:root="true" ma:fieldsID="f01fe97a71e10a9142d743a9ea9ca566" ns3:_="">
    <xsd:import namespace="12e3d214-3003-47e3-b404-0270b0de39e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e3d214-3003-47e3-b404-0270b0de39e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2e3d214-3003-47e3-b404-0270b0de39e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C60E07-A8EA-404E-A269-89C210530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e3d214-3003-47e3-b404-0270b0de3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B32C8E-A383-4F94-9F16-A693CB5CECF7}">
  <ds:schemaRefs>
    <ds:schemaRef ds:uri="http://purl.org/dc/dcmitype/"/>
    <ds:schemaRef ds:uri="http://purl.org/dc/elements/1.1/"/>
    <ds:schemaRef ds:uri="http://schemas.microsoft.com/office/2006/documentManagement/types"/>
    <ds:schemaRef ds:uri="http://schemas.microsoft.com/office/infopath/2007/PartnerControls"/>
    <ds:schemaRef ds:uri="http://www.w3.org/XML/1998/namespace"/>
    <ds:schemaRef ds:uri="http://purl.org/dc/terms/"/>
    <ds:schemaRef ds:uri="http://schemas.openxmlformats.org/package/2006/metadata/core-properties"/>
    <ds:schemaRef ds:uri="12e3d214-3003-47e3-b404-0270b0de39e9"/>
    <ds:schemaRef ds:uri="http://schemas.microsoft.com/office/2006/metadata/properties"/>
  </ds:schemaRefs>
</ds:datastoreItem>
</file>

<file path=customXml/itemProps3.xml><?xml version="1.0" encoding="utf-8"?>
<ds:datastoreItem xmlns:ds="http://schemas.openxmlformats.org/officeDocument/2006/customXml" ds:itemID="{229C57A5-0288-4A42-9B22-21CAB922E0D4}">
  <ds:schemaRefs>
    <ds:schemaRef ds:uri="http://schemas.openxmlformats.org/officeDocument/2006/bibliography"/>
  </ds:schemaRefs>
</ds:datastoreItem>
</file>

<file path=customXml/itemProps4.xml><?xml version="1.0" encoding="utf-8"?>
<ds:datastoreItem xmlns:ds="http://schemas.openxmlformats.org/officeDocument/2006/customXml" ds:itemID="{0D7096C4-CD6C-47CC-8CC2-0C553477AE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15951</Words>
  <Characters>90921</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Hữu Nam</dc:creator>
  <cp:keywords/>
  <dc:description/>
  <cp:lastModifiedBy>Trần Hữu Nam</cp:lastModifiedBy>
  <cp:revision>2</cp:revision>
  <dcterms:created xsi:type="dcterms:W3CDTF">2025-12-21T11:31:00Z</dcterms:created>
  <dcterms:modified xsi:type="dcterms:W3CDTF">2025-12-21T11:31:00Z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0x0101004455DB0C04F5BD409A912FE05D33EC66</vt:lpwstr>
  </property>
</Properties>
</file>