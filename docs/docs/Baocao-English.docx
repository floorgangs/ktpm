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F8BF" w14:textId="2F857CFD" w:rsidR="002C419C" w:rsidRPr="00BE2790" w:rsidRDefault="00E13C53" w:rsidP="00D45D1B">
      <w:pPr>
        <w:tabs>
          <w:tab w:val="left" w:pos="3968"/>
        </w:tabs>
        <w:rPr>
          <w:rFonts w:cs="Times New Roman"/>
        </w:rPr>
        <w:sectPr w:rsidR="002C419C" w:rsidRPr="00BE2790" w:rsidSect="007D267A">
          <w:footerReference w:type="default" r:id="rId11"/>
          <w:pgSz w:w="11907" w:h="16840" w:code="9"/>
          <w:pgMar w:top="1134" w:right="851" w:bottom="1134" w:left="1701" w:header="720" w:footer="720" w:gutter="0"/>
          <w:pgBorders w:display="firstPage">
            <w:top w:val="twistedLines1" w:sz="18" w:space="15" w:color="auto"/>
            <w:left w:val="twistedLines1" w:sz="18" w:space="4" w:color="auto"/>
            <w:bottom w:val="twistedLines1" w:sz="18" w:space="15" w:color="auto"/>
            <w:right w:val="twistedLines1" w:sz="18" w:space="4" w:color="auto"/>
          </w:pgBorders>
          <w:cols w:space="720"/>
          <w:titlePg/>
          <w:docGrid w:linePitch="360"/>
        </w:sectPr>
      </w:pPr>
      <w:r w:rsidRPr="00BE2790">
        <w:rPr>
          <w:rFonts w:cs="Times New Roman"/>
          <w:noProof/>
          <w:szCs w:val="26"/>
        </w:rPr>
        <mc:AlternateContent>
          <mc:Choice Requires="wps">
            <w:drawing>
              <wp:anchor distT="45720" distB="45720" distL="114300" distR="114300" simplePos="0" relativeHeight="251658246" behindDoc="0" locked="0" layoutInCell="1" allowOverlap="1" wp14:anchorId="78645FE1" wp14:editId="65BD8414">
                <wp:simplePos x="0" y="0"/>
                <wp:positionH relativeFrom="column">
                  <wp:posOffset>1905</wp:posOffset>
                </wp:positionH>
                <wp:positionV relativeFrom="margin">
                  <wp:posOffset>8809438</wp:posOffset>
                </wp:positionV>
                <wp:extent cx="6248400" cy="277495"/>
                <wp:effectExtent l="0" t="0" r="3175" b="8255"/>
                <wp:wrapSquare wrapText="bothSides"/>
                <wp:docPr id="7497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277495"/>
                        </a:xfrm>
                        <a:prstGeom prst="rect">
                          <a:avLst/>
                        </a:prstGeom>
                        <a:solidFill>
                          <a:srgbClr val="FFFFFF"/>
                        </a:solidFill>
                        <a:ln w="9525">
                          <a:noFill/>
                          <a:miter lim="800000"/>
                          <a:headEnd/>
                          <a:tailEnd/>
                        </a:ln>
                      </wps:spPr>
                      <wps:txbx>
                        <w:txbxContent>
                          <w:p w14:paraId="46D1B8A8" w14:textId="77777777" w:rsidR="006E2F3E" w:rsidRPr="00E13C53" w:rsidRDefault="00E13C53" w:rsidP="006E2F3E">
                            <w:pPr>
                              <w:ind w:left="360"/>
                              <w:jc w:val="center"/>
                              <w:rPr>
                                <w:rFonts w:cs="Times New Roman"/>
                                <w:sz w:val="32"/>
                                <w:szCs w:val="32"/>
                              </w:rPr>
                            </w:pPr>
                            <w:r w:rsidRPr="00E13C53">
                              <w:rPr>
                                <w:rFonts w:cs="Times New Roman"/>
                                <w:b/>
                                <w:bCs/>
                                <w:sz w:val="28"/>
                                <w:szCs w:val="28"/>
                              </w:rPr>
                              <w:t>Ho Chi Minh City, December 2025</w:t>
                            </w:r>
                          </w:p>
                        </w:txbxContent>
                      </wps:txbx>
                      <wps:bodyPr rot="0" vert="horz" wrap="square" lIns="0" tIns="0" rIns="0" bIns="0" anchor="t" anchorCtr="0">
                        <a:noAutofit/>
                      </wps:bodyPr>
                    </wps:wsp>
                  </a:graphicData>
                </a:graphic>
                <wp14:sizeRelH relativeFrom="margin">
                  <wp14:pctWidth>100000</wp14:pctWidth>
                </wp14:sizeRelH>
                <wp14:sizeRelV relativeFrom="margin">
                  <wp14:pctHeight>0</wp14:pctHeight>
                </wp14:sizeRelV>
              </wp:anchor>
            </w:drawing>
          </mc:Choice>
          <mc:Fallback>
            <w:pict>
              <v:shapetype w14:anchorId="78645FE1" id="_x0000_t202" coordsize="21600,21600" o:spt="202" path="m,l,21600r21600,l21600,xe">
                <v:stroke joinstyle="miter"/>
                <v:path gradientshapeok="t" o:connecttype="rect"/>
              </v:shapetype>
              <v:shape id="Text Box 2" o:spid="_x0000_s1026" type="#_x0000_t202" style="position:absolute;left:0;text-align:left;margin-left:.15pt;margin-top:693.65pt;width:492pt;height:21.85pt;z-index:251658246;visibility:visible;mso-wrap-style:square;mso-width-percent:1000;mso-height-percent:0;mso-wrap-distance-left:9pt;mso-wrap-distance-top:3.6pt;mso-wrap-distance-right:9pt;mso-wrap-distance-bottom:3.6pt;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" stroked="f">
                <v:textbox inset="0,0,0,0">
                  <w:txbxContent>
                    <w:p w14:paraId="46D1B8A8" w14:textId="77777777" w:rsidR="006E2F3E" w:rsidRPr="00E13C53" w:rsidRDefault="00E13C53" w:rsidP="006E2F3E">
                      <w:pPr>
                        <w:ind w:left="360"/>
                        <w:jc w:val="center"/>
                        <w:rPr>
                          <w:rFonts w:cs="Times New Roman"/>
                          <w:sz w:val="32"/>
                          <w:szCs w:val="32"/>
                        </w:rPr>
                      </w:pPr>
                      <w:r w:rsidRPr="00E13C53">
                        <w:rPr>
                          <w:rFonts w:cs="Times New Roman"/>
                          <w:b/>
                          <w:bCs/>
                          <w:sz w:val="28"/>
                          <w:szCs w:val="28"/>
                        </w:rPr>
                        <w:t>Ho Chi Minh City, December 2025</w:t>
                      </w:r>
                    </w:p>
                  </w:txbxContent>
                </v:textbox>
                <w10:wrap type="square" anchory="margin"/>
              </v:shape>
            </w:pict>
          </mc:Fallback>
        </mc:AlternateContent>
      </w:r>
      <w:r w:rsidR="00126A4B">
        <w:rPr>
          <w:noProof/>
        </w:rPr>
        <mc:AlternateContent>
          <mc:Choice Requires="wps">
            <w:drawing>
              <wp:anchor distT="0" distB="0" distL="114300" distR="114300" simplePos="0" relativeHeight="251658251" behindDoc="0" locked="0" layoutInCell="1" allowOverlap="1" wp14:anchorId="21AC156F" wp14:editId="7941FF58">
                <wp:simplePos x="0" y="0"/>
                <wp:positionH relativeFrom="margin">
                  <wp:posOffset>13363</wp:posOffset>
                </wp:positionH>
                <wp:positionV relativeFrom="margin">
                  <wp:posOffset>5140960</wp:posOffset>
                </wp:positionV>
                <wp:extent cx="6248400" cy="1404620"/>
                <wp:effectExtent l="0" t="0" r="0" b="0"/>
                <wp:wrapSquare wrapText="bothSides"/>
                <wp:docPr id="234603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404620"/>
                        </a:xfrm>
                        <a:prstGeom prst="rect">
                          <a:avLst/>
                        </a:prstGeom>
                        <a:solidFill>
                          <a:srgbClr val="FFFFFF"/>
                        </a:solidFill>
                        <a:ln w="9525">
                          <a:noFill/>
                          <a:miter lim="800000"/>
                          <a:headEnd/>
                          <a:tailEnd/>
                        </a:ln>
                      </wps:spPr>
                      <wps:txbx>
                        <w:txbxContent>
                          <w:p w14:paraId="0A845D54" w14:textId="4303A0B2" w:rsidR="001F0277" w:rsidRDefault="001F0277" w:rsidP="00CC338A">
                            <w:pPr>
                              <w:jc w:val="center"/>
                              <w:rPr>
                                <w:rFonts w:cs="Times New Roman"/>
                                <w:b/>
                                <w:bCs/>
                                <w:sz w:val="28"/>
                                <w:szCs w:val="28"/>
                              </w:rPr>
                            </w:pPr>
                            <w:r w:rsidRPr="001F0277">
                              <w:rPr>
                                <w:rFonts w:cs="Times New Roman"/>
                                <w:b/>
                                <w:bCs/>
                                <w:sz w:val="28"/>
                                <w:szCs w:val="28"/>
                              </w:rPr>
                              <w:t xml:space="preserve">Instructor: </w:t>
                            </w:r>
                            <w:r>
                              <w:rPr>
                                <w:rFonts w:cs="Times New Roman"/>
                                <w:b/>
                                <w:bCs/>
                                <w:sz w:val="28"/>
                                <w:szCs w:val="28"/>
                              </w:rPr>
                              <w:t>Đ</w:t>
                            </w:r>
                            <w:r w:rsidR="00FE0DF5">
                              <w:rPr>
                                <w:rFonts w:cs="Times New Roman"/>
                                <w:b/>
                                <w:bCs/>
                                <w:sz w:val="28"/>
                                <w:szCs w:val="28"/>
                              </w:rPr>
                              <w:t>o</w:t>
                            </w:r>
                            <w:r>
                              <w:rPr>
                                <w:rFonts w:cs="Times New Roman"/>
                                <w:b/>
                                <w:bCs/>
                                <w:sz w:val="28"/>
                                <w:szCs w:val="28"/>
                              </w:rPr>
                              <w:t xml:space="preserve"> Nh</w:t>
                            </w:r>
                            <w:r w:rsidR="00FE0DF5">
                              <w:rPr>
                                <w:rFonts w:cs="Times New Roman"/>
                                <w:b/>
                                <w:bCs/>
                                <w:sz w:val="28"/>
                                <w:szCs w:val="28"/>
                              </w:rPr>
                              <w:t>u</w:t>
                            </w:r>
                            <w:r>
                              <w:rPr>
                                <w:rFonts w:cs="Times New Roman"/>
                                <w:b/>
                                <w:bCs/>
                                <w:sz w:val="28"/>
                                <w:szCs w:val="28"/>
                              </w:rPr>
                              <w:t xml:space="preserve"> T</w:t>
                            </w:r>
                            <w:r w:rsidR="00FE0DF5">
                              <w:rPr>
                                <w:rFonts w:cs="Times New Roman"/>
                                <w:b/>
                                <w:bCs/>
                                <w:sz w:val="28"/>
                                <w:szCs w:val="28"/>
                              </w:rPr>
                              <w:t>a</w:t>
                            </w:r>
                            <w:r>
                              <w:rPr>
                                <w:rFonts w:cs="Times New Roman"/>
                                <w:b/>
                                <w:bCs/>
                                <w:sz w:val="28"/>
                                <w:szCs w:val="28"/>
                              </w:rPr>
                              <w:t>i</w:t>
                            </w:r>
                          </w:p>
                          <w:p w14:paraId="4C0DADD9" w14:textId="77777777" w:rsidR="001F0277" w:rsidRDefault="001F0277" w:rsidP="00CC338A">
                            <w:pPr>
                              <w:jc w:val="center"/>
                              <w:rPr>
                                <w:rFonts w:cs="Times New Roman"/>
                                <w:b/>
                                <w:bCs/>
                                <w:sz w:val="28"/>
                                <w:szCs w:val="28"/>
                              </w:rPr>
                            </w:pPr>
                            <w:r w:rsidRPr="001F0277">
                              <w:rPr>
                                <w:rFonts w:cs="Times New Roman"/>
                                <w:b/>
                                <w:bCs/>
                                <w:sz w:val="28"/>
                                <w:szCs w:val="28"/>
                              </w:rPr>
                              <w:t>Students:</w:t>
                            </w:r>
                          </w:p>
                          <w:p w14:paraId="76A5F1D3" w14:textId="015B5469" w:rsidR="00CC338A" w:rsidRPr="00CC338A" w:rsidRDefault="001C64F4" w:rsidP="00CC338A">
                            <w:pPr>
                              <w:jc w:val="center"/>
                              <w:rPr>
                                <w:b/>
                                <w:bCs/>
                                <w:sz w:val="28"/>
                                <w:szCs w:val="28"/>
                              </w:rPr>
                            </w:pPr>
                            <w:r w:rsidRPr="00CC338A">
                              <w:rPr>
                                <w:b/>
                                <w:bCs/>
                                <w:sz w:val="28"/>
                                <w:szCs w:val="28"/>
                              </w:rPr>
                              <w:t>Ph</w:t>
                            </w:r>
                            <w:r w:rsidR="00FE0DF5">
                              <w:rPr>
                                <w:b/>
                                <w:bCs/>
                                <w:sz w:val="28"/>
                                <w:szCs w:val="28"/>
                              </w:rPr>
                              <w:t>a</w:t>
                            </w:r>
                            <w:r w:rsidRPr="00CC338A">
                              <w:rPr>
                                <w:b/>
                                <w:bCs/>
                                <w:sz w:val="28"/>
                                <w:szCs w:val="28"/>
                              </w:rPr>
                              <w:t xml:space="preserve">m Thanh </w:t>
                            </w:r>
                            <w:r w:rsidR="00CC338A" w:rsidRPr="00CC338A">
                              <w:rPr>
                                <w:b/>
                                <w:bCs/>
                                <w:sz w:val="28"/>
                                <w:szCs w:val="28"/>
                              </w:rPr>
                              <w:t>Phong – 3122411151</w:t>
                            </w:r>
                          </w:p>
                          <w:p w14:paraId="573B21F7" w14:textId="1F2EA5BA" w:rsidR="006E2F3E" w:rsidRDefault="00CC338A" w:rsidP="00CC338A">
                            <w:pPr>
                              <w:jc w:val="center"/>
                            </w:pPr>
                            <w:r w:rsidRPr="00CC338A">
                              <w:rPr>
                                <w:b/>
                                <w:bCs/>
                                <w:sz w:val="28"/>
                                <w:szCs w:val="28"/>
                              </w:rPr>
                              <w:t>Tr</w:t>
                            </w:r>
                            <w:r w:rsidR="00FE0DF5">
                              <w:rPr>
                                <w:b/>
                                <w:bCs/>
                                <w:sz w:val="28"/>
                                <w:szCs w:val="28"/>
                              </w:rPr>
                              <w:t>a</w:t>
                            </w:r>
                            <w:r w:rsidRPr="00CC338A">
                              <w:rPr>
                                <w:b/>
                                <w:bCs/>
                                <w:sz w:val="28"/>
                                <w:szCs w:val="28"/>
                              </w:rPr>
                              <w:t>n H</w:t>
                            </w:r>
                            <w:r w:rsidR="00FE0DF5">
                              <w:rPr>
                                <w:b/>
                                <w:bCs/>
                                <w:sz w:val="28"/>
                                <w:szCs w:val="28"/>
                              </w:rPr>
                              <w:t>u</w:t>
                            </w:r>
                            <w:r w:rsidRPr="00CC338A">
                              <w:rPr>
                                <w:b/>
                                <w:bCs/>
                                <w:sz w:val="28"/>
                                <w:szCs w:val="28"/>
                              </w:rPr>
                              <w:t>u Nam - 3122411131</w:t>
                            </w:r>
                          </w:p>
                        </w:txbxContent>
                      </wps:txbx>
                      <wps:bodyPr rot="0" vert="horz" wrap="square" lIns="0" tIns="0" rIns="0" bIns="0" anchor="t" anchorCtr="0">
                        <a:spAutoFit/>
                      </wps:bodyPr>
                    </wps:wsp>
                  </a:graphicData>
                </a:graphic>
              </wp:anchor>
            </w:drawing>
          </mc:Choice>
          <mc:Fallback>
            <w:pict>
              <v:shape w14:anchorId="21AC156F" id="_x0000_s1027" type="#_x0000_t202" style="position:absolute;left:0;text-align:left;margin-left:1.05pt;margin-top:404.8pt;width:492pt;height:110.6pt;z-index:251658251;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" stroked="f">
                <v:textbox style="mso-fit-shape-to-text:t" inset="0,0,0,0">
                  <w:txbxContent>
                    <w:p w14:paraId="0A845D54" w14:textId="4303A0B2" w:rsidR="001F0277" w:rsidRDefault="001F0277" w:rsidP="00CC338A">
                      <w:pPr>
                        <w:jc w:val="center"/>
                        <w:rPr>
                          <w:rFonts w:cs="Times New Roman"/>
                          <w:b/>
                          <w:bCs/>
                          <w:sz w:val="28"/>
                          <w:szCs w:val="28"/>
                        </w:rPr>
                      </w:pPr>
                      <w:r w:rsidRPr="001F0277">
                        <w:rPr>
                          <w:rFonts w:cs="Times New Roman"/>
                          <w:b/>
                          <w:bCs/>
                          <w:sz w:val="28"/>
                          <w:szCs w:val="28"/>
                        </w:rPr>
                        <w:t xml:space="preserve">Instructor: </w:t>
                      </w:r>
                      <w:r>
                        <w:rPr>
                          <w:rFonts w:cs="Times New Roman"/>
                          <w:b/>
                          <w:bCs/>
                          <w:sz w:val="28"/>
                          <w:szCs w:val="28"/>
                        </w:rPr>
                        <w:t>Đ</w:t>
                      </w:r>
                      <w:r w:rsidR="00FE0DF5">
                        <w:rPr>
                          <w:rFonts w:cs="Times New Roman"/>
                          <w:b/>
                          <w:bCs/>
                          <w:sz w:val="28"/>
                          <w:szCs w:val="28"/>
                        </w:rPr>
                        <w:t>o</w:t>
                      </w:r>
                      <w:r>
                        <w:rPr>
                          <w:rFonts w:cs="Times New Roman"/>
                          <w:b/>
                          <w:bCs/>
                          <w:sz w:val="28"/>
                          <w:szCs w:val="28"/>
                        </w:rPr>
                        <w:t xml:space="preserve"> Nh</w:t>
                      </w:r>
                      <w:r w:rsidR="00FE0DF5">
                        <w:rPr>
                          <w:rFonts w:cs="Times New Roman"/>
                          <w:b/>
                          <w:bCs/>
                          <w:sz w:val="28"/>
                          <w:szCs w:val="28"/>
                        </w:rPr>
                        <w:t>u</w:t>
                      </w:r>
                      <w:r>
                        <w:rPr>
                          <w:rFonts w:cs="Times New Roman"/>
                          <w:b/>
                          <w:bCs/>
                          <w:sz w:val="28"/>
                          <w:szCs w:val="28"/>
                        </w:rPr>
                        <w:t xml:space="preserve"> T</w:t>
                      </w:r>
                      <w:r w:rsidR="00FE0DF5">
                        <w:rPr>
                          <w:rFonts w:cs="Times New Roman"/>
                          <w:b/>
                          <w:bCs/>
                          <w:sz w:val="28"/>
                          <w:szCs w:val="28"/>
                        </w:rPr>
                        <w:t>a</w:t>
                      </w:r>
                      <w:r>
                        <w:rPr>
                          <w:rFonts w:cs="Times New Roman"/>
                          <w:b/>
                          <w:bCs/>
                          <w:sz w:val="28"/>
                          <w:szCs w:val="28"/>
                        </w:rPr>
                        <w:t>i</w:t>
                      </w:r>
                    </w:p>
                    <w:p w14:paraId="4C0DADD9" w14:textId="77777777" w:rsidR="001F0277" w:rsidRDefault="001F0277" w:rsidP="00CC338A">
                      <w:pPr>
                        <w:jc w:val="center"/>
                        <w:rPr>
                          <w:rFonts w:cs="Times New Roman"/>
                          <w:b/>
                          <w:bCs/>
                          <w:sz w:val="28"/>
                          <w:szCs w:val="28"/>
                        </w:rPr>
                      </w:pPr>
                      <w:r w:rsidRPr="001F0277">
                        <w:rPr>
                          <w:rFonts w:cs="Times New Roman"/>
                          <w:b/>
                          <w:bCs/>
                          <w:sz w:val="28"/>
                          <w:szCs w:val="28"/>
                        </w:rPr>
                        <w:t>Students:</w:t>
                      </w:r>
                    </w:p>
                    <w:p w14:paraId="76A5F1D3" w14:textId="015B5469" w:rsidR="00CC338A" w:rsidRPr="00CC338A" w:rsidRDefault="001C64F4" w:rsidP="00CC338A">
                      <w:pPr>
                        <w:jc w:val="center"/>
                        <w:rPr>
                          <w:b/>
                          <w:bCs/>
                          <w:sz w:val="28"/>
                          <w:szCs w:val="28"/>
                        </w:rPr>
                      </w:pPr>
                      <w:r w:rsidRPr="00CC338A">
                        <w:rPr>
                          <w:b/>
                          <w:bCs/>
                          <w:sz w:val="28"/>
                          <w:szCs w:val="28"/>
                        </w:rPr>
                        <w:t>Ph</w:t>
                      </w:r>
                      <w:r w:rsidR="00FE0DF5">
                        <w:rPr>
                          <w:b/>
                          <w:bCs/>
                          <w:sz w:val="28"/>
                          <w:szCs w:val="28"/>
                        </w:rPr>
                        <w:t>a</w:t>
                      </w:r>
                      <w:r w:rsidRPr="00CC338A">
                        <w:rPr>
                          <w:b/>
                          <w:bCs/>
                          <w:sz w:val="28"/>
                          <w:szCs w:val="28"/>
                        </w:rPr>
                        <w:t xml:space="preserve">m Thanh </w:t>
                      </w:r>
                      <w:r w:rsidR="00CC338A" w:rsidRPr="00CC338A">
                        <w:rPr>
                          <w:b/>
                          <w:bCs/>
                          <w:sz w:val="28"/>
                          <w:szCs w:val="28"/>
                        </w:rPr>
                        <w:t>Phong – 3122411151</w:t>
                      </w:r>
                    </w:p>
                    <w:p w14:paraId="573B21F7" w14:textId="1F2EA5BA" w:rsidR="006E2F3E" w:rsidRDefault="00CC338A" w:rsidP="00CC338A">
                      <w:pPr>
                        <w:jc w:val="center"/>
                      </w:pPr>
                      <w:r w:rsidRPr="00CC338A">
                        <w:rPr>
                          <w:b/>
                          <w:bCs/>
                          <w:sz w:val="28"/>
                          <w:szCs w:val="28"/>
                        </w:rPr>
                        <w:t>Tr</w:t>
                      </w:r>
                      <w:r w:rsidR="00FE0DF5">
                        <w:rPr>
                          <w:b/>
                          <w:bCs/>
                          <w:sz w:val="28"/>
                          <w:szCs w:val="28"/>
                        </w:rPr>
                        <w:t>a</w:t>
                      </w:r>
                      <w:r w:rsidRPr="00CC338A">
                        <w:rPr>
                          <w:b/>
                          <w:bCs/>
                          <w:sz w:val="28"/>
                          <w:szCs w:val="28"/>
                        </w:rPr>
                        <w:t>n H</w:t>
                      </w:r>
                      <w:r w:rsidR="00FE0DF5">
                        <w:rPr>
                          <w:b/>
                          <w:bCs/>
                          <w:sz w:val="28"/>
                          <w:szCs w:val="28"/>
                        </w:rPr>
                        <w:t>u</w:t>
                      </w:r>
                      <w:r w:rsidRPr="00CC338A">
                        <w:rPr>
                          <w:b/>
                          <w:bCs/>
                          <w:sz w:val="28"/>
                          <w:szCs w:val="28"/>
                        </w:rPr>
                        <w:t>u Nam - 3122411131</w:t>
                      </w:r>
                    </w:p>
                  </w:txbxContent>
                </v:textbox>
                <w10:wrap type="square" anchorx="margin" anchory="margin"/>
              </v:shape>
            </w:pict>
          </mc:Fallback>
        </mc:AlternateContent>
      </w:r>
      <w:r w:rsidR="00126A4B">
        <w:rPr>
          <w:noProof/>
        </w:rPr>
        <mc:AlternateContent>
          <mc:Choice Requires="wps">
            <w:drawing>
              <wp:anchor distT="0" distB="0" distL="114300" distR="114300" simplePos="0" relativeHeight="251658250" behindDoc="0" locked="0" layoutInCell="1" allowOverlap="1" wp14:anchorId="6FF5303F" wp14:editId="01A883D4">
                <wp:simplePos x="0" y="0"/>
                <wp:positionH relativeFrom="margin">
                  <wp:posOffset>575945</wp:posOffset>
                </wp:positionH>
                <wp:positionV relativeFrom="margin">
                  <wp:posOffset>4627576</wp:posOffset>
                </wp:positionV>
                <wp:extent cx="4815840" cy="253365"/>
                <wp:effectExtent l="0" t="0" r="3810" b="0"/>
                <wp:wrapSquare wrapText="bothSides"/>
                <wp:docPr id="1964011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5840" cy="253365"/>
                        </a:xfrm>
                        <a:prstGeom prst="rect">
                          <a:avLst/>
                        </a:prstGeom>
                        <a:solidFill>
                          <a:srgbClr val="FFFFFF"/>
                        </a:solidFill>
                        <a:ln w="9525">
                          <a:noFill/>
                          <a:miter lim="800000"/>
                          <a:headEnd/>
                          <a:tailEnd/>
                        </a:ln>
                      </wps:spPr>
                      <wps:txbx>
                        <w:txbxContent>
                          <w:p w14:paraId="72B2D849" w14:textId="3F9F345F" w:rsidR="000A055B" w:rsidRPr="00FD10EC" w:rsidRDefault="00126A4B" w:rsidP="00FD10EC">
                            <w:pPr>
                              <w:ind w:left="360"/>
                              <w:jc w:val="center"/>
                              <w:rPr>
                                <w:rFonts w:cs="Times New Roman"/>
                                <w:sz w:val="28"/>
                                <w:szCs w:val="28"/>
                              </w:rPr>
                            </w:pPr>
                            <w:r w:rsidRPr="00126A4B">
                              <w:rPr>
                                <w:rFonts w:cs="Times New Roman"/>
                                <w:b/>
                                <w:bCs/>
                                <w:sz w:val="28"/>
                                <w:szCs w:val="28"/>
                              </w:rPr>
                              <w:t>Topic: Clothing Sales Website</w:t>
                            </w:r>
                          </w:p>
                        </w:txbxContent>
                      </wps:txbx>
                      <wps:bodyPr rot="0" vert="horz" wrap="square" lIns="0" tIns="0" rIns="0" bIns="0" anchor="t" anchorCtr="0">
                        <a:spAutoFit/>
                      </wps:bodyPr>
                    </wps:wsp>
                  </a:graphicData>
                </a:graphic>
              </wp:anchor>
            </w:drawing>
          </mc:Choice>
          <mc:Fallback>
            <w:pict>
              <v:shape w14:anchorId="6FF5303F" id="_x0000_s1028" type="#_x0000_t202" style="position:absolute;left:0;text-align:left;margin-left:45.35pt;margin-top:364.4pt;width:379.2pt;height:19.95pt;z-index:25165825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" stroked="f">
                <v:textbox style="mso-fit-shape-to-text:t" inset="0,0,0,0">
                  <w:txbxContent>
                    <w:p w14:paraId="72B2D849" w14:textId="3F9F345F" w:rsidR="000A055B" w:rsidRPr="00FD10EC" w:rsidRDefault="00126A4B" w:rsidP="00FD10EC">
                      <w:pPr>
                        <w:ind w:left="360"/>
                        <w:jc w:val="center"/>
                        <w:rPr>
                          <w:rFonts w:cs="Times New Roman"/>
                          <w:sz w:val="28"/>
                          <w:szCs w:val="28"/>
                        </w:rPr>
                      </w:pPr>
                      <w:r w:rsidRPr="00126A4B">
                        <w:rPr>
                          <w:rFonts w:cs="Times New Roman"/>
                          <w:b/>
                          <w:bCs/>
                          <w:sz w:val="28"/>
                          <w:szCs w:val="28"/>
                        </w:rPr>
                        <w:t>Topic: Clothing Sales Website</w:t>
                      </w:r>
                    </w:p>
                  </w:txbxContent>
                </v:textbox>
                <w10:wrap type="square" anchorx="margin" anchory="margin"/>
              </v:shape>
            </w:pict>
          </mc:Fallback>
        </mc:AlternateContent>
      </w:r>
      <w:r w:rsidR="00126A4B" w:rsidRPr="00BE2790">
        <w:rPr>
          <w:rFonts w:cs="Times New Roman"/>
          <w:noProof/>
          <w:szCs w:val="26"/>
        </w:rPr>
        <mc:AlternateContent>
          <mc:Choice Requires="wps">
            <w:drawing>
              <wp:anchor distT="45720" distB="45720" distL="114300" distR="114300" simplePos="0" relativeHeight="251658243" behindDoc="0" locked="0" layoutInCell="1" allowOverlap="1" wp14:anchorId="5ECE08E7" wp14:editId="5423F364">
                <wp:simplePos x="0" y="0"/>
                <wp:positionH relativeFrom="column">
                  <wp:posOffset>3147</wp:posOffset>
                </wp:positionH>
                <wp:positionV relativeFrom="margin">
                  <wp:posOffset>2966251</wp:posOffset>
                </wp:positionV>
                <wp:extent cx="6248400" cy="1404620"/>
                <wp:effectExtent l="0" t="0" r="3175" b="5080"/>
                <wp:wrapSquare wrapText="bothSides"/>
                <wp:docPr id="126428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404620"/>
                        </a:xfrm>
                        <a:prstGeom prst="rect">
                          <a:avLst/>
                        </a:prstGeom>
                        <a:solidFill>
                          <a:srgbClr val="FFFFFF"/>
                        </a:solidFill>
                        <a:ln w="9525">
                          <a:noFill/>
                          <a:miter lim="800000"/>
                          <a:headEnd/>
                          <a:tailEnd/>
                        </a:ln>
                      </wps:spPr>
                      <wps:txbx>
                        <w:txbxContent>
                          <w:p w14:paraId="6BE6D15F" w14:textId="77777777" w:rsidR="00D01FED" w:rsidRPr="00D01FED" w:rsidRDefault="00D01FED" w:rsidP="00D01FED">
                            <w:pPr>
                              <w:ind w:left="360"/>
                              <w:jc w:val="center"/>
                              <w:rPr>
                                <w:rFonts w:cs="Times New Roman"/>
                                <w:b/>
                                <w:bCs/>
                                <w:sz w:val="52"/>
                                <w:szCs w:val="52"/>
                              </w:rPr>
                            </w:pPr>
                            <w:r w:rsidRPr="00D01FED">
                              <w:rPr>
                                <w:rFonts w:cs="Times New Roman"/>
                                <w:b/>
                                <w:bCs/>
                                <w:sz w:val="52"/>
                                <w:szCs w:val="52"/>
                              </w:rPr>
                              <w:t>PROJECT</w:t>
                            </w:r>
                          </w:p>
                          <w:p w14:paraId="7DC0FEA9" w14:textId="77777777" w:rsidR="00D01FED" w:rsidRDefault="00D01FED" w:rsidP="000A055B">
                            <w:pPr>
                              <w:ind w:left="360"/>
                              <w:jc w:val="center"/>
                              <w:rPr>
                                <w:rFonts w:cs="Times New Roman"/>
                                <w:b/>
                                <w:bCs/>
                                <w:sz w:val="52"/>
                                <w:szCs w:val="52"/>
                              </w:rPr>
                            </w:pPr>
                            <w:r w:rsidRPr="00D01FED">
                              <w:rPr>
                                <w:rFonts w:cs="Times New Roman"/>
                                <w:b/>
                                <w:bCs/>
                                <w:sz w:val="52"/>
                                <w:szCs w:val="52"/>
                              </w:rPr>
                              <w:t xml:space="preserve">SOFTWARE TESTING </w:t>
                            </w:r>
                          </w:p>
                          <w:p w14:paraId="49B1DD90" w14:textId="76326607" w:rsidR="00BA2F69" w:rsidRPr="00FD30F0" w:rsidRDefault="00D01FED" w:rsidP="007111BF">
                            <w:pPr>
                              <w:pStyle w:val="CoverTitle16pt"/>
                            </w:pPr>
                            <w:r w:rsidRPr="00D01FED">
                              <w:rPr>
                                <w:sz w:val="28"/>
                                <w:szCs w:val="28"/>
                              </w:rPr>
                              <w:t>(</w:t>
                            </w:r>
                            <w:r>
                              <w:rPr>
                                <w:sz w:val="28"/>
                                <w:szCs w:val="28"/>
                              </w:rPr>
                              <w:t>1</w:t>
                            </w:r>
                            <w:r w:rsidRPr="00D01FED">
                              <w:rPr>
                                <w:sz w:val="28"/>
                                <w:szCs w:val="28"/>
                                <w:vertAlign w:val="superscript"/>
                              </w:rPr>
                              <w:t>st</w:t>
                            </w:r>
                            <w:r>
                              <w:rPr>
                                <w:sz w:val="28"/>
                                <w:szCs w:val="28"/>
                              </w:rPr>
                              <w:t xml:space="preserve"> semester</w:t>
                            </w:r>
                            <w:r w:rsidR="000A055B" w:rsidRPr="00D01FED">
                              <w:rPr>
                                <w:sz w:val="28"/>
                                <w:szCs w:val="28"/>
                              </w:rPr>
                              <w:t xml:space="preserve"> / 2025-2026)</w:t>
                            </w: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5ECE08E7" id="_x0000_s1029" type="#_x0000_t202" style="position:absolute;left:0;text-align:left;margin-left:.25pt;margin-top:233.55pt;width:492pt;height:110.6pt;z-index:251658243;visibility:visible;mso-wrap-style:square;mso-width-percent:1000;mso-height-percent:200;mso-wrap-distance-left:9pt;mso-wrap-distance-top:3.6pt;mso-wrap-distance-right:9pt;mso-wrap-distance-bottom:3.6pt;mso-position-horizontal:absolute;mso-position-horizontal-relative:text;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" stroked="f">
                <v:textbox style="mso-fit-shape-to-text:t" inset="0,0,0,0">
                  <w:txbxContent>
                    <w:p w14:paraId="6BE6D15F" w14:textId="77777777" w:rsidR="00D01FED" w:rsidRPr="00D01FED" w:rsidRDefault="00D01FED" w:rsidP="00D01FED">
                      <w:pPr>
                        <w:ind w:left="360"/>
                        <w:jc w:val="center"/>
                        <w:rPr>
                          <w:rFonts w:cs="Times New Roman"/>
                          <w:b/>
                          <w:bCs/>
                          <w:sz w:val="52"/>
                          <w:szCs w:val="52"/>
                        </w:rPr>
                      </w:pPr>
                      <w:r w:rsidRPr="00D01FED">
                        <w:rPr>
                          <w:rFonts w:cs="Times New Roman"/>
                          <w:b/>
                          <w:bCs/>
                          <w:sz w:val="52"/>
                          <w:szCs w:val="52"/>
                        </w:rPr>
                        <w:t>PROJECT</w:t>
                      </w:r>
                    </w:p>
                    <w:p w14:paraId="7DC0FEA9" w14:textId="77777777" w:rsidR="00D01FED" w:rsidRDefault="00D01FED" w:rsidP="000A055B">
                      <w:pPr>
                        <w:ind w:left="360"/>
                        <w:jc w:val="center"/>
                        <w:rPr>
                          <w:rFonts w:cs="Times New Roman"/>
                          <w:b/>
                          <w:bCs/>
                          <w:sz w:val="52"/>
                          <w:szCs w:val="52"/>
                        </w:rPr>
                      </w:pPr>
                      <w:r w:rsidRPr="00D01FED">
                        <w:rPr>
                          <w:rFonts w:cs="Times New Roman"/>
                          <w:b/>
                          <w:bCs/>
                          <w:sz w:val="52"/>
                          <w:szCs w:val="52"/>
                        </w:rPr>
                        <w:t xml:space="preserve">SOFTWARE TESTING </w:t>
                      </w:r>
                    </w:p>
                    <w:p w14:paraId="49B1DD90" w14:textId="76326607" w:rsidR="00BA2F69" w:rsidRPr="00FD30F0" w:rsidRDefault="00D01FED" w:rsidP="007111BF">
                      <w:pPr>
                        <w:pStyle w:val="CoverTitle16pt"/>
                      </w:pPr>
                      <w:r w:rsidRPr="00D01FED">
                        <w:rPr>
                          <w:sz w:val="28"/>
                          <w:szCs w:val="28"/>
                        </w:rPr>
                        <w:t>(</w:t>
                      </w:r>
                      <w:r>
                        <w:rPr>
                          <w:sz w:val="28"/>
                          <w:szCs w:val="28"/>
                        </w:rPr>
                        <w:t>1</w:t>
                      </w:r>
                      <w:r w:rsidRPr="00D01FED">
                        <w:rPr>
                          <w:sz w:val="28"/>
                          <w:szCs w:val="28"/>
                          <w:vertAlign w:val="superscript"/>
                        </w:rPr>
                        <w:t>st</w:t>
                      </w:r>
                      <w:r>
                        <w:rPr>
                          <w:sz w:val="28"/>
                          <w:szCs w:val="28"/>
                        </w:rPr>
                        <w:t xml:space="preserve"> semester</w:t>
                      </w:r>
                      <w:r w:rsidR="000A055B" w:rsidRPr="00D01FED">
                        <w:rPr>
                          <w:sz w:val="28"/>
                          <w:szCs w:val="28"/>
                        </w:rPr>
                        <w:t xml:space="preserve"> / 2025-2026)</w:t>
                      </w:r>
                    </w:p>
                  </w:txbxContent>
                </v:textbox>
                <w10:wrap type="square" anchory="margin"/>
              </v:shape>
            </w:pict>
          </mc:Fallback>
        </mc:AlternateContent>
      </w:r>
      <w:r w:rsidR="003B1E38" w:rsidRPr="00BE2790">
        <w:rPr>
          <w:rFonts w:cs="Times New Roman"/>
          <w:noProof/>
          <w:szCs w:val="26"/>
        </w:rPr>
        <mc:AlternateContent>
          <mc:Choice Requires="wps">
            <w:drawing>
              <wp:anchor distT="45720" distB="45720" distL="114300" distR="114300" simplePos="0" relativeHeight="251658241" behindDoc="0" locked="0" layoutInCell="1" allowOverlap="1" wp14:anchorId="45917BAA" wp14:editId="398D0C68">
                <wp:simplePos x="0" y="0"/>
                <wp:positionH relativeFrom="column">
                  <wp:posOffset>110490</wp:posOffset>
                </wp:positionH>
                <wp:positionV relativeFrom="margin">
                  <wp:posOffset>481330</wp:posOffset>
                </wp:positionV>
                <wp:extent cx="6248400" cy="424815"/>
                <wp:effectExtent l="0" t="0" r="3175" b="0"/>
                <wp:wrapSquare wrapText="bothSides"/>
                <wp:docPr id="2009066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424815"/>
                        </a:xfrm>
                        <a:prstGeom prst="rect">
                          <a:avLst/>
                        </a:prstGeom>
                        <a:solidFill>
                          <a:srgbClr val="FFFFFF"/>
                        </a:solidFill>
                        <a:ln w="9525">
                          <a:noFill/>
                          <a:miter lim="800000"/>
                          <a:headEnd/>
                          <a:tailEnd/>
                        </a:ln>
                      </wps:spPr>
                      <wps:txbx>
                        <w:txbxContent>
                          <w:p w14:paraId="4223F29A" w14:textId="77777777" w:rsidR="003B1E38" w:rsidRPr="003B1E38" w:rsidRDefault="003B1E38" w:rsidP="003B1E38">
                            <w:pPr>
                              <w:pStyle w:val="CoverTitle16pt"/>
                            </w:pPr>
                            <w:r w:rsidRPr="003B1E38">
                              <w:t>FACULTY OF INFORMATION TECHNOLOGY</w:t>
                            </w:r>
                          </w:p>
                          <w:p w14:paraId="1292D361" w14:textId="77777777" w:rsidR="00D67C6C" w:rsidRPr="00FD30F0" w:rsidRDefault="00D67C6C" w:rsidP="00D67C6C">
                            <w:pPr>
                              <w:pStyle w:val="CoverTitle16pt"/>
                            </w:pPr>
                          </w:p>
                        </w:txbxContent>
                      </wps:txbx>
                      <wps:bodyPr rot="0" vert="horz" wrap="square" lIns="0" tIns="0" rIns="0" bIns="0" anchor="t" anchorCtr="0">
                        <a:noAutofit/>
                      </wps:bodyPr>
                    </wps:wsp>
                  </a:graphicData>
                </a:graphic>
                <wp14:sizeRelH relativeFrom="margin">
                  <wp14:pctWidth>100000</wp14:pctWidth>
                </wp14:sizeRelH>
                <wp14:sizeRelV relativeFrom="margin">
                  <wp14:pctHeight>0</wp14:pctHeight>
                </wp14:sizeRelV>
              </wp:anchor>
            </w:drawing>
          </mc:Choice>
          <mc:Fallback>
            <w:pict>
              <v:shape w14:anchorId="45917BAA" id="_x0000_s1030" type="#_x0000_t202" style="position:absolute;left:0;text-align:left;margin-left:8.7pt;margin-top:37.9pt;width:492pt;height:33.45pt;z-index:251658241;visibility:visible;mso-wrap-style:square;mso-width-percent:1000;mso-height-percent:0;mso-wrap-distance-left:9pt;mso-wrap-distance-top:3.6pt;mso-wrap-distance-right:9pt;mso-wrap-distance-bottom:3.6pt;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" stroked="f">
                <v:textbox inset="0,0,0,0">
                  <w:txbxContent>
                    <w:p w14:paraId="4223F29A" w14:textId="77777777" w:rsidR="003B1E38" w:rsidRPr="003B1E38" w:rsidRDefault="003B1E38" w:rsidP="003B1E38">
                      <w:pPr>
                        <w:pStyle w:val="CoverTitle16pt"/>
                      </w:pPr>
                      <w:r w:rsidRPr="003B1E38">
                        <w:t>FACULTY OF INFORMATION TECHNOLOGY</w:t>
                      </w:r>
                    </w:p>
                    <w:p w14:paraId="1292D361" w14:textId="77777777" w:rsidR="00D67C6C" w:rsidRPr="00FD30F0" w:rsidRDefault="00D67C6C" w:rsidP="00D67C6C">
                      <w:pPr>
                        <w:pStyle w:val="CoverTitle16pt"/>
                      </w:pPr>
                    </w:p>
                  </w:txbxContent>
                </v:textbox>
                <w10:wrap type="square" anchory="margin"/>
              </v:shape>
            </w:pict>
          </mc:Fallback>
        </mc:AlternateContent>
      </w:r>
      <w:r w:rsidR="00E056CA" w:rsidRPr="00BE2790">
        <w:rPr>
          <w:rFonts w:cs="Times New Roman"/>
          <w:noProof/>
          <w:szCs w:val="26"/>
        </w:rPr>
        <mc:AlternateContent>
          <mc:Choice Requires="wps">
            <w:drawing>
              <wp:anchor distT="45720" distB="45720" distL="114300" distR="114300" simplePos="0" relativeHeight="251658249" behindDoc="0" locked="0" layoutInCell="1" allowOverlap="1" wp14:anchorId="309BC29D" wp14:editId="50B16DC9">
                <wp:simplePos x="0" y="0"/>
                <wp:positionH relativeFrom="column">
                  <wp:posOffset>159932</wp:posOffset>
                </wp:positionH>
                <wp:positionV relativeFrom="margin">
                  <wp:posOffset>4717151</wp:posOffset>
                </wp:positionV>
                <wp:extent cx="6248400" cy="1404620"/>
                <wp:effectExtent l="0" t="0" r="3175" b="5080"/>
                <wp:wrapSquare wrapText="bothSides"/>
                <wp:docPr id="1566479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404620"/>
                        </a:xfrm>
                        <a:prstGeom prst="rect">
                          <a:avLst/>
                        </a:prstGeom>
                        <a:solidFill>
                          <a:srgbClr val="FFFFFF"/>
                        </a:solidFill>
                        <a:ln w="9525">
                          <a:noFill/>
                          <a:miter lim="800000"/>
                          <a:headEnd/>
                          <a:tailEnd/>
                        </a:ln>
                      </wps:spPr>
                      <wps:txbx>
                        <w:txbxContent>
                          <w:p w14:paraId="7AB5E9CA" w14:textId="678AECE0" w:rsidR="00E056CA" w:rsidRPr="00FD30F0" w:rsidRDefault="00E056CA" w:rsidP="00E056CA">
                            <w:pPr>
                              <w:pStyle w:val="CoverTitle16pt"/>
                            </w:pP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309BC29D" id="_x0000_s1031" type="#_x0000_t202" style="position:absolute;left:0;text-align:left;margin-left:12.6pt;margin-top:371.45pt;width:492pt;height:110.6pt;z-index:251658249;visibility:visible;mso-wrap-style:square;mso-width-percent:1000;mso-height-percent:200;mso-wrap-distance-left:9pt;mso-wrap-distance-top:3.6pt;mso-wrap-distance-right:9pt;mso-wrap-distance-bottom:3.6pt;mso-position-horizontal:absolute;mso-position-horizontal-relative:text;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" stroked="f">
                <v:textbox style="mso-fit-shape-to-text:t" inset="0,0,0,0">
                  <w:txbxContent>
                    <w:p w14:paraId="7AB5E9CA" w14:textId="678AECE0" w:rsidR="00E056CA" w:rsidRPr="00FD30F0" w:rsidRDefault="00E056CA" w:rsidP="00E056CA">
                      <w:pPr>
                        <w:pStyle w:val="CoverTitle16pt"/>
                      </w:pPr>
                    </w:p>
                  </w:txbxContent>
                </v:textbox>
                <w10:wrap type="square" anchory="margin"/>
              </v:shape>
            </w:pict>
          </mc:Fallback>
        </mc:AlternateContent>
      </w:r>
      <w:r w:rsidR="00CC338A" w:rsidRPr="00BE2790">
        <w:rPr>
          <w:noProof/>
          <w:szCs w:val="26"/>
        </w:rPr>
        <w:drawing>
          <wp:anchor distT="0" distB="0" distL="114300" distR="114300" simplePos="0" relativeHeight="251658242" behindDoc="0" locked="0" layoutInCell="1" allowOverlap="0" wp14:anchorId="2C709D65" wp14:editId="660200E8">
            <wp:simplePos x="0" y="0"/>
            <wp:positionH relativeFrom="margin">
              <wp:posOffset>2199005</wp:posOffset>
            </wp:positionH>
            <wp:positionV relativeFrom="margin">
              <wp:posOffset>1203960</wp:posOffset>
            </wp:positionV>
            <wp:extent cx="1540800" cy="1540800"/>
            <wp:effectExtent l="0" t="0" r="2540" b="2540"/>
            <wp:wrapTopAndBottom/>
            <wp:docPr id="1221426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26987" name="Picture 12214269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40800" cy="1540800"/>
                    </a:xfrm>
                    <a:prstGeom prst="rect">
                      <a:avLst/>
                    </a:prstGeom>
                  </pic:spPr>
                </pic:pic>
              </a:graphicData>
            </a:graphic>
            <wp14:sizeRelH relativeFrom="margin">
              <wp14:pctWidth>0</wp14:pctWidth>
            </wp14:sizeRelH>
            <wp14:sizeRelV relativeFrom="margin">
              <wp14:pctHeight>0</wp14:pctHeight>
            </wp14:sizeRelV>
          </wp:anchor>
        </w:drawing>
      </w:r>
      <w:r w:rsidR="00D67C6C" w:rsidRPr="00BE2790">
        <w:rPr>
          <w:rFonts w:cs="Times New Roman"/>
          <w:noProof/>
          <w:szCs w:val="26"/>
        </w:rPr>
        <mc:AlternateContent>
          <mc:Choice Requires="wps">
            <w:drawing>
              <wp:anchor distT="45720" distB="45720" distL="114300" distR="114300" simplePos="0" relativeHeight="251658240" behindDoc="0" locked="0" layoutInCell="1" allowOverlap="1" wp14:anchorId="176CE446" wp14:editId="2A820F2D">
                <wp:simplePos x="0" y="0"/>
                <wp:positionH relativeFrom="column">
                  <wp:posOffset>20320</wp:posOffset>
                </wp:positionH>
                <wp:positionV relativeFrom="margin">
                  <wp:posOffset>86995</wp:posOffset>
                </wp:positionV>
                <wp:extent cx="6248400" cy="1404620"/>
                <wp:effectExtent l="0" t="0" r="317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1404620"/>
                        </a:xfrm>
                        <a:prstGeom prst="rect">
                          <a:avLst/>
                        </a:prstGeom>
                        <a:solidFill>
                          <a:srgbClr val="FFFFFF"/>
                        </a:solidFill>
                        <a:ln w="9525">
                          <a:noFill/>
                          <a:miter lim="800000"/>
                          <a:headEnd/>
                          <a:tailEnd/>
                        </a:ln>
                      </wps:spPr>
                      <wps:txbx>
                        <w:txbxContent>
                          <w:p w14:paraId="6860A695" w14:textId="77777777" w:rsidR="00D01FED" w:rsidRPr="00D01FED" w:rsidRDefault="00D01FED" w:rsidP="00D01FED">
                            <w:pPr>
                              <w:pStyle w:val="CoverTitle16pt"/>
                            </w:pPr>
                            <w:r w:rsidRPr="00D01FED">
                              <w:t>SAIGON UNIVERSITY</w:t>
                            </w:r>
                          </w:p>
                          <w:p w14:paraId="4125F925" w14:textId="58EBC7E6" w:rsidR="00100AF8" w:rsidRPr="00FD30F0" w:rsidRDefault="00100AF8" w:rsidP="00FD30F0">
                            <w:pPr>
                              <w:pStyle w:val="CoverTitle16pt"/>
                            </w:pP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176CE446" id="_x0000_s1032" type="#_x0000_t202" style="position:absolute;left:0;text-align:left;margin-left:1.6pt;margin-top:6.85pt;width:492pt;height:110.6pt;z-index:251658240;visibility:visible;mso-wrap-style:square;mso-width-percent:1000;mso-height-percent:200;mso-wrap-distance-left:9pt;mso-wrap-distance-top:3.6pt;mso-wrap-distance-right:9pt;mso-wrap-distance-bottom:3.6pt;mso-position-horizontal:absolute;mso-position-horizontal-relative:text;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" stroked="f">
                <v:textbox style="mso-fit-shape-to-text:t" inset="0,0,0,0">
                  <w:txbxContent>
                    <w:p w14:paraId="6860A695" w14:textId="77777777" w:rsidR="00D01FED" w:rsidRPr="00D01FED" w:rsidRDefault="00D01FED" w:rsidP="00D01FED">
                      <w:pPr>
                        <w:pStyle w:val="CoverTitle16pt"/>
                      </w:pPr>
                      <w:r w:rsidRPr="00D01FED">
                        <w:t>SAIGON UNIVERSITY</w:t>
                      </w:r>
                    </w:p>
                    <w:p w14:paraId="4125F925" w14:textId="58EBC7E6" w:rsidR="00100AF8" w:rsidRPr="00FD30F0" w:rsidRDefault="00100AF8" w:rsidP="00FD30F0">
                      <w:pPr>
                        <w:pStyle w:val="CoverTitle16pt"/>
                      </w:pPr>
                    </w:p>
                  </w:txbxContent>
                </v:textbox>
                <w10:wrap type="square" anchory="margin"/>
              </v:shape>
            </w:pict>
          </mc:Fallback>
        </mc:AlternateContent>
      </w:r>
    </w:p>
    <w:p w14:paraId="6C02213D" w14:textId="2615E870" w:rsidR="00C77261" w:rsidRPr="00BE2790" w:rsidRDefault="00123F26" w:rsidP="00512885">
      <w:pPr>
        <w:pStyle w:val="Heading1"/>
        <w:jc w:val="center"/>
        <w:rPr>
          <w:szCs w:val="26"/>
        </w:rPr>
      </w:pPr>
      <w:bookmarkStart w:id="0" w:name="_Toc217233720"/>
      <w:bookmarkStart w:id="1" w:name="_Toc217241590"/>
      <w:r w:rsidRPr="00123F26">
        <w:rPr>
          <w:szCs w:val="26"/>
        </w:rPr>
        <w:lastRenderedPageBreak/>
        <w:t>DECLARATION</w:t>
      </w:r>
      <w:bookmarkEnd w:id="0"/>
      <w:bookmarkEnd w:id="1"/>
    </w:p>
    <w:p w14:paraId="04BDA194" w14:textId="4D1E0619" w:rsidR="000E0D83" w:rsidRPr="000E0D83" w:rsidRDefault="000E0D83" w:rsidP="000E0D83">
      <w:pPr>
        <w:rPr>
          <w:rFonts w:cs="Times New Roman"/>
          <w:szCs w:val="26"/>
        </w:rPr>
      </w:pPr>
      <w:r w:rsidRPr="000E0D83">
        <w:rPr>
          <w:rFonts w:cs="Times New Roman"/>
          <w:szCs w:val="26"/>
        </w:rPr>
        <w:t xml:space="preserve">Our group hereby declares that the course project Software testing with the topic “Software testing for a clothing sales </w:t>
      </w:r>
      <w:r>
        <w:rPr>
          <w:rFonts w:cs="Times New Roman"/>
          <w:szCs w:val="26"/>
        </w:rPr>
        <w:t>website</w:t>
      </w:r>
      <w:r w:rsidRPr="000E0D83">
        <w:rPr>
          <w:rFonts w:cs="Times New Roman"/>
          <w:szCs w:val="26"/>
        </w:rPr>
        <w:t>” is a research product directly carried out by our group during the study process, under the guidance of the lecturer in charge of the course.</w:t>
      </w:r>
    </w:p>
    <w:p w14:paraId="79EC5CD1" w14:textId="77777777" w:rsidR="000E0D83" w:rsidRPr="000E0D83" w:rsidRDefault="000E0D83" w:rsidP="000E0D83">
      <w:pPr>
        <w:rPr>
          <w:rFonts w:cs="Times New Roman"/>
          <w:szCs w:val="26"/>
        </w:rPr>
      </w:pPr>
      <w:r w:rsidRPr="000E0D83">
        <w:rPr>
          <w:rFonts w:cs="Times New Roman"/>
          <w:szCs w:val="26"/>
        </w:rPr>
        <w:t>The content of the project is developed based on the application of theoretical and practical knowledge learned about software testing, system requirements analysis, and software quality assurance. Our group proactively studied the business operations of the clothing sales website, designed test scenarios, performed functional testing, and seriously summarized the results.</w:t>
      </w:r>
    </w:p>
    <w:p w14:paraId="7BB1A4A6" w14:textId="77777777" w:rsidR="000E0D83" w:rsidRPr="000E0D83" w:rsidRDefault="000E0D83" w:rsidP="000E0D83">
      <w:pPr>
        <w:rPr>
          <w:rFonts w:cs="Times New Roman"/>
          <w:szCs w:val="26"/>
        </w:rPr>
      </w:pPr>
      <w:r w:rsidRPr="000E0D83">
        <w:rPr>
          <w:rFonts w:cs="Times New Roman"/>
          <w:szCs w:val="26"/>
        </w:rPr>
        <w:t>All data, evaluation results, illustrative images, and comments in the project accurately reflect our group’s implementation process and are not copied from previously published works. Our group takes full responsibility if there are any violations related to academic ethics, copyright, or the integrity of the report content.</w:t>
      </w:r>
    </w:p>
    <w:p w14:paraId="690675B4" w14:textId="77777777" w:rsidR="000E0D83" w:rsidRPr="000E0D83" w:rsidRDefault="000E0D83" w:rsidP="000E0D83">
      <w:pPr>
        <w:rPr>
          <w:rFonts w:cs="Times New Roman"/>
          <w:szCs w:val="26"/>
        </w:rPr>
      </w:pPr>
      <w:r w:rsidRPr="000E0D83">
        <w:rPr>
          <w:rFonts w:cs="Times New Roman"/>
          <w:szCs w:val="26"/>
        </w:rPr>
        <w:t>Through this project, our group aims to consolidate and enhance understanding of the practical software testing process, especially for e-commerce systems, thereby drawing necessary experience to serve future study and work.</w:t>
      </w:r>
    </w:p>
    <w:p w14:paraId="6885E9FE" w14:textId="0D165D61" w:rsidR="00512885" w:rsidRPr="000D4FF0" w:rsidRDefault="000E0D83" w:rsidP="00DA419F">
      <w:pPr>
        <w:rPr>
          <w:rFonts w:cs="Times New Roman"/>
          <w:szCs w:val="26"/>
        </w:rPr>
      </w:pPr>
      <w:r w:rsidRPr="000E0D83">
        <w:rPr>
          <w:rFonts w:cs="Times New Roman"/>
          <w:szCs w:val="26"/>
        </w:rPr>
        <w:t>Our group sincerely thanks the supervising lecturer TS. Đo Nhu Tai for always paying attention, guiding, and supporting our group throughout the project implementation process</w:t>
      </w:r>
      <w:r w:rsidR="00512885" w:rsidRPr="00512885">
        <w:rPr>
          <w:rFonts w:cs="Times New Roman"/>
          <w:szCs w:val="26"/>
        </w:rPr>
        <w:t>.</w:t>
      </w:r>
    </w:p>
    <w:p w14:paraId="62799F57" w14:textId="6EE2B787" w:rsidR="00512885" w:rsidRPr="00BE2790" w:rsidRDefault="00512885">
      <w:pPr>
        <w:rPr>
          <w:szCs w:val="26"/>
        </w:rPr>
      </w:pPr>
      <w:r w:rsidRPr="00BE2790">
        <w:rPr>
          <w:szCs w:val="26"/>
        </w:rPr>
        <w:br w:type="page"/>
      </w:r>
    </w:p>
    <w:p w14:paraId="0AA7979A" w14:textId="77777777" w:rsidR="00512885" w:rsidRPr="00BE2790" w:rsidRDefault="00512885" w:rsidP="00EA4243">
      <w:pPr>
        <w:rPr>
          <w:szCs w:val="26"/>
        </w:rPr>
      </w:pPr>
    </w:p>
    <w:sdt>
      <w:sdtPr>
        <w:rPr>
          <w:rFonts w:asciiTheme="minorHAnsi" w:eastAsiaTheme="minorEastAsia" w:hAnsiTheme="minorHAnsi" w:cstheme="minorBidi"/>
          <w:b w:val="0"/>
          <w:color w:val="auto"/>
          <w:kern w:val="2"/>
          <w:szCs w:val="26"/>
          <w:lang w:val="en-GB"/>
          <w14:ligatures w14:val="standardContextual"/>
        </w:rPr>
        <w:id w:val="-791206499"/>
        <w:docPartObj>
          <w:docPartGallery w:val="Table of Contents"/>
          <w:docPartUnique/>
        </w:docPartObj>
      </w:sdtPr>
      <w:sdtEndPr>
        <w:rPr>
          <w:color w:val="000000" w:themeColor="text1"/>
        </w:rPr>
      </w:sdtEndPr>
      <w:sdtContent>
        <w:p w14:paraId="27793F14" w14:textId="77777777" w:rsidR="00FE0DF5" w:rsidRDefault="00182A85" w:rsidP="00182A85">
          <w:pPr>
            <w:pStyle w:val="TOCHeading"/>
            <w:jc w:val="center"/>
            <w:rPr>
              <w:noProof/>
            </w:rPr>
          </w:pPr>
          <w:r w:rsidRPr="00182A85">
            <w:rPr>
              <w:bCs/>
              <w:szCs w:val="26"/>
            </w:rPr>
            <w:t>Table of Contents</w:t>
          </w:r>
          <w:r w:rsidR="00C77261" w:rsidRPr="00BE2790">
            <w:rPr>
              <w:b w:val="0"/>
              <w:szCs w:val="26"/>
            </w:rPr>
            <w:fldChar w:fldCharType="begin"/>
          </w:r>
          <w:r w:rsidR="00C77261" w:rsidRPr="00BE2790">
            <w:rPr>
              <w:szCs w:val="26"/>
            </w:rPr>
            <w:instrText xml:space="preserve"> TOC \o "1-3" \h \z \u </w:instrText>
          </w:r>
          <w:r w:rsidR="00C77261" w:rsidRPr="00BE2790">
            <w:rPr>
              <w:b w:val="0"/>
              <w:szCs w:val="26"/>
            </w:rPr>
            <w:fldChar w:fldCharType="separate"/>
          </w:r>
        </w:p>
        <w:p w14:paraId="7175B189" w14:textId="28866218" w:rsidR="00FE0DF5" w:rsidRDefault="00FE0DF5">
          <w:pPr>
            <w:pStyle w:val="TOC1"/>
            <w:tabs>
              <w:tab w:val="right" w:leader="dot" w:pos="9345"/>
            </w:tabs>
            <w:rPr>
              <w:rFonts w:asciiTheme="minorHAnsi" w:eastAsiaTheme="minorEastAsia" w:hAnsiTheme="minorHAnsi"/>
              <w:noProof/>
              <w:color w:val="auto"/>
              <w:sz w:val="24"/>
            </w:rPr>
          </w:pPr>
          <w:hyperlink w:anchor="_Toc217241590" w:history="1">
            <w:r w:rsidRPr="007B7498">
              <w:rPr>
                <w:rStyle w:val="Hyperlink"/>
                <w:noProof/>
              </w:rPr>
              <w:t>DECLARATION</w:t>
            </w:r>
            <w:r>
              <w:rPr>
                <w:noProof/>
                <w:webHidden/>
              </w:rPr>
              <w:tab/>
            </w:r>
            <w:r>
              <w:rPr>
                <w:noProof/>
                <w:webHidden/>
              </w:rPr>
              <w:fldChar w:fldCharType="begin"/>
            </w:r>
            <w:r>
              <w:rPr>
                <w:noProof/>
                <w:webHidden/>
              </w:rPr>
              <w:instrText xml:space="preserve"> PAGEREF _Toc217241590 \h </w:instrText>
            </w:r>
            <w:r>
              <w:rPr>
                <w:noProof/>
                <w:webHidden/>
              </w:rPr>
            </w:r>
            <w:r>
              <w:rPr>
                <w:noProof/>
                <w:webHidden/>
              </w:rPr>
              <w:fldChar w:fldCharType="separate"/>
            </w:r>
            <w:r>
              <w:rPr>
                <w:noProof/>
                <w:webHidden/>
              </w:rPr>
              <w:t>i</w:t>
            </w:r>
            <w:r>
              <w:rPr>
                <w:noProof/>
                <w:webHidden/>
              </w:rPr>
              <w:fldChar w:fldCharType="end"/>
            </w:r>
          </w:hyperlink>
        </w:p>
        <w:p w14:paraId="4B28DBB7" w14:textId="05B9A913" w:rsidR="00FE0DF5" w:rsidRDefault="00FE0DF5">
          <w:pPr>
            <w:pStyle w:val="TOC1"/>
            <w:tabs>
              <w:tab w:val="right" w:leader="dot" w:pos="9345"/>
            </w:tabs>
            <w:rPr>
              <w:rFonts w:asciiTheme="minorHAnsi" w:eastAsiaTheme="minorEastAsia" w:hAnsiTheme="minorHAnsi"/>
              <w:noProof/>
              <w:color w:val="auto"/>
              <w:sz w:val="24"/>
            </w:rPr>
          </w:pPr>
          <w:hyperlink w:anchor="_Toc217241591" w:history="1">
            <w:r w:rsidRPr="007B7498">
              <w:rPr>
                <w:rStyle w:val="Hyperlink"/>
                <w:noProof/>
              </w:rPr>
              <w:t>INTRODUCTION</w:t>
            </w:r>
            <w:r>
              <w:rPr>
                <w:noProof/>
                <w:webHidden/>
              </w:rPr>
              <w:tab/>
            </w:r>
            <w:r>
              <w:rPr>
                <w:noProof/>
                <w:webHidden/>
              </w:rPr>
              <w:fldChar w:fldCharType="begin"/>
            </w:r>
            <w:r>
              <w:rPr>
                <w:noProof/>
                <w:webHidden/>
              </w:rPr>
              <w:instrText xml:space="preserve"> PAGEREF _Toc217241591 \h </w:instrText>
            </w:r>
            <w:r>
              <w:rPr>
                <w:noProof/>
                <w:webHidden/>
              </w:rPr>
            </w:r>
            <w:r>
              <w:rPr>
                <w:noProof/>
                <w:webHidden/>
              </w:rPr>
              <w:fldChar w:fldCharType="separate"/>
            </w:r>
            <w:r>
              <w:rPr>
                <w:noProof/>
                <w:webHidden/>
              </w:rPr>
              <w:t>vi</w:t>
            </w:r>
            <w:r>
              <w:rPr>
                <w:noProof/>
                <w:webHidden/>
              </w:rPr>
              <w:fldChar w:fldCharType="end"/>
            </w:r>
          </w:hyperlink>
        </w:p>
        <w:p w14:paraId="7981DA90" w14:textId="66FF9D4E" w:rsidR="00FE0DF5" w:rsidRDefault="00FE0DF5">
          <w:pPr>
            <w:pStyle w:val="TOC1"/>
            <w:tabs>
              <w:tab w:val="right" w:leader="dot" w:pos="9345"/>
            </w:tabs>
            <w:rPr>
              <w:rFonts w:asciiTheme="minorHAnsi" w:eastAsiaTheme="minorEastAsia" w:hAnsiTheme="minorHAnsi"/>
              <w:noProof/>
              <w:color w:val="auto"/>
              <w:sz w:val="24"/>
            </w:rPr>
          </w:pPr>
          <w:hyperlink w:anchor="_Toc217241592" w:history="1">
            <w:r w:rsidRPr="007B7498">
              <w:rPr>
                <w:rStyle w:val="Hyperlink"/>
                <w:noProof/>
              </w:rPr>
              <w:t>CHAPTER 1: OVERVIEW OF THE TOPIC</w:t>
            </w:r>
            <w:r>
              <w:rPr>
                <w:noProof/>
                <w:webHidden/>
              </w:rPr>
              <w:tab/>
            </w:r>
            <w:r>
              <w:rPr>
                <w:noProof/>
                <w:webHidden/>
              </w:rPr>
              <w:fldChar w:fldCharType="begin"/>
            </w:r>
            <w:r>
              <w:rPr>
                <w:noProof/>
                <w:webHidden/>
              </w:rPr>
              <w:instrText xml:space="preserve"> PAGEREF _Toc217241592 \h </w:instrText>
            </w:r>
            <w:r>
              <w:rPr>
                <w:noProof/>
                <w:webHidden/>
              </w:rPr>
            </w:r>
            <w:r>
              <w:rPr>
                <w:noProof/>
                <w:webHidden/>
              </w:rPr>
              <w:fldChar w:fldCharType="separate"/>
            </w:r>
            <w:r>
              <w:rPr>
                <w:noProof/>
                <w:webHidden/>
              </w:rPr>
              <w:t>1</w:t>
            </w:r>
            <w:r>
              <w:rPr>
                <w:noProof/>
                <w:webHidden/>
              </w:rPr>
              <w:fldChar w:fldCharType="end"/>
            </w:r>
          </w:hyperlink>
        </w:p>
        <w:p w14:paraId="05AAB369" w14:textId="511D6B1F" w:rsidR="00FE0DF5" w:rsidRDefault="00FE0DF5">
          <w:pPr>
            <w:pStyle w:val="TOC2"/>
            <w:tabs>
              <w:tab w:val="right" w:leader="dot" w:pos="9345"/>
            </w:tabs>
            <w:rPr>
              <w:rFonts w:asciiTheme="minorHAnsi" w:eastAsiaTheme="minorEastAsia" w:hAnsiTheme="minorHAnsi"/>
              <w:noProof/>
              <w:color w:val="auto"/>
              <w:sz w:val="24"/>
            </w:rPr>
          </w:pPr>
          <w:hyperlink w:anchor="_Toc217241593" w:history="1">
            <w:r w:rsidRPr="007B7498">
              <w:rPr>
                <w:rStyle w:val="Hyperlink"/>
                <w:noProof/>
              </w:rPr>
              <w:t>1.1 Topic description</w:t>
            </w:r>
            <w:r>
              <w:rPr>
                <w:noProof/>
                <w:webHidden/>
              </w:rPr>
              <w:tab/>
            </w:r>
            <w:r>
              <w:rPr>
                <w:noProof/>
                <w:webHidden/>
              </w:rPr>
              <w:fldChar w:fldCharType="begin"/>
            </w:r>
            <w:r>
              <w:rPr>
                <w:noProof/>
                <w:webHidden/>
              </w:rPr>
              <w:instrText xml:space="preserve"> PAGEREF _Toc217241593 \h </w:instrText>
            </w:r>
            <w:r>
              <w:rPr>
                <w:noProof/>
                <w:webHidden/>
              </w:rPr>
            </w:r>
            <w:r>
              <w:rPr>
                <w:noProof/>
                <w:webHidden/>
              </w:rPr>
              <w:fldChar w:fldCharType="separate"/>
            </w:r>
            <w:r>
              <w:rPr>
                <w:noProof/>
                <w:webHidden/>
              </w:rPr>
              <w:t>1</w:t>
            </w:r>
            <w:r>
              <w:rPr>
                <w:noProof/>
                <w:webHidden/>
              </w:rPr>
              <w:fldChar w:fldCharType="end"/>
            </w:r>
          </w:hyperlink>
        </w:p>
        <w:p w14:paraId="00B1889B" w14:textId="46FED5E0" w:rsidR="00FE0DF5" w:rsidRDefault="00FE0DF5">
          <w:pPr>
            <w:pStyle w:val="TOC2"/>
            <w:tabs>
              <w:tab w:val="right" w:leader="dot" w:pos="9345"/>
            </w:tabs>
            <w:rPr>
              <w:rFonts w:asciiTheme="minorHAnsi" w:eastAsiaTheme="minorEastAsia" w:hAnsiTheme="minorHAnsi"/>
              <w:noProof/>
              <w:color w:val="auto"/>
              <w:sz w:val="24"/>
            </w:rPr>
          </w:pPr>
          <w:hyperlink w:anchor="_Toc217241594" w:history="1">
            <w:r w:rsidRPr="007B7498">
              <w:rPr>
                <w:rStyle w:val="Hyperlink"/>
                <w:noProof/>
              </w:rPr>
              <w:t>1.2 Current situation survey</w:t>
            </w:r>
            <w:r>
              <w:rPr>
                <w:noProof/>
                <w:webHidden/>
              </w:rPr>
              <w:tab/>
            </w:r>
            <w:r>
              <w:rPr>
                <w:noProof/>
                <w:webHidden/>
              </w:rPr>
              <w:fldChar w:fldCharType="begin"/>
            </w:r>
            <w:r>
              <w:rPr>
                <w:noProof/>
                <w:webHidden/>
              </w:rPr>
              <w:instrText xml:space="preserve"> PAGEREF _Toc217241594 \h </w:instrText>
            </w:r>
            <w:r>
              <w:rPr>
                <w:noProof/>
                <w:webHidden/>
              </w:rPr>
            </w:r>
            <w:r>
              <w:rPr>
                <w:noProof/>
                <w:webHidden/>
              </w:rPr>
              <w:fldChar w:fldCharType="separate"/>
            </w:r>
            <w:r>
              <w:rPr>
                <w:noProof/>
                <w:webHidden/>
              </w:rPr>
              <w:t>1</w:t>
            </w:r>
            <w:r>
              <w:rPr>
                <w:noProof/>
                <w:webHidden/>
              </w:rPr>
              <w:fldChar w:fldCharType="end"/>
            </w:r>
          </w:hyperlink>
        </w:p>
        <w:p w14:paraId="35D26465" w14:textId="2B07AD35" w:rsidR="00FE0DF5" w:rsidRDefault="00FE0DF5">
          <w:pPr>
            <w:pStyle w:val="TOC3"/>
            <w:tabs>
              <w:tab w:val="right" w:leader="dot" w:pos="9345"/>
            </w:tabs>
            <w:rPr>
              <w:rFonts w:asciiTheme="minorHAnsi" w:eastAsiaTheme="minorEastAsia" w:hAnsiTheme="minorHAnsi"/>
              <w:noProof/>
              <w:color w:val="auto"/>
              <w:sz w:val="24"/>
            </w:rPr>
          </w:pPr>
          <w:hyperlink w:anchor="_Toc217241595" w:history="1">
            <w:r w:rsidRPr="007B7498">
              <w:rPr>
                <w:rStyle w:val="Hyperlink"/>
                <w:rFonts w:cs="Times New Roman"/>
                <w:noProof/>
              </w:rPr>
              <w:t>1.2.1 Business process</w:t>
            </w:r>
            <w:r>
              <w:rPr>
                <w:noProof/>
                <w:webHidden/>
              </w:rPr>
              <w:tab/>
            </w:r>
            <w:r>
              <w:rPr>
                <w:noProof/>
                <w:webHidden/>
              </w:rPr>
              <w:fldChar w:fldCharType="begin"/>
            </w:r>
            <w:r>
              <w:rPr>
                <w:noProof/>
                <w:webHidden/>
              </w:rPr>
              <w:instrText xml:space="preserve"> PAGEREF _Toc217241595 \h </w:instrText>
            </w:r>
            <w:r>
              <w:rPr>
                <w:noProof/>
                <w:webHidden/>
              </w:rPr>
            </w:r>
            <w:r>
              <w:rPr>
                <w:noProof/>
                <w:webHidden/>
              </w:rPr>
              <w:fldChar w:fldCharType="separate"/>
            </w:r>
            <w:r>
              <w:rPr>
                <w:noProof/>
                <w:webHidden/>
              </w:rPr>
              <w:t>1</w:t>
            </w:r>
            <w:r>
              <w:rPr>
                <w:noProof/>
                <w:webHidden/>
              </w:rPr>
              <w:fldChar w:fldCharType="end"/>
            </w:r>
          </w:hyperlink>
        </w:p>
        <w:p w14:paraId="63625879" w14:textId="0A586E3F" w:rsidR="00FE0DF5" w:rsidRDefault="00FE0DF5">
          <w:pPr>
            <w:pStyle w:val="TOC2"/>
            <w:tabs>
              <w:tab w:val="right" w:leader="dot" w:pos="9345"/>
            </w:tabs>
            <w:rPr>
              <w:rFonts w:asciiTheme="minorHAnsi" w:eastAsiaTheme="minorEastAsia" w:hAnsiTheme="minorHAnsi"/>
              <w:noProof/>
              <w:color w:val="auto"/>
              <w:sz w:val="24"/>
            </w:rPr>
          </w:pPr>
          <w:hyperlink w:anchor="_Toc217241596" w:history="1">
            <w:r w:rsidRPr="007B7498">
              <w:rPr>
                <w:rStyle w:val="Hyperlink"/>
                <w:noProof/>
              </w:rPr>
              <w:t>1.3 Implementation plan</w:t>
            </w:r>
            <w:r>
              <w:rPr>
                <w:noProof/>
                <w:webHidden/>
              </w:rPr>
              <w:tab/>
            </w:r>
            <w:r>
              <w:rPr>
                <w:noProof/>
                <w:webHidden/>
              </w:rPr>
              <w:fldChar w:fldCharType="begin"/>
            </w:r>
            <w:r>
              <w:rPr>
                <w:noProof/>
                <w:webHidden/>
              </w:rPr>
              <w:instrText xml:space="preserve"> PAGEREF _Toc217241596 \h </w:instrText>
            </w:r>
            <w:r>
              <w:rPr>
                <w:noProof/>
                <w:webHidden/>
              </w:rPr>
            </w:r>
            <w:r>
              <w:rPr>
                <w:noProof/>
                <w:webHidden/>
              </w:rPr>
              <w:fldChar w:fldCharType="separate"/>
            </w:r>
            <w:r>
              <w:rPr>
                <w:noProof/>
                <w:webHidden/>
              </w:rPr>
              <w:t>2</w:t>
            </w:r>
            <w:r>
              <w:rPr>
                <w:noProof/>
                <w:webHidden/>
              </w:rPr>
              <w:fldChar w:fldCharType="end"/>
            </w:r>
          </w:hyperlink>
        </w:p>
        <w:p w14:paraId="4EE900D5" w14:textId="349B450C" w:rsidR="00FE0DF5" w:rsidRDefault="00FE0DF5">
          <w:pPr>
            <w:pStyle w:val="TOC3"/>
            <w:tabs>
              <w:tab w:val="right" w:leader="dot" w:pos="9345"/>
            </w:tabs>
            <w:rPr>
              <w:rFonts w:asciiTheme="minorHAnsi" w:eastAsiaTheme="minorEastAsia" w:hAnsiTheme="minorHAnsi"/>
              <w:noProof/>
              <w:color w:val="auto"/>
              <w:sz w:val="24"/>
            </w:rPr>
          </w:pPr>
          <w:hyperlink w:anchor="_Toc217241597" w:history="1">
            <w:r w:rsidRPr="007B7498">
              <w:rPr>
                <w:rStyle w:val="Hyperlink"/>
                <w:noProof/>
              </w:rPr>
              <w:t>1.3.1 Scope</w:t>
            </w:r>
            <w:r>
              <w:rPr>
                <w:noProof/>
                <w:webHidden/>
              </w:rPr>
              <w:tab/>
            </w:r>
            <w:r>
              <w:rPr>
                <w:noProof/>
                <w:webHidden/>
              </w:rPr>
              <w:fldChar w:fldCharType="begin"/>
            </w:r>
            <w:r>
              <w:rPr>
                <w:noProof/>
                <w:webHidden/>
              </w:rPr>
              <w:instrText xml:space="preserve"> PAGEREF _Toc217241597 \h </w:instrText>
            </w:r>
            <w:r>
              <w:rPr>
                <w:noProof/>
                <w:webHidden/>
              </w:rPr>
            </w:r>
            <w:r>
              <w:rPr>
                <w:noProof/>
                <w:webHidden/>
              </w:rPr>
              <w:fldChar w:fldCharType="separate"/>
            </w:r>
            <w:r>
              <w:rPr>
                <w:noProof/>
                <w:webHidden/>
              </w:rPr>
              <w:t>2</w:t>
            </w:r>
            <w:r>
              <w:rPr>
                <w:noProof/>
                <w:webHidden/>
              </w:rPr>
              <w:fldChar w:fldCharType="end"/>
            </w:r>
          </w:hyperlink>
        </w:p>
        <w:p w14:paraId="5BD1D447" w14:textId="049A8B96" w:rsidR="00FE0DF5" w:rsidRDefault="00FE0DF5">
          <w:pPr>
            <w:pStyle w:val="TOC3"/>
            <w:tabs>
              <w:tab w:val="right" w:leader="dot" w:pos="9345"/>
            </w:tabs>
            <w:rPr>
              <w:rFonts w:asciiTheme="minorHAnsi" w:eastAsiaTheme="minorEastAsia" w:hAnsiTheme="minorHAnsi"/>
              <w:noProof/>
              <w:color w:val="auto"/>
              <w:sz w:val="24"/>
            </w:rPr>
          </w:pPr>
          <w:hyperlink w:anchor="_Toc217241598" w:history="1">
            <w:r w:rsidRPr="007B7498">
              <w:rPr>
                <w:rStyle w:val="Hyperlink"/>
                <w:noProof/>
              </w:rPr>
              <w:t>1.3.2 Testing strategy</w:t>
            </w:r>
            <w:r>
              <w:rPr>
                <w:noProof/>
                <w:webHidden/>
              </w:rPr>
              <w:tab/>
            </w:r>
            <w:r>
              <w:rPr>
                <w:noProof/>
                <w:webHidden/>
              </w:rPr>
              <w:fldChar w:fldCharType="begin"/>
            </w:r>
            <w:r>
              <w:rPr>
                <w:noProof/>
                <w:webHidden/>
              </w:rPr>
              <w:instrText xml:space="preserve"> PAGEREF _Toc217241598 \h </w:instrText>
            </w:r>
            <w:r>
              <w:rPr>
                <w:noProof/>
                <w:webHidden/>
              </w:rPr>
            </w:r>
            <w:r>
              <w:rPr>
                <w:noProof/>
                <w:webHidden/>
              </w:rPr>
              <w:fldChar w:fldCharType="separate"/>
            </w:r>
            <w:r>
              <w:rPr>
                <w:noProof/>
                <w:webHidden/>
              </w:rPr>
              <w:t>3</w:t>
            </w:r>
            <w:r>
              <w:rPr>
                <w:noProof/>
                <w:webHidden/>
              </w:rPr>
              <w:fldChar w:fldCharType="end"/>
            </w:r>
          </w:hyperlink>
        </w:p>
        <w:p w14:paraId="1BC98D06" w14:textId="1A0DBE3C" w:rsidR="00FE0DF5" w:rsidRDefault="00FE0DF5">
          <w:pPr>
            <w:pStyle w:val="TOC2"/>
            <w:tabs>
              <w:tab w:val="right" w:leader="dot" w:pos="9345"/>
            </w:tabs>
            <w:rPr>
              <w:rFonts w:asciiTheme="minorHAnsi" w:eastAsiaTheme="minorEastAsia" w:hAnsiTheme="minorHAnsi"/>
              <w:noProof/>
              <w:color w:val="auto"/>
              <w:sz w:val="24"/>
            </w:rPr>
          </w:pPr>
          <w:hyperlink w:anchor="_Toc217241599" w:history="1">
            <w:r w:rsidRPr="007B7498">
              <w:rPr>
                <w:rStyle w:val="Hyperlink"/>
                <w:noProof/>
              </w:rPr>
              <w:t>1.4 User Requirement</w:t>
            </w:r>
            <w:r>
              <w:rPr>
                <w:noProof/>
                <w:webHidden/>
              </w:rPr>
              <w:tab/>
            </w:r>
            <w:r>
              <w:rPr>
                <w:noProof/>
                <w:webHidden/>
              </w:rPr>
              <w:fldChar w:fldCharType="begin"/>
            </w:r>
            <w:r>
              <w:rPr>
                <w:noProof/>
                <w:webHidden/>
              </w:rPr>
              <w:instrText xml:space="preserve"> PAGEREF _Toc217241599 \h </w:instrText>
            </w:r>
            <w:r>
              <w:rPr>
                <w:noProof/>
                <w:webHidden/>
              </w:rPr>
            </w:r>
            <w:r>
              <w:rPr>
                <w:noProof/>
                <w:webHidden/>
              </w:rPr>
              <w:fldChar w:fldCharType="separate"/>
            </w:r>
            <w:r>
              <w:rPr>
                <w:noProof/>
                <w:webHidden/>
              </w:rPr>
              <w:t>4</w:t>
            </w:r>
            <w:r>
              <w:rPr>
                <w:noProof/>
                <w:webHidden/>
              </w:rPr>
              <w:fldChar w:fldCharType="end"/>
            </w:r>
          </w:hyperlink>
        </w:p>
        <w:p w14:paraId="1E33E1DE" w14:textId="085FB24F" w:rsidR="00FE0DF5" w:rsidRDefault="00FE0DF5">
          <w:pPr>
            <w:pStyle w:val="TOC3"/>
            <w:tabs>
              <w:tab w:val="right" w:leader="dot" w:pos="9345"/>
            </w:tabs>
            <w:rPr>
              <w:rFonts w:asciiTheme="minorHAnsi" w:eastAsiaTheme="minorEastAsia" w:hAnsiTheme="minorHAnsi"/>
              <w:noProof/>
              <w:color w:val="auto"/>
              <w:sz w:val="24"/>
            </w:rPr>
          </w:pPr>
          <w:hyperlink w:anchor="_Toc217241600" w:history="1">
            <w:r w:rsidRPr="007B7498">
              <w:rPr>
                <w:rStyle w:val="Hyperlink"/>
                <w:noProof/>
              </w:rPr>
              <w:t>1.4.1 Functional requirement</w:t>
            </w:r>
            <w:r>
              <w:rPr>
                <w:noProof/>
                <w:webHidden/>
              </w:rPr>
              <w:tab/>
            </w:r>
            <w:r>
              <w:rPr>
                <w:noProof/>
                <w:webHidden/>
              </w:rPr>
              <w:fldChar w:fldCharType="begin"/>
            </w:r>
            <w:r>
              <w:rPr>
                <w:noProof/>
                <w:webHidden/>
              </w:rPr>
              <w:instrText xml:space="preserve"> PAGEREF _Toc217241600 \h </w:instrText>
            </w:r>
            <w:r>
              <w:rPr>
                <w:noProof/>
                <w:webHidden/>
              </w:rPr>
            </w:r>
            <w:r>
              <w:rPr>
                <w:noProof/>
                <w:webHidden/>
              </w:rPr>
              <w:fldChar w:fldCharType="separate"/>
            </w:r>
            <w:r>
              <w:rPr>
                <w:noProof/>
                <w:webHidden/>
              </w:rPr>
              <w:t>4</w:t>
            </w:r>
            <w:r>
              <w:rPr>
                <w:noProof/>
                <w:webHidden/>
              </w:rPr>
              <w:fldChar w:fldCharType="end"/>
            </w:r>
          </w:hyperlink>
        </w:p>
        <w:p w14:paraId="476CCE73" w14:textId="204E2547" w:rsidR="00FE0DF5" w:rsidRDefault="00FE0DF5">
          <w:pPr>
            <w:pStyle w:val="TOC3"/>
            <w:tabs>
              <w:tab w:val="right" w:leader="dot" w:pos="9345"/>
            </w:tabs>
            <w:rPr>
              <w:rFonts w:asciiTheme="minorHAnsi" w:eastAsiaTheme="minorEastAsia" w:hAnsiTheme="minorHAnsi"/>
              <w:noProof/>
              <w:color w:val="auto"/>
              <w:sz w:val="24"/>
            </w:rPr>
          </w:pPr>
          <w:hyperlink w:anchor="_Toc217241601" w:history="1">
            <w:r w:rsidRPr="007B7498">
              <w:rPr>
                <w:rStyle w:val="Hyperlink"/>
                <w:rFonts w:cs="Times New Roman"/>
                <w:noProof/>
              </w:rPr>
              <w:t>4.2 Non-functional requirements</w:t>
            </w:r>
            <w:r>
              <w:rPr>
                <w:noProof/>
                <w:webHidden/>
              </w:rPr>
              <w:tab/>
            </w:r>
            <w:r>
              <w:rPr>
                <w:noProof/>
                <w:webHidden/>
              </w:rPr>
              <w:fldChar w:fldCharType="begin"/>
            </w:r>
            <w:r>
              <w:rPr>
                <w:noProof/>
                <w:webHidden/>
              </w:rPr>
              <w:instrText xml:space="preserve"> PAGEREF _Toc217241601 \h </w:instrText>
            </w:r>
            <w:r>
              <w:rPr>
                <w:noProof/>
                <w:webHidden/>
              </w:rPr>
            </w:r>
            <w:r>
              <w:rPr>
                <w:noProof/>
                <w:webHidden/>
              </w:rPr>
              <w:fldChar w:fldCharType="separate"/>
            </w:r>
            <w:r>
              <w:rPr>
                <w:noProof/>
                <w:webHidden/>
              </w:rPr>
              <w:t>6</w:t>
            </w:r>
            <w:r>
              <w:rPr>
                <w:noProof/>
                <w:webHidden/>
              </w:rPr>
              <w:fldChar w:fldCharType="end"/>
            </w:r>
          </w:hyperlink>
        </w:p>
        <w:p w14:paraId="3438F296" w14:textId="176C1F99" w:rsidR="00FE0DF5" w:rsidRDefault="00FE0DF5">
          <w:pPr>
            <w:pStyle w:val="TOC2"/>
            <w:tabs>
              <w:tab w:val="right" w:leader="dot" w:pos="9345"/>
            </w:tabs>
            <w:rPr>
              <w:rFonts w:asciiTheme="minorHAnsi" w:eastAsiaTheme="minorEastAsia" w:hAnsiTheme="minorHAnsi"/>
              <w:noProof/>
              <w:color w:val="auto"/>
              <w:sz w:val="24"/>
            </w:rPr>
          </w:pPr>
          <w:hyperlink w:anchor="_Toc217241602" w:history="1">
            <w:r w:rsidRPr="007B7498">
              <w:rPr>
                <w:rStyle w:val="Hyperlink"/>
                <w:noProof/>
              </w:rPr>
              <w:t>1.5 Testing objectives</w:t>
            </w:r>
            <w:r>
              <w:rPr>
                <w:noProof/>
                <w:webHidden/>
              </w:rPr>
              <w:tab/>
            </w:r>
            <w:r>
              <w:rPr>
                <w:noProof/>
                <w:webHidden/>
              </w:rPr>
              <w:fldChar w:fldCharType="begin"/>
            </w:r>
            <w:r>
              <w:rPr>
                <w:noProof/>
                <w:webHidden/>
              </w:rPr>
              <w:instrText xml:space="preserve"> PAGEREF _Toc217241602 \h </w:instrText>
            </w:r>
            <w:r>
              <w:rPr>
                <w:noProof/>
                <w:webHidden/>
              </w:rPr>
            </w:r>
            <w:r>
              <w:rPr>
                <w:noProof/>
                <w:webHidden/>
              </w:rPr>
              <w:fldChar w:fldCharType="separate"/>
            </w:r>
            <w:r>
              <w:rPr>
                <w:noProof/>
                <w:webHidden/>
              </w:rPr>
              <w:t>7</w:t>
            </w:r>
            <w:r>
              <w:rPr>
                <w:noProof/>
                <w:webHidden/>
              </w:rPr>
              <w:fldChar w:fldCharType="end"/>
            </w:r>
          </w:hyperlink>
        </w:p>
        <w:p w14:paraId="07BF320C" w14:textId="19AAD9BE" w:rsidR="00FE0DF5" w:rsidRDefault="00FE0DF5">
          <w:pPr>
            <w:pStyle w:val="TOC1"/>
            <w:tabs>
              <w:tab w:val="right" w:leader="dot" w:pos="9345"/>
            </w:tabs>
            <w:rPr>
              <w:rFonts w:asciiTheme="minorHAnsi" w:eastAsiaTheme="minorEastAsia" w:hAnsiTheme="minorHAnsi"/>
              <w:noProof/>
              <w:color w:val="auto"/>
              <w:sz w:val="24"/>
            </w:rPr>
          </w:pPr>
          <w:hyperlink w:anchor="_Toc217241603" w:history="1">
            <w:r w:rsidRPr="007B7498">
              <w:rPr>
                <w:rStyle w:val="Hyperlink"/>
                <w:noProof/>
              </w:rPr>
              <w:t>CHAPTER 2 BUSINESS ANALYSIS AND ARCHITECTURE DESIGN</w:t>
            </w:r>
            <w:r>
              <w:rPr>
                <w:noProof/>
                <w:webHidden/>
              </w:rPr>
              <w:tab/>
            </w:r>
            <w:r>
              <w:rPr>
                <w:noProof/>
                <w:webHidden/>
              </w:rPr>
              <w:fldChar w:fldCharType="begin"/>
            </w:r>
            <w:r>
              <w:rPr>
                <w:noProof/>
                <w:webHidden/>
              </w:rPr>
              <w:instrText xml:space="preserve"> PAGEREF _Toc217241603 \h </w:instrText>
            </w:r>
            <w:r>
              <w:rPr>
                <w:noProof/>
                <w:webHidden/>
              </w:rPr>
            </w:r>
            <w:r>
              <w:rPr>
                <w:noProof/>
                <w:webHidden/>
              </w:rPr>
              <w:fldChar w:fldCharType="separate"/>
            </w:r>
            <w:r>
              <w:rPr>
                <w:noProof/>
                <w:webHidden/>
              </w:rPr>
              <w:t>8</w:t>
            </w:r>
            <w:r>
              <w:rPr>
                <w:noProof/>
                <w:webHidden/>
              </w:rPr>
              <w:fldChar w:fldCharType="end"/>
            </w:r>
          </w:hyperlink>
        </w:p>
        <w:p w14:paraId="4CEFA9C2" w14:textId="4909F9BC" w:rsidR="00FE0DF5" w:rsidRDefault="00FE0DF5">
          <w:pPr>
            <w:pStyle w:val="TOC2"/>
            <w:tabs>
              <w:tab w:val="right" w:leader="dot" w:pos="9345"/>
            </w:tabs>
            <w:rPr>
              <w:rFonts w:asciiTheme="minorHAnsi" w:eastAsiaTheme="minorEastAsia" w:hAnsiTheme="minorHAnsi"/>
              <w:noProof/>
              <w:color w:val="auto"/>
              <w:sz w:val="24"/>
            </w:rPr>
          </w:pPr>
          <w:hyperlink w:anchor="_Toc217241604" w:history="1">
            <w:r w:rsidRPr="007B7498">
              <w:rPr>
                <w:rStyle w:val="Hyperlink"/>
                <w:noProof/>
              </w:rPr>
              <w:t>2.1 Business analysis</w:t>
            </w:r>
            <w:r>
              <w:rPr>
                <w:noProof/>
                <w:webHidden/>
              </w:rPr>
              <w:tab/>
            </w:r>
            <w:r>
              <w:rPr>
                <w:noProof/>
                <w:webHidden/>
              </w:rPr>
              <w:fldChar w:fldCharType="begin"/>
            </w:r>
            <w:r>
              <w:rPr>
                <w:noProof/>
                <w:webHidden/>
              </w:rPr>
              <w:instrText xml:space="preserve"> PAGEREF _Toc217241604 \h </w:instrText>
            </w:r>
            <w:r>
              <w:rPr>
                <w:noProof/>
                <w:webHidden/>
              </w:rPr>
            </w:r>
            <w:r>
              <w:rPr>
                <w:noProof/>
                <w:webHidden/>
              </w:rPr>
              <w:fldChar w:fldCharType="separate"/>
            </w:r>
            <w:r>
              <w:rPr>
                <w:noProof/>
                <w:webHidden/>
              </w:rPr>
              <w:t>8</w:t>
            </w:r>
            <w:r>
              <w:rPr>
                <w:noProof/>
                <w:webHidden/>
              </w:rPr>
              <w:fldChar w:fldCharType="end"/>
            </w:r>
          </w:hyperlink>
        </w:p>
        <w:p w14:paraId="2150688C" w14:textId="0FB71AA9" w:rsidR="00FE0DF5" w:rsidRDefault="00FE0DF5">
          <w:pPr>
            <w:pStyle w:val="TOC2"/>
            <w:tabs>
              <w:tab w:val="right" w:leader="dot" w:pos="9345"/>
            </w:tabs>
            <w:rPr>
              <w:rFonts w:asciiTheme="minorHAnsi" w:eastAsiaTheme="minorEastAsia" w:hAnsiTheme="minorHAnsi"/>
              <w:noProof/>
              <w:color w:val="auto"/>
              <w:sz w:val="24"/>
            </w:rPr>
          </w:pPr>
          <w:hyperlink w:anchor="_Toc217241605" w:history="1">
            <w:r w:rsidRPr="007B7498">
              <w:rPr>
                <w:rStyle w:val="Hyperlink"/>
                <w:noProof/>
              </w:rPr>
              <w:t xml:space="preserve">2.1.1 </w:t>
            </w:r>
            <w:r w:rsidRPr="007B7498">
              <w:rPr>
                <w:rStyle w:val="Hyperlink"/>
                <w:rFonts w:eastAsia="Arial" w:cs="Times New Roman"/>
                <w:noProof/>
              </w:rPr>
              <w:t>Business context</w:t>
            </w:r>
            <w:r>
              <w:rPr>
                <w:noProof/>
                <w:webHidden/>
              </w:rPr>
              <w:tab/>
            </w:r>
            <w:r>
              <w:rPr>
                <w:noProof/>
                <w:webHidden/>
              </w:rPr>
              <w:fldChar w:fldCharType="begin"/>
            </w:r>
            <w:r>
              <w:rPr>
                <w:noProof/>
                <w:webHidden/>
              </w:rPr>
              <w:instrText xml:space="preserve"> PAGEREF _Toc217241605 \h </w:instrText>
            </w:r>
            <w:r>
              <w:rPr>
                <w:noProof/>
                <w:webHidden/>
              </w:rPr>
            </w:r>
            <w:r>
              <w:rPr>
                <w:noProof/>
                <w:webHidden/>
              </w:rPr>
              <w:fldChar w:fldCharType="separate"/>
            </w:r>
            <w:r>
              <w:rPr>
                <w:noProof/>
                <w:webHidden/>
              </w:rPr>
              <w:t>8</w:t>
            </w:r>
            <w:r>
              <w:rPr>
                <w:noProof/>
                <w:webHidden/>
              </w:rPr>
              <w:fldChar w:fldCharType="end"/>
            </w:r>
          </w:hyperlink>
        </w:p>
        <w:p w14:paraId="24C77A02" w14:textId="0A9AF4DF" w:rsidR="00FE0DF5" w:rsidRDefault="00FE0DF5">
          <w:pPr>
            <w:pStyle w:val="TOC3"/>
            <w:tabs>
              <w:tab w:val="right" w:leader="dot" w:pos="9345"/>
            </w:tabs>
            <w:rPr>
              <w:rFonts w:asciiTheme="minorHAnsi" w:eastAsiaTheme="minorEastAsia" w:hAnsiTheme="minorHAnsi"/>
              <w:noProof/>
              <w:color w:val="auto"/>
              <w:sz w:val="24"/>
            </w:rPr>
          </w:pPr>
          <w:hyperlink w:anchor="_Toc217241606" w:history="1">
            <w:r w:rsidRPr="007B7498">
              <w:rPr>
                <w:rStyle w:val="Hyperlink"/>
                <w:noProof/>
              </w:rPr>
              <w:t>2.1.2 Business process diagram</w:t>
            </w:r>
            <w:r>
              <w:rPr>
                <w:noProof/>
                <w:webHidden/>
              </w:rPr>
              <w:tab/>
            </w:r>
            <w:r>
              <w:rPr>
                <w:noProof/>
                <w:webHidden/>
              </w:rPr>
              <w:fldChar w:fldCharType="begin"/>
            </w:r>
            <w:r>
              <w:rPr>
                <w:noProof/>
                <w:webHidden/>
              </w:rPr>
              <w:instrText xml:space="preserve"> PAGEREF _Toc217241606 \h </w:instrText>
            </w:r>
            <w:r>
              <w:rPr>
                <w:noProof/>
                <w:webHidden/>
              </w:rPr>
            </w:r>
            <w:r>
              <w:rPr>
                <w:noProof/>
                <w:webHidden/>
              </w:rPr>
              <w:fldChar w:fldCharType="separate"/>
            </w:r>
            <w:r>
              <w:rPr>
                <w:noProof/>
                <w:webHidden/>
              </w:rPr>
              <w:t>10</w:t>
            </w:r>
            <w:r>
              <w:rPr>
                <w:noProof/>
                <w:webHidden/>
              </w:rPr>
              <w:fldChar w:fldCharType="end"/>
            </w:r>
          </w:hyperlink>
        </w:p>
        <w:p w14:paraId="13A06C95" w14:textId="1C5DE1D7" w:rsidR="00FE0DF5" w:rsidRDefault="00FE0DF5">
          <w:pPr>
            <w:pStyle w:val="TOC3"/>
            <w:tabs>
              <w:tab w:val="right" w:leader="dot" w:pos="9345"/>
            </w:tabs>
            <w:rPr>
              <w:rFonts w:asciiTheme="minorHAnsi" w:eastAsiaTheme="minorEastAsia" w:hAnsiTheme="minorHAnsi"/>
              <w:noProof/>
              <w:color w:val="auto"/>
              <w:sz w:val="24"/>
            </w:rPr>
          </w:pPr>
          <w:hyperlink w:anchor="_Toc217241607" w:history="1">
            <w:r w:rsidRPr="007B7498">
              <w:rPr>
                <w:rStyle w:val="Hyperlink"/>
                <w:noProof/>
              </w:rPr>
              <w:t>2.1.3 Actors participating in the system</w:t>
            </w:r>
            <w:r>
              <w:rPr>
                <w:noProof/>
                <w:webHidden/>
              </w:rPr>
              <w:tab/>
            </w:r>
            <w:r>
              <w:rPr>
                <w:noProof/>
                <w:webHidden/>
              </w:rPr>
              <w:fldChar w:fldCharType="begin"/>
            </w:r>
            <w:r>
              <w:rPr>
                <w:noProof/>
                <w:webHidden/>
              </w:rPr>
              <w:instrText xml:space="preserve"> PAGEREF _Toc217241607 \h </w:instrText>
            </w:r>
            <w:r>
              <w:rPr>
                <w:noProof/>
                <w:webHidden/>
              </w:rPr>
            </w:r>
            <w:r>
              <w:rPr>
                <w:noProof/>
                <w:webHidden/>
              </w:rPr>
              <w:fldChar w:fldCharType="separate"/>
            </w:r>
            <w:r>
              <w:rPr>
                <w:noProof/>
                <w:webHidden/>
              </w:rPr>
              <w:t>15</w:t>
            </w:r>
            <w:r>
              <w:rPr>
                <w:noProof/>
                <w:webHidden/>
              </w:rPr>
              <w:fldChar w:fldCharType="end"/>
            </w:r>
          </w:hyperlink>
        </w:p>
        <w:p w14:paraId="0C72390B" w14:textId="1979AA2F" w:rsidR="00FE0DF5" w:rsidRDefault="00FE0DF5">
          <w:pPr>
            <w:pStyle w:val="TOC3"/>
            <w:tabs>
              <w:tab w:val="right" w:leader="dot" w:pos="9345"/>
            </w:tabs>
            <w:rPr>
              <w:rFonts w:asciiTheme="minorHAnsi" w:eastAsiaTheme="minorEastAsia" w:hAnsiTheme="minorHAnsi"/>
              <w:noProof/>
              <w:color w:val="auto"/>
              <w:sz w:val="24"/>
            </w:rPr>
          </w:pPr>
          <w:hyperlink w:anchor="_Toc217241608" w:history="1">
            <w:r w:rsidRPr="007B7498">
              <w:rPr>
                <w:rStyle w:val="Hyperlink"/>
                <w:noProof/>
              </w:rPr>
              <w:t xml:space="preserve">2.1.4 </w:t>
            </w:r>
            <w:r w:rsidRPr="007B7498">
              <w:rPr>
                <w:rStyle w:val="Hyperlink"/>
                <w:rFonts w:eastAsia="Arial"/>
                <w:noProof/>
              </w:rPr>
              <w:t>Context diagram</w:t>
            </w:r>
            <w:r>
              <w:rPr>
                <w:noProof/>
                <w:webHidden/>
              </w:rPr>
              <w:tab/>
            </w:r>
            <w:r>
              <w:rPr>
                <w:noProof/>
                <w:webHidden/>
              </w:rPr>
              <w:fldChar w:fldCharType="begin"/>
            </w:r>
            <w:r>
              <w:rPr>
                <w:noProof/>
                <w:webHidden/>
              </w:rPr>
              <w:instrText xml:space="preserve"> PAGEREF _Toc217241608 \h </w:instrText>
            </w:r>
            <w:r>
              <w:rPr>
                <w:noProof/>
                <w:webHidden/>
              </w:rPr>
            </w:r>
            <w:r>
              <w:rPr>
                <w:noProof/>
                <w:webHidden/>
              </w:rPr>
              <w:fldChar w:fldCharType="separate"/>
            </w:r>
            <w:r>
              <w:rPr>
                <w:noProof/>
                <w:webHidden/>
              </w:rPr>
              <w:t>16</w:t>
            </w:r>
            <w:r>
              <w:rPr>
                <w:noProof/>
                <w:webHidden/>
              </w:rPr>
              <w:fldChar w:fldCharType="end"/>
            </w:r>
          </w:hyperlink>
        </w:p>
        <w:p w14:paraId="15031538" w14:textId="086DB431" w:rsidR="00FE0DF5" w:rsidRDefault="00FE0DF5">
          <w:pPr>
            <w:pStyle w:val="TOC3"/>
            <w:tabs>
              <w:tab w:val="right" w:leader="dot" w:pos="9345"/>
            </w:tabs>
            <w:rPr>
              <w:rFonts w:asciiTheme="minorHAnsi" w:eastAsiaTheme="minorEastAsia" w:hAnsiTheme="minorHAnsi"/>
              <w:noProof/>
              <w:color w:val="auto"/>
              <w:sz w:val="24"/>
            </w:rPr>
          </w:pPr>
          <w:hyperlink w:anchor="_Toc217241609" w:history="1">
            <w:r w:rsidRPr="007B7498">
              <w:rPr>
                <w:rStyle w:val="Hyperlink"/>
                <w:noProof/>
              </w:rPr>
              <w:t>2.1.5 System use case</w:t>
            </w:r>
            <w:r>
              <w:rPr>
                <w:noProof/>
                <w:webHidden/>
              </w:rPr>
              <w:tab/>
            </w:r>
            <w:r>
              <w:rPr>
                <w:noProof/>
                <w:webHidden/>
              </w:rPr>
              <w:fldChar w:fldCharType="begin"/>
            </w:r>
            <w:r>
              <w:rPr>
                <w:noProof/>
                <w:webHidden/>
              </w:rPr>
              <w:instrText xml:space="preserve"> PAGEREF _Toc217241609 \h </w:instrText>
            </w:r>
            <w:r>
              <w:rPr>
                <w:noProof/>
                <w:webHidden/>
              </w:rPr>
            </w:r>
            <w:r>
              <w:rPr>
                <w:noProof/>
                <w:webHidden/>
              </w:rPr>
              <w:fldChar w:fldCharType="separate"/>
            </w:r>
            <w:r>
              <w:rPr>
                <w:noProof/>
                <w:webHidden/>
              </w:rPr>
              <w:t>16</w:t>
            </w:r>
            <w:r>
              <w:rPr>
                <w:noProof/>
                <w:webHidden/>
              </w:rPr>
              <w:fldChar w:fldCharType="end"/>
            </w:r>
          </w:hyperlink>
        </w:p>
        <w:p w14:paraId="3251BDFE" w14:textId="5363C453" w:rsidR="00FE0DF5" w:rsidRDefault="00FE0DF5">
          <w:pPr>
            <w:pStyle w:val="TOC3"/>
            <w:tabs>
              <w:tab w:val="right" w:leader="dot" w:pos="9345"/>
            </w:tabs>
            <w:rPr>
              <w:rFonts w:asciiTheme="minorHAnsi" w:eastAsiaTheme="minorEastAsia" w:hAnsiTheme="minorHAnsi"/>
              <w:noProof/>
              <w:color w:val="auto"/>
              <w:sz w:val="24"/>
            </w:rPr>
          </w:pPr>
          <w:hyperlink w:anchor="_Toc217241610" w:history="1">
            <w:r w:rsidRPr="007B7498">
              <w:rPr>
                <w:rStyle w:val="Hyperlink"/>
                <w:noProof/>
              </w:rPr>
              <w:t>2.1.6 User story</w:t>
            </w:r>
            <w:r>
              <w:rPr>
                <w:noProof/>
                <w:webHidden/>
              </w:rPr>
              <w:tab/>
            </w:r>
            <w:r>
              <w:rPr>
                <w:noProof/>
                <w:webHidden/>
              </w:rPr>
              <w:fldChar w:fldCharType="begin"/>
            </w:r>
            <w:r>
              <w:rPr>
                <w:noProof/>
                <w:webHidden/>
              </w:rPr>
              <w:instrText xml:space="preserve"> PAGEREF _Toc217241610 \h </w:instrText>
            </w:r>
            <w:r>
              <w:rPr>
                <w:noProof/>
                <w:webHidden/>
              </w:rPr>
            </w:r>
            <w:r>
              <w:rPr>
                <w:noProof/>
                <w:webHidden/>
              </w:rPr>
              <w:fldChar w:fldCharType="separate"/>
            </w:r>
            <w:r>
              <w:rPr>
                <w:noProof/>
                <w:webHidden/>
              </w:rPr>
              <w:t>23</w:t>
            </w:r>
            <w:r>
              <w:rPr>
                <w:noProof/>
                <w:webHidden/>
              </w:rPr>
              <w:fldChar w:fldCharType="end"/>
            </w:r>
          </w:hyperlink>
        </w:p>
        <w:p w14:paraId="04F2790B" w14:textId="1471A638" w:rsidR="00FE0DF5" w:rsidRDefault="00FE0DF5">
          <w:pPr>
            <w:pStyle w:val="TOC3"/>
            <w:tabs>
              <w:tab w:val="right" w:leader="dot" w:pos="9345"/>
            </w:tabs>
            <w:rPr>
              <w:rFonts w:asciiTheme="minorHAnsi" w:eastAsiaTheme="minorEastAsia" w:hAnsiTheme="minorHAnsi"/>
              <w:noProof/>
              <w:color w:val="auto"/>
              <w:sz w:val="24"/>
            </w:rPr>
          </w:pPr>
          <w:hyperlink w:anchor="_Toc217241611" w:history="1">
            <w:r w:rsidRPr="007B7498">
              <w:rPr>
                <w:rStyle w:val="Hyperlink"/>
                <w:noProof/>
              </w:rPr>
              <w:t>2.1.9 Wireflow</w:t>
            </w:r>
            <w:r>
              <w:rPr>
                <w:noProof/>
                <w:webHidden/>
              </w:rPr>
              <w:tab/>
            </w:r>
            <w:r>
              <w:rPr>
                <w:noProof/>
                <w:webHidden/>
              </w:rPr>
              <w:fldChar w:fldCharType="begin"/>
            </w:r>
            <w:r>
              <w:rPr>
                <w:noProof/>
                <w:webHidden/>
              </w:rPr>
              <w:instrText xml:space="preserve"> PAGEREF _Toc217241611 \h </w:instrText>
            </w:r>
            <w:r>
              <w:rPr>
                <w:noProof/>
                <w:webHidden/>
              </w:rPr>
            </w:r>
            <w:r>
              <w:rPr>
                <w:noProof/>
                <w:webHidden/>
              </w:rPr>
              <w:fldChar w:fldCharType="separate"/>
            </w:r>
            <w:r>
              <w:rPr>
                <w:noProof/>
                <w:webHidden/>
              </w:rPr>
              <w:t>28</w:t>
            </w:r>
            <w:r>
              <w:rPr>
                <w:noProof/>
                <w:webHidden/>
              </w:rPr>
              <w:fldChar w:fldCharType="end"/>
            </w:r>
          </w:hyperlink>
        </w:p>
        <w:p w14:paraId="651A3E36" w14:textId="64CC1B25" w:rsidR="00FE0DF5" w:rsidRDefault="00FE0DF5">
          <w:pPr>
            <w:pStyle w:val="TOC3"/>
            <w:tabs>
              <w:tab w:val="right" w:leader="dot" w:pos="9345"/>
            </w:tabs>
            <w:rPr>
              <w:rFonts w:asciiTheme="minorHAnsi" w:eastAsiaTheme="minorEastAsia" w:hAnsiTheme="minorHAnsi"/>
              <w:noProof/>
              <w:color w:val="auto"/>
              <w:sz w:val="24"/>
            </w:rPr>
          </w:pPr>
          <w:hyperlink w:anchor="_Toc217241612" w:history="1">
            <w:r w:rsidRPr="007B7498">
              <w:rPr>
                <w:rStyle w:val="Hyperlink"/>
                <w:noProof/>
              </w:rPr>
              <w:t>2.1.10 Interface</w:t>
            </w:r>
            <w:r>
              <w:rPr>
                <w:noProof/>
                <w:webHidden/>
              </w:rPr>
              <w:tab/>
            </w:r>
            <w:r>
              <w:rPr>
                <w:noProof/>
                <w:webHidden/>
              </w:rPr>
              <w:fldChar w:fldCharType="begin"/>
            </w:r>
            <w:r>
              <w:rPr>
                <w:noProof/>
                <w:webHidden/>
              </w:rPr>
              <w:instrText xml:space="preserve"> PAGEREF _Toc217241612 \h </w:instrText>
            </w:r>
            <w:r>
              <w:rPr>
                <w:noProof/>
                <w:webHidden/>
              </w:rPr>
            </w:r>
            <w:r>
              <w:rPr>
                <w:noProof/>
                <w:webHidden/>
              </w:rPr>
              <w:fldChar w:fldCharType="separate"/>
            </w:r>
            <w:r>
              <w:rPr>
                <w:noProof/>
                <w:webHidden/>
              </w:rPr>
              <w:t>30</w:t>
            </w:r>
            <w:r>
              <w:rPr>
                <w:noProof/>
                <w:webHidden/>
              </w:rPr>
              <w:fldChar w:fldCharType="end"/>
            </w:r>
          </w:hyperlink>
        </w:p>
        <w:p w14:paraId="3AD185B1" w14:textId="28305A96" w:rsidR="00FE0DF5" w:rsidRDefault="00FE0DF5">
          <w:pPr>
            <w:pStyle w:val="TOC2"/>
            <w:tabs>
              <w:tab w:val="right" w:leader="dot" w:pos="9345"/>
            </w:tabs>
            <w:rPr>
              <w:rFonts w:asciiTheme="minorHAnsi" w:eastAsiaTheme="minorEastAsia" w:hAnsiTheme="minorHAnsi"/>
              <w:noProof/>
              <w:color w:val="auto"/>
              <w:sz w:val="24"/>
            </w:rPr>
          </w:pPr>
          <w:hyperlink w:anchor="_Toc217241613" w:history="1">
            <w:r w:rsidRPr="007B7498">
              <w:rPr>
                <w:rStyle w:val="Hyperlink"/>
                <w:noProof/>
              </w:rPr>
              <w:t>2.2 System architecture design</w:t>
            </w:r>
            <w:r>
              <w:rPr>
                <w:noProof/>
                <w:webHidden/>
              </w:rPr>
              <w:tab/>
            </w:r>
            <w:r>
              <w:rPr>
                <w:noProof/>
                <w:webHidden/>
              </w:rPr>
              <w:fldChar w:fldCharType="begin"/>
            </w:r>
            <w:r>
              <w:rPr>
                <w:noProof/>
                <w:webHidden/>
              </w:rPr>
              <w:instrText xml:space="preserve"> PAGEREF _Toc217241613 \h </w:instrText>
            </w:r>
            <w:r>
              <w:rPr>
                <w:noProof/>
                <w:webHidden/>
              </w:rPr>
            </w:r>
            <w:r>
              <w:rPr>
                <w:noProof/>
                <w:webHidden/>
              </w:rPr>
              <w:fldChar w:fldCharType="separate"/>
            </w:r>
            <w:r>
              <w:rPr>
                <w:noProof/>
                <w:webHidden/>
              </w:rPr>
              <w:t>38</w:t>
            </w:r>
            <w:r>
              <w:rPr>
                <w:noProof/>
                <w:webHidden/>
              </w:rPr>
              <w:fldChar w:fldCharType="end"/>
            </w:r>
          </w:hyperlink>
        </w:p>
        <w:p w14:paraId="1302BC9B" w14:textId="165ABB68" w:rsidR="00FE0DF5" w:rsidRDefault="00FE0DF5">
          <w:pPr>
            <w:pStyle w:val="TOC3"/>
            <w:tabs>
              <w:tab w:val="right" w:leader="dot" w:pos="9345"/>
            </w:tabs>
            <w:rPr>
              <w:rFonts w:asciiTheme="minorHAnsi" w:eastAsiaTheme="minorEastAsia" w:hAnsiTheme="minorHAnsi"/>
              <w:noProof/>
              <w:color w:val="auto"/>
              <w:sz w:val="24"/>
            </w:rPr>
          </w:pPr>
          <w:hyperlink w:anchor="_Toc217241614" w:history="1">
            <w:r w:rsidRPr="007B7498">
              <w:rPr>
                <w:rStyle w:val="Hyperlink"/>
                <w:noProof/>
              </w:rPr>
              <w:t>2.2.1 Block diagram</w:t>
            </w:r>
            <w:r>
              <w:rPr>
                <w:noProof/>
                <w:webHidden/>
              </w:rPr>
              <w:tab/>
            </w:r>
            <w:r>
              <w:rPr>
                <w:noProof/>
                <w:webHidden/>
              </w:rPr>
              <w:fldChar w:fldCharType="begin"/>
            </w:r>
            <w:r>
              <w:rPr>
                <w:noProof/>
                <w:webHidden/>
              </w:rPr>
              <w:instrText xml:space="preserve"> PAGEREF _Toc217241614 \h </w:instrText>
            </w:r>
            <w:r>
              <w:rPr>
                <w:noProof/>
                <w:webHidden/>
              </w:rPr>
            </w:r>
            <w:r>
              <w:rPr>
                <w:noProof/>
                <w:webHidden/>
              </w:rPr>
              <w:fldChar w:fldCharType="separate"/>
            </w:r>
            <w:r>
              <w:rPr>
                <w:noProof/>
                <w:webHidden/>
              </w:rPr>
              <w:t>38</w:t>
            </w:r>
            <w:r>
              <w:rPr>
                <w:noProof/>
                <w:webHidden/>
              </w:rPr>
              <w:fldChar w:fldCharType="end"/>
            </w:r>
          </w:hyperlink>
        </w:p>
        <w:p w14:paraId="6B0A4FF6" w14:textId="369E80B7" w:rsidR="00FE0DF5" w:rsidRDefault="00FE0DF5">
          <w:pPr>
            <w:pStyle w:val="TOC3"/>
            <w:tabs>
              <w:tab w:val="right" w:leader="dot" w:pos="9345"/>
            </w:tabs>
            <w:rPr>
              <w:rFonts w:asciiTheme="minorHAnsi" w:eastAsiaTheme="minorEastAsia" w:hAnsiTheme="minorHAnsi"/>
              <w:noProof/>
              <w:color w:val="auto"/>
              <w:sz w:val="24"/>
            </w:rPr>
          </w:pPr>
          <w:hyperlink w:anchor="_Toc217241615" w:history="1">
            <w:r w:rsidRPr="007B7498">
              <w:rPr>
                <w:rStyle w:val="Hyperlink"/>
                <w:noProof/>
              </w:rPr>
              <w:t>2.2.2 Decomposition View</w:t>
            </w:r>
            <w:r>
              <w:rPr>
                <w:noProof/>
                <w:webHidden/>
              </w:rPr>
              <w:tab/>
            </w:r>
            <w:r>
              <w:rPr>
                <w:noProof/>
                <w:webHidden/>
              </w:rPr>
              <w:fldChar w:fldCharType="begin"/>
            </w:r>
            <w:r>
              <w:rPr>
                <w:noProof/>
                <w:webHidden/>
              </w:rPr>
              <w:instrText xml:space="preserve"> PAGEREF _Toc217241615 \h </w:instrText>
            </w:r>
            <w:r>
              <w:rPr>
                <w:noProof/>
                <w:webHidden/>
              </w:rPr>
            </w:r>
            <w:r>
              <w:rPr>
                <w:noProof/>
                <w:webHidden/>
              </w:rPr>
              <w:fldChar w:fldCharType="separate"/>
            </w:r>
            <w:r>
              <w:rPr>
                <w:noProof/>
                <w:webHidden/>
              </w:rPr>
              <w:t>38</w:t>
            </w:r>
            <w:r>
              <w:rPr>
                <w:noProof/>
                <w:webHidden/>
              </w:rPr>
              <w:fldChar w:fldCharType="end"/>
            </w:r>
          </w:hyperlink>
        </w:p>
        <w:p w14:paraId="05AA7F6A" w14:textId="5B7B392A" w:rsidR="00FE0DF5" w:rsidRDefault="00FE0DF5">
          <w:pPr>
            <w:pStyle w:val="TOC3"/>
            <w:tabs>
              <w:tab w:val="right" w:leader="dot" w:pos="9345"/>
            </w:tabs>
            <w:rPr>
              <w:rFonts w:asciiTheme="minorHAnsi" w:eastAsiaTheme="minorEastAsia" w:hAnsiTheme="minorHAnsi"/>
              <w:noProof/>
              <w:color w:val="auto"/>
              <w:sz w:val="24"/>
            </w:rPr>
          </w:pPr>
          <w:hyperlink w:anchor="_Toc217241616" w:history="1">
            <w:r w:rsidRPr="007B7498">
              <w:rPr>
                <w:rStyle w:val="Hyperlink"/>
                <w:noProof/>
              </w:rPr>
              <w:t>2.2.3 Communication view</w:t>
            </w:r>
            <w:r>
              <w:rPr>
                <w:noProof/>
                <w:webHidden/>
              </w:rPr>
              <w:tab/>
            </w:r>
            <w:r>
              <w:rPr>
                <w:noProof/>
                <w:webHidden/>
              </w:rPr>
              <w:fldChar w:fldCharType="begin"/>
            </w:r>
            <w:r>
              <w:rPr>
                <w:noProof/>
                <w:webHidden/>
              </w:rPr>
              <w:instrText xml:space="preserve"> PAGEREF _Toc217241616 \h </w:instrText>
            </w:r>
            <w:r>
              <w:rPr>
                <w:noProof/>
                <w:webHidden/>
              </w:rPr>
            </w:r>
            <w:r>
              <w:rPr>
                <w:noProof/>
                <w:webHidden/>
              </w:rPr>
              <w:fldChar w:fldCharType="separate"/>
            </w:r>
            <w:r>
              <w:rPr>
                <w:noProof/>
                <w:webHidden/>
              </w:rPr>
              <w:t>44</w:t>
            </w:r>
            <w:r>
              <w:rPr>
                <w:noProof/>
                <w:webHidden/>
              </w:rPr>
              <w:fldChar w:fldCharType="end"/>
            </w:r>
          </w:hyperlink>
        </w:p>
        <w:p w14:paraId="78E6C079" w14:textId="1EF2A4C1" w:rsidR="00FE0DF5" w:rsidRDefault="00FE0DF5">
          <w:pPr>
            <w:pStyle w:val="TOC3"/>
            <w:tabs>
              <w:tab w:val="right" w:leader="dot" w:pos="9345"/>
            </w:tabs>
            <w:rPr>
              <w:rFonts w:asciiTheme="minorHAnsi" w:eastAsiaTheme="minorEastAsia" w:hAnsiTheme="minorHAnsi"/>
              <w:noProof/>
              <w:color w:val="auto"/>
              <w:sz w:val="24"/>
            </w:rPr>
          </w:pPr>
          <w:hyperlink w:anchor="_Toc217241617" w:history="1">
            <w:r w:rsidRPr="007B7498">
              <w:rPr>
                <w:rStyle w:val="Hyperlink"/>
                <w:noProof/>
              </w:rPr>
              <w:t>2.2.4 Deployment view</w:t>
            </w:r>
            <w:r>
              <w:rPr>
                <w:noProof/>
                <w:webHidden/>
              </w:rPr>
              <w:tab/>
            </w:r>
            <w:r>
              <w:rPr>
                <w:noProof/>
                <w:webHidden/>
              </w:rPr>
              <w:fldChar w:fldCharType="begin"/>
            </w:r>
            <w:r>
              <w:rPr>
                <w:noProof/>
                <w:webHidden/>
              </w:rPr>
              <w:instrText xml:space="preserve"> PAGEREF _Toc217241617 \h </w:instrText>
            </w:r>
            <w:r>
              <w:rPr>
                <w:noProof/>
                <w:webHidden/>
              </w:rPr>
            </w:r>
            <w:r>
              <w:rPr>
                <w:noProof/>
                <w:webHidden/>
              </w:rPr>
              <w:fldChar w:fldCharType="separate"/>
            </w:r>
            <w:r>
              <w:rPr>
                <w:noProof/>
                <w:webHidden/>
              </w:rPr>
              <w:t>45</w:t>
            </w:r>
            <w:r>
              <w:rPr>
                <w:noProof/>
                <w:webHidden/>
              </w:rPr>
              <w:fldChar w:fldCharType="end"/>
            </w:r>
          </w:hyperlink>
        </w:p>
        <w:p w14:paraId="4772E049" w14:textId="72D4B521" w:rsidR="00FE0DF5" w:rsidRDefault="00FE0DF5">
          <w:pPr>
            <w:pStyle w:val="TOC1"/>
            <w:tabs>
              <w:tab w:val="right" w:leader="dot" w:pos="9345"/>
            </w:tabs>
            <w:rPr>
              <w:rFonts w:asciiTheme="minorHAnsi" w:eastAsiaTheme="minorEastAsia" w:hAnsiTheme="minorHAnsi"/>
              <w:noProof/>
              <w:color w:val="auto"/>
              <w:sz w:val="24"/>
            </w:rPr>
          </w:pPr>
          <w:hyperlink w:anchor="_Toc217241618" w:history="1">
            <w:r w:rsidRPr="007B7498">
              <w:rPr>
                <w:rStyle w:val="Hyperlink"/>
                <w:noProof/>
              </w:rPr>
              <w:t>CHAPTER 3: TEST PLAN</w:t>
            </w:r>
            <w:r>
              <w:rPr>
                <w:noProof/>
                <w:webHidden/>
              </w:rPr>
              <w:tab/>
            </w:r>
            <w:r>
              <w:rPr>
                <w:noProof/>
                <w:webHidden/>
              </w:rPr>
              <w:fldChar w:fldCharType="begin"/>
            </w:r>
            <w:r>
              <w:rPr>
                <w:noProof/>
                <w:webHidden/>
              </w:rPr>
              <w:instrText xml:space="preserve"> PAGEREF _Toc217241618 \h </w:instrText>
            </w:r>
            <w:r>
              <w:rPr>
                <w:noProof/>
                <w:webHidden/>
              </w:rPr>
            </w:r>
            <w:r>
              <w:rPr>
                <w:noProof/>
                <w:webHidden/>
              </w:rPr>
              <w:fldChar w:fldCharType="separate"/>
            </w:r>
            <w:r>
              <w:rPr>
                <w:noProof/>
                <w:webHidden/>
              </w:rPr>
              <w:t>48</w:t>
            </w:r>
            <w:r>
              <w:rPr>
                <w:noProof/>
                <w:webHidden/>
              </w:rPr>
              <w:fldChar w:fldCharType="end"/>
            </w:r>
          </w:hyperlink>
        </w:p>
        <w:p w14:paraId="1D1333F4" w14:textId="5456DC84" w:rsidR="00FE0DF5" w:rsidRDefault="00FE0DF5">
          <w:pPr>
            <w:pStyle w:val="TOC2"/>
            <w:tabs>
              <w:tab w:val="right" w:leader="dot" w:pos="9345"/>
            </w:tabs>
            <w:rPr>
              <w:rFonts w:asciiTheme="minorHAnsi" w:eastAsiaTheme="minorEastAsia" w:hAnsiTheme="minorHAnsi"/>
              <w:noProof/>
              <w:color w:val="auto"/>
              <w:sz w:val="24"/>
            </w:rPr>
          </w:pPr>
          <w:hyperlink w:anchor="_Toc217241619" w:history="1">
            <w:r w:rsidRPr="007B7498">
              <w:rPr>
                <w:rStyle w:val="Hyperlink"/>
                <w:noProof/>
              </w:rPr>
              <w:t>3.1. Introduction</w:t>
            </w:r>
            <w:r>
              <w:rPr>
                <w:noProof/>
                <w:webHidden/>
              </w:rPr>
              <w:tab/>
            </w:r>
            <w:r>
              <w:rPr>
                <w:noProof/>
                <w:webHidden/>
              </w:rPr>
              <w:fldChar w:fldCharType="begin"/>
            </w:r>
            <w:r>
              <w:rPr>
                <w:noProof/>
                <w:webHidden/>
              </w:rPr>
              <w:instrText xml:space="preserve"> PAGEREF _Toc217241619 \h </w:instrText>
            </w:r>
            <w:r>
              <w:rPr>
                <w:noProof/>
                <w:webHidden/>
              </w:rPr>
            </w:r>
            <w:r>
              <w:rPr>
                <w:noProof/>
                <w:webHidden/>
              </w:rPr>
              <w:fldChar w:fldCharType="separate"/>
            </w:r>
            <w:r>
              <w:rPr>
                <w:noProof/>
                <w:webHidden/>
              </w:rPr>
              <w:t>48</w:t>
            </w:r>
            <w:r>
              <w:rPr>
                <w:noProof/>
                <w:webHidden/>
              </w:rPr>
              <w:fldChar w:fldCharType="end"/>
            </w:r>
          </w:hyperlink>
        </w:p>
        <w:p w14:paraId="04BCCC8B" w14:textId="4E86E882" w:rsidR="00FE0DF5" w:rsidRDefault="00FE0DF5">
          <w:pPr>
            <w:pStyle w:val="TOC3"/>
            <w:tabs>
              <w:tab w:val="right" w:leader="dot" w:pos="9345"/>
            </w:tabs>
            <w:rPr>
              <w:rFonts w:asciiTheme="minorHAnsi" w:eastAsiaTheme="minorEastAsia" w:hAnsiTheme="minorHAnsi"/>
              <w:noProof/>
              <w:color w:val="auto"/>
              <w:sz w:val="24"/>
            </w:rPr>
          </w:pPr>
          <w:hyperlink w:anchor="_Toc217241620" w:history="1">
            <w:r w:rsidRPr="007B7498">
              <w:rPr>
                <w:rStyle w:val="Hyperlink"/>
                <w:noProof/>
              </w:rPr>
              <w:t>3.1.1. Purpose</w:t>
            </w:r>
            <w:r>
              <w:rPr>
                <w:noProof/>
                <w:webHidden/>
              </w:rPr>
              <w:tab/>
            </w:r>
            <w:r>
              <w:rPr>
                <w:noProof/>
                <w:webHidden/>
              </w:rPr>
              <w:fldChar w:fldCharType="begin"/>
            </w:r>
            <w:r>
              <w:rPr>
                <w:noProof/>
                <w:webHidden/>
              </w:rPr>
              <w:instrText xml:space="preserve"> PAGEREF _Toc217241620 \h </w:instrText>
            </w:r>
            <w:r>
              <w:rPr>
                <w:noProof/>
                <w:webHidden/>
              </w:rPr>
            </w:r>
            <w:r>
              <w:rPr>
                <w:noProof/>
                <w:webHidden/>
              </w:rPr>
              <w:fldChar w:fldCharType="separate"/>
            </w:r>
            <w:r>
              <w:rPr>
                <w:noProof/>
                <w:webHidden/>
              </w:rPr>
              <w:t>48</w:t>
            </w:r>
            <w:r>
              <w:rPr>
                <w:noProof/>
                <w:webHidden/>
              </w:rPr>
              <w:fldChar w:fldCharType="end"/>
            </w:r>
          </w:hyperlink>
        </w:p>
        <w:p w14:paraId="59FFAD1D" w14:textId="1AC8D08D" w:rsidR="00FE0DF5" w:rsidRDefault="00FE0DF5">
          <w:pPr>
            <w:pStyle w:val="TOC3"/>
            <w:tabs>
              <w:tab w:val="right" w:leader="dot" w:pos="9345"/>
            </w:tabs>
            <w:rPr>
              <w:rFonts w:asciiTheme="minorHAnsi" w:eastAsiaTheme="minorEastAsia" w:hAnsiTheme="minorHAnsi"/>
              <w:noProof/>
              <w:color w:val="auto"/>
              <w:sz w:val="24"/>
            </w:rPr>
          </w:pPr>
          <w:hyperlink w:anchor="_Toc217241621" w:history="1">
            <w:r w:rsidRPr="007B7498">
              <w:rPr>
                <w:rStyle w:val="Hyperlink"/>
                <w:noProof/>
              </w:rPr>
              <w:t>3.1.2. Scope</w:t>
            </w:r>
            <w:r>
              <w:rPr>
                <w:noProof/>
                <w:webHidden/>
              </w:rPr>
              <w:tab/>
            </w:r>
            <w:r>
              <w:rPr>
                <w:noProof/>
                <w:webHidden/>
              </w:rPr>
              <w:fldChar w:fldCharType="begin"/>
            </w:r>
            <w:r>
              <w:rPr>
                <w:noProof/>
                <w:webHidden/>
              </w:rPr>
              <w:instrText xml:space="preserve"> PAGEREF _Toc217241621 \h </w:instrText>
            </w:r>
            <w:r>
              <w:rPr>
                <w:noProof/>
                <w:webHidden/>
              </w:rPr>
            </w:r>
            <w:r>
              <w:rPr>
                <w:noProof/>
                <w:webHidden/>
              </w:rPr>
              <w:fldChar w:fldCharType="separate"/>
            </w:r>
            <w:r>
              <w:rPr>
                <w:noProof/>
                <w:webHidden/>
              </w:rPr>
              <w:t>48</w:t>
            </w:r>
            <w:r>
              <w:rPr>
                <w:noProof/>
                <w:webHidden/>
              </w:rPr>
              <w:fldChar w:fldCharType="end"/>
            </w:r>
          </w:hyperlink>
        </w:p>
        <w:p w14:paraId="40A1095A" w14:textId="756715B9" w:rsidR="00FE0DF5" w:rsidRDefault="00FE0DF5">
          <w:pPr>
            <w:pStyle w:val="TOC2"/>
            <w:tabs>
              <w:tab w:val="right" w:leader="dot" w:pos="9345"/>
            </w:tabs>
            <w:rPr>
              <w:rFonts w:asciiTheme="minorHAnsi" w:eastAsiaTheme="minorEastAsia" w:hAnsiTheme="minorHAnsi"/>
              <w:noProof/>
              <w:color w:val="auto"/>
              <w:sz w:val="24"/>
            </w:rPr>
          </w:pPr>
          <w:hyperlink w:anchor="_Toc217241622" w:history="1">
            <w:r w:rsidRPr="007B7498">
              <w:rPr>
                <w:rStyle w:val="Hyperlink"/>
                <w:noProof/>
              </w:rPr>
              <w:t>3.2 Testing Items within Scope</w:t>
            </w:r>
            <w:r>
              <w:rPr>
                <w:noProof/>
                <w:webHidden/>
              </w:rPr>
              <w:tab/>
            </w:r>
            <w:r>
              <w:rPr>
                <w:noProof/>
                <w:webHidden/>
              </w:rPr>
              <w:fldChar w:fldCharType="begin"/>
            </w:r>
            <w:r>
              <w:rPr>
                <w:noProof/>
                <w:webHidden/>
              </w:rPr>
              <w:instrText xml:space="preserve"> PAGEREF _Toc217241622 \h </w:instrText>
            </w:r>
            <w:r>
              <w:rPr>
                <w:noProof/>
                <w:webHidden/>
              </w:rPr>
            </w:r>
            <w:r>
              <w:rPr>
                <w:noProof/>
                <w:webHidden/>
              </w:rPr>
              <w:fldChar w:fldCharType="separate"/>
            </w:r>
            <w:r>
              <w:rPr>
                <w:noProof/>
                <w:webHidden/>
              </w:rPr>
              <w:t>49</w:t>
            </w:r>
            <w:r>
              <w:rPr>
                <w:noProof/>
                <w:webHidden/>
              </w:rPr>
              <w:fldChar w:fldCharType="end"/>
            </w:r>
          </w:hyperlink>
        </w:p>
        <w:p w14:paraId="7CF09709" w14:textId="75083FC2" w:rsidR="00FE0DF5" w:rsidRDefault="00FE0DF5">
          <w:pPr>
            <w:pStyle w:val="TOC3"/>
            <w:tabs>
              <w:tab w:val="right" w:leader="dot" w:pos="9345"/>
            </w:tabs>
            <w:rPr>
              <w:rFonts w:asciiTheme="minorHAnsi" w:eastAsiaTheme="minorEastAsia" w:hAnsiTheme="minorHAnsi"/>
              <w:noProof/>
              <w:color w:val="auto"/>
              <w:sz w:val="24"/>
            </w:rPr>
          </w:pPr>
          <w:hyperlink w:anchor="_Toc217241623" w:history="1">
            <w:r w:rsidRPr="007B7498">
              <w:rPr>
                <w:rStyle w:val="Hyperlink"/>
                <w:noProof/>
              </w:rPr>
              <w:t>3.2.1 Backend API Testing</w:t>
            </w:r>
            <w:r>
              <w:rPr>
                <w:noProof/>
                <w:webHidden/>
              </w:rPr>
              <w:tab/>
            </w:r>
            <w:r>
              <w:rPr>
                <w:noProof/>
                <w:webHidden/>
              </w:rPr>
              <w:fldChar w:fldCharType="begin"/>
            </w:r>
            <w:r>
              <w:rPr>
                <w:noProof/>
                <w:webHidden/>
              </w:rPr>
              <w:instrText xml:space="preserve"> PAGEREF _Toc217241623 \h </w:instrText>
            </w:r>
            <w:r>
              <w:rPr>
                <w:noProof/>
                <w:webHidden/>
              </w:rPr>
            </w:r>
            <w:r>
              <w:rPr>
                <w:noProof/>
                <w:webHidden/>
              </w:rPr>
              <w:fldChar w:fldCharType="separate"/>
            </w:r>
            <w:r>
              <w:rPr>
                <w:noProof/>
                <w:webHidden/>
              </w:rPr>
              <w:t>49</w:t>
            </w:r>
            <w:r>
              <w:rPr>
                <w:noProof/>
                <w:webHidden/>
              </w:rPr>
              <w:fldChar w:fldCharType="end"/>
            </w:r>
          </w:hyperlink>
        </w:p>
        <w:p w14:paraId="34DF3034" w14:textId="3057A5B8" w:rsidR="00FE0DF5" w:rsidRDefault="00FE0DF5">
          <w:pPr>
            <w:pStyle w:val="TOC3"/>
            <w:tabs>
              <w:tab w:val="right" w:leader="dot" w:pos="9345"/>
            </w:tabs>
            <w:rPr>
              <w:rFonts w:asciiTheme="minorHAnsi" w:eastAsiaTheme="minorEastAsia" w:hAnsiTheme="minorHAnsi"/>
              <w:noProof/>
              <w:color w:val="auto"/>
              <w:sz w:val="24"/>
            </w:rPr>
          </w:pPr>
          <w:hyperlink w:anchor="_Toc217241624" w:history="1">
            <w:r w:rsidRPr="007B7498">
              <w:rPr>
                <w:rStyle w:val="Hyperlink"/>
                <w:noProof/>
              </w:rPr>
              <w:t>3.2.2. Frontend Testing</w:t>
            </w:r>
            <w:r>
              <w:rPr>
                <w:noProof/>
                <w:webHidden/>
              </w:rPr>
              <w:tab/>
            </w:r>
            <w:r>
              <w:rPr>
                <w:noProof/>
                <w:webHidden/>
              </w:rPr>
              <w:fldChar w:fldCharType="begin"/>
            </w:r>
            <w:r>
              <w:rPr>
                <w:noProof/>
                <w:webHidden/>
              </w:rPr>
              <w:instrText xml:space="preserve"> PAGEREF _Toc217241624 \h </w:instrText>
            </w:r>
            <w:r>
              <w:rPr>
                <w:noProof/>
                <w:webHidden/>
              </w:rPr>
            </w:r>
            <w:r>
              <w:rPr>
                <w:noProof/>
                <w:webHidden/>
              </w:rPr>
              <w:fldChar w:fldCharType="separate"/>
            </w:r>
            <w:r>
              <w:rPr>
                <w:noProof/>
                <w:webHidden/>
              </w:rPr>
              <w:t>50</w:t>
            </w:r>
            <w:r>
              <w:rPr>
                <w:noProof/>
                <w:webHidden/>
              </w:rPr>
              <w:fldChar w:fldCharType="end"/>
            </w:r>
          </w:hyperlink>
        </w:p>
        <w:p w14:paraId="7148FF26" w14:textId="3B9A0A1A" w:rsidR="00FE0DF5" w:rsidRDefault="00FE0DF5">
          <w:pPr>
            <w:pStyle w:val="TOC3"/>
            <w:tabs>
              <w:tab w:val="right" w:leader="dot" w:pos="9345"/>
            </w:tabs>
            <w:rPr>
              <w:rFonts w:asciiTheme="minorHAnsi" w:eastAsiaTheme="minorEastAsia" w:hAnsiTheme="minorHAnsi"/>
              <w:noProof/>
              <w:color w:val="auto"/>
              <w:sz w:val="24"/>
            </w:rPr>
          </w:pPr>
          <w:hyperlink w:anchor="_Toc217241625" w:history="1">
            <w:r w:rsidRPr="007B7498">
              <w:rPr>
                <w:rStyle w:val="Hyperlink"/>
                <w:noProof/>
              </w:rPr>
              <w:t>3.2.3 Database Testing</w:t>
            </w:r>
            <w:r>
              <w:rPr>
                <w:noProof/>
                <w:webHidden/>
              </w:rPr>
              <w:tab/>
            </w:r>
            <w:r>
              <w:rPr>
                <w:noProof/>
                <w:webHidden/>
              </w:rPr>
              <w:fldChar w:fldCharType="begin"/>
            </w:r>
            <w:r>
              <w:rPr>
                <w:noProof/>
                <w:webHidden/>
              </w:rPr>
              <w:instrText xml:space="preserve"> PAGEREF _Toc217241625 \h </w:instrText>
            </w:r>
            <w:r>
              <w:rPr>
                <w:noProof/>
                <w:webHidden/>
              </w:rPr>
            </w:r>
            <w:r>
              <w:rPr>
                <w:noProof/>
                <w:webHidden/>
              </w:rPr>
              <w:fldChar w:fldCharType="separate"/>
            </w:r>
            <w:r>
              <w:rPr>
                <w:noProof/>
                <w:webHidden/>
              </w:rPr>
              <w:t>51</w:t>
            </w:r>
            <w:r>
              <w:rPr>
                <w:noProof/>
                <w:webHidden/>
              </w:rPr>
              <w:fldChar w:fldCharType="end"/>
            </w:r>
          </w:hyperlink>
        </w:p>
        <w:p w14:paraId="187140DB" w14:textId="68ACD5C0" w:rsidR="00FE0DF5" w:rsidRDefault="00FE0DF5">
          <w:pPr>
            <w:pStyle w:val="TOC3"/>
            <w:tabs>
              <w:tab w:val="right" w:leader="dot" w:pos="9345"/>
            </w:tabs>
            <w:rPr>
              <w:rFonts w:asciiTheme="minorHAnsi" w:eastAsiaTheme="minorEastAsia" w:hAnsiTheme="minorHAnsi"/>
              <w:noProof/>
              <w:color w:val="auto"/>
              <w:sz w:val="24"/>
            </w:rPr>
          </w:pPr>
          <w:hyperlink w:anchor="_Toc217241626" w:history="1">
            <w:r w:rsidRPr="007B7498">
              <w:rPr>
                <w:rStyle w:val="Hyperlink"/>
                <w:noProof/>
              </w:rPr>
              <w:t>3.2.4. Integration Testing</w:t>
            </w:r>
            <w:r>
              <w:rPr>
                <w:noProof/>
                <w:webHidden/>
              </w:rPr>
              <w:tab/>
            </w:r>
            <w:r>
              <w:rPr>
                <w:noProof/>
                <w:webHidden/>
              </w:rPr>
              <w:fldChar w:fldCharType="begin"/>
            </w:r>
            <w:r>
              <w:rPr>
                <w:noProof/>
                <w:webHidden/>
              </w:rPr>
              <w:instrText xml:space="preserve"> PAGEREF _Toc217241626 \h </w:instrText>
            </w:r>
            <w:r>
              <w:rPr>
                <w:noProof/>
                <w:webHidden/>
              </w:rPr>
            </w:r>
            <w:r>
              <w:rPr>
                <w:noProof/>
                <w:webHidden/>
              </w:rPr>
              <w:fldChar w:fldCharType="separate"/>
            </w:r>
            <w:r>
              <w:rPr>
                <w:noProof/>
                <w:webHidden/>
              </w:rPr>
              <w:t>51</w:t>
            </w:r>
            <w:r>
              <w:rPr>
                <w:noProof/>
                <w:webHidden/>
              </w:rPr>
              <w:fldChar w:fldCharType="end"/>
            </w:r>
          </w:hyperlink>
        </w:p>
        <w:p w14:paraId="4BD1C256" w14:textId="5BA808D4" w:rsidR="00FE0DF5" w:rsidRDefault="00FE0DF5">
          <w:pPr>
            <w:pStyle w:val="TOC3"/>
            <w:tabs>
              <w:tab w:val="right" w:leader="dot" w:pos="9345"/>
            </w:tabs>
            <w:rPr>
              <w:rFonts w:asciiTheme="minorHAnsi" w:eastAsiaTheme="minorEastAsia" w:hAnsiTheme="minorHAnsi"/>
              <w:noProof/>
              <w:color w:val="auto"/>
              <w:sz w:val="24"/>
            </w:rPr>
          </w:pPr>
          <w:hyperlink w:anchor="_Toc217241627" w:history="1">
            <w:r w:rsidRPr="007B7498">
              <w:rPr>
                <w:rStyle w:val="Hyperlink"/>
                <w:noProof/>
              </w:rPr>
              <w:t>3.2.5 Non-Functional Testing</w:t>
            </w:r>
            <w:r>
              <w:rPr>
                <w:noProof/>
                <w:webHidden/>
              </w:rPr>
              <w:tab/>
            </w:r>
            <w:r>
              <w:rPr>
                <w:noProof/>
                <w:webHidden/>
              </w:rPr>
              <w:fldChar w:fldCharType="begin"/>
            </w:r>
            <w:r>
              <w:rPr>
                <w:noProof/>
                <w:webHidden/>
              </w:rPr>
              <w:instrText xml:space="preserve"> PAGEREF _Toc217241627 \h </w:instrText>
            </w:r>
            <w:r>
              <w:rPr>
                <w:noProof/>
                <w:webHidden/>
              </w:rPr>
            </w:r>
            <w:r>
              <w:rPr>
                <w:noProof/>
                <w:webHidden/>
              </w:rPr>
              <w:fldChar w:fldCharType="separate"/>
            </w:r>
            <w:r>
              <w:rPr>
                <w:noProof/>
                <w:webHidden/>
              </w:rPr>
              <w:t>52</w:t>
            </w:r>
            <w:r>
              <w:rPr>
                <w:noProof/>
                <w:webHidden/>
              </w:rPr>
              <w:fldChar w:fldCharType="end"/>
            </w:r>
          </w:hyperlink>
        </w:p>
        <w:p w14:paraId="49194099" w14:textId="1648B5C2" w:rsidR="00FE0DF5" w:rsidRDefault="00FE0DF5">
          <w:pPr>
            <w:pStyle w:val="TOC2"/>
            <w:tabs>
              <w:tab w:val="right" w:leader="dot" w:pos="9345"/>
            </w:tabs>
            <w:rPr>
              <w:rFonts w:asciiTheme="minorHAnsi" w:eastAsiaTheme="minorEastAsia" w:hAnsiTheme="minorHAnsi"/>
              <w:noProof/>
              <w:color w:val="auto"/>
              <w:sz w:val="24"/>
            </w:rPr>
          </w:pPr>
          <w:hyperlink w:anchor="_Toc217241628" w:history="1">
            <w:r w:rsidRPr="007B7498">
              <w:rPr>
                <w:rStyle w:val="Hyperlink"/>
                <w:noProof/>
              </w:rPr>
              <w:t>3.3. Out-of-Scope Test Items</w:t>
            </w:r>
            <w:r>
              <w:rPr>
                <w:noProof/>
                <w:webHidden/>
              </w:rPr>
              <w:tab/>
            </w:r>
            <w:r>
              <w:rPr>
                <w:noProof/>
                <w:webHidden/>
              </w:rPr>
              <w:fldChar w:fldCharType="begin"/>
            </w:r>
            <w:r>
              <w:rPr>
                <w:noProof/>
                <w:webHidden/>
              </w:rPr>
              <w:instrText xml:space="preserve"> PAGEREF _Toc217241628 \h </w:instrText>
            </w:r>
            <w:r>
              <w:rPr>
                <w:noProof/>
                <w:webHidden/>
              </w:rPr>
            </w:r>
            <w:r>
              <w:rPr>
                <w:noProof/>
                <w:webHidden/>
              </w:rPr>
              <w:fldChar w:fldCharType="separate"/>
            </w:r>
            <w:r>
              <w:rPr>
                <w:noProof/>
                <w:webHidden/>
              </w:rPr>
              <w:t>52</w:t>
            </w:r>
            <w:r>
              <w:rPr>
                <w:noProof/>
                <w:webHidden/>
              </w:rPr>
              <w:fldChar w:fldCharType="end"/>
            </w:r>
          </w:hyperlink>
        </w:p>
        <w:p w14:paraId="68D001E0" w14:textId="689FFEC7" w:rsidR="00FE0DF5" w:rsidRDefault="00FE0DF5">
          <w:pPr>
            <w:pStyle w:val="TOC3"/>
            <w:tabs>
              <w:tab w:val="right" w:leader="dot" w:pos="9345"/>
            </w:tabs>
            <w:rPr>
              <w:rFonts w:asciiTheme="minorHAnsi" w:eastAsiaTheme="minorEastAsia" w:hAnsiTheme="minorHAnsi"/>
              <w:noProof/>
              <w:color w:val="auto"/>
              <w:sz w:val="24"/>
            </w:rPr>
          </w:pPr>
          <w:hyperlink w:anchor="_Toc217241629" w:history="1">
            <w:r w:rsidRPr="007B7498">
              <w:rPr>
                <w:rStyle w:val="Hyperlink"/>
                <w:noProof/>
              </w:rPr>
              <w:t>3.3.1. Functions Not Included in Scope</w:t>
            </w:r>
            <w:r>
              <w:rPr>
                <w:noProof/>
                <w:webHidden/>
              </w:rPr>
              <w:tab/>
            </w:r>
            <w:r>
              <w:rPr>
                <w:noProof/>
                <w:webHidden/>
              </w:rPr>
              <w:fldChar w:fldCharType="begin"/>
            </w:r>
            <w:r>
              <w:rPr>
                <w:noProof/>
                <w:webHidden/>
              </w:rPr>
              <w:instrText xml:space="preserve"> PAGEREF _Toc217241629 \h </w:instrText>
            </w:r>
            <w:r>
              <w:rPr>
                <w:noProof/>
                <w:webHidden/>
              </w:rPr>
            </w:r>
            <w:r>
              <w:rPr>
                <w:noProof/>
                <w:webHidden/>
              </w:rPr>
              <w:fldChar w:fldCharType="separate"/>
            </w:r>
            <w:r>
              <w:rPr>
                <w:noProof/>
                <w:webHidden/>
              </w:rPr>
              <w:t>52</w:t>
            </w:r>
            <w:r>
              <w:rPr>
                <w:noProof/>
                <w:webHidden/>
              </w:rPr>
              <w:fldChar w:fldCharType="end"/>
            </w:r>
          </w:hyperlink>
        </w:p>
        <w:p w14:paraId="0EE4D57B" w14:textId="1A1E5BE6" w:rsidR="00FE0DF5" w:rsidRDefault="00FE0DF5">
          <w:pPr>
            <w:pStyle w:val="TOC3"/>
            <w:tabs>
              <w:tab w:val="right" w:leader="dot" w:pos="9345"/>
            </w:tabs>
            <w:rPr>
              <w:rFonts w:asciiTheme="minorHAnsi" w:eastAsiaTheme="minorEastAsia" w:hAnsiTheme="minorHAnsi"/>
              <w:noProof/>
              <w:color w:val="auto"/>
              <w:sz w:val="24"/>
            </w:rPr>
          </w:pPr>
          <w:hyperlink w:anchor="_Toc217241630" w:history="1">
            <w:r w:rsidRPr="007B7498">
              <w:rPr>
                <w:rStyle w:val="Hyperlink"/>
                <w:noProof/>
              </w:rPr>
              <w:t>3.3.2. Testing Limitations within the Project Scope</w:t>
            </w:r>
            <w:r>
              <w:rPr>
                <w:noProof/>
                <w:webHidden/>
              </w:rPr>
              <w:tab/>
            </w:r>
            <w:r>
              <w:rPr>
                <w:noProof/>
                <w:webHidden/>
              </w:rPr>
              <w:fldChar w:fldCharType="begin"/>
            </w:r>
            <w:r>
              <w:rPr>
                <w:noProof/>
                <w:webHidden/>
              </w:rPr>
              <w:instrText xml:space="preserve"> PAGEREF _Toc217241630 \h </w:instrText>
            </w:r>
            <w:r>
              <w:rPr>
                <w:noProof/>
                <w:webHidden/>
              </w:rPr>
            </w:r>
            <w:r>
              <w:rPr>
                <w:noProof/>
                <w:webHidden/>
              </w:rPr>
              <w:fldChar w:fldCharType="separate"/>
            </w:r>
            <w:r>
              <w:rPr>
                <w:noProof/>
                <w:webHidden/>
              </w:rPr>
              <w:t>53</w:t>
            </w:r>
            <w:r>
              <w:rPr>
                <w:noProof/>
                <w:webHidden/>
              </w:rPr>
              <w:fldChar w:fldCharType="end"/>
            </w:r>
          </w:hyperlink>
        </w:p>
        <w:p w14:paraId="7BDE80C2" w14:textId="4DB37E44" w:rsidR="00FE0DF5" w:rsidRDefault="00FE0DF5">
          <w:pPr>
            <w:pStyle w:val="TOC2"/>
            <w:tabs>
              <w:tab w:val="right" w:leader="dot" w:pos="9345"/>
            </w:tabs>
            <w:rPr>
              <w:rFonts w:asciiTheme="minorHAnsi" w:eastAsiaTheme="minorEastAsia" w:hAnsiTheme="minorHAnsi"/>
              <w:noProof/>
              <w:color w:val="auto"/>
              <w:sz w:val="24"/>
            </w:rPr>
          </w:pPr>
          <w:hyperlink w:anchor="_Toc217241631" w:history="1">
            <w:r w:rsidRPr="007B7498">
              <w:rPr>
                <w:rStyle w:val="Hyperlink"/>
                <w:noProof/>
              </w:rPr>
              <w:t>3.4. Testing Methodology</w:t>
            </w:r>
            <w:r>
              <w:rPr>
                <w:noProof/>
                <w:webHidden/>
              </w:rPr>
              <w:tab/>
            </w:r>
            <w:r>
              <w:rPr>
                <w:noProof/>
                <w:webHidden/>
              </w:rPr>
              <w:fldChar w:fldCharType="begin"/>
            </w:r>
            <w:r>
              <w:rPr>
                <w:noProof/>
                <w:webHidden/>
              </w:rPr>
              <w:instrText xml:space="preserve"> PAGEREF _Toc217241631 \h </w:instrText>
            </w:r>
            <w:r>
              <w:rPr>
                <w:noProof/>
                <w:webHidden/>
              </w:rPr>
            </w:r>
            <w:r>
              <w:rPr>
                <w:noProof/>
                <w:webHidden/>
              </w:rPr>
              <w:fldChar w:fldCharType="separate"/>
            </w:r>
            <w:r>
              <w:rPr>
                <w:noProof/>
                <w:webHidden/>
              </w:rPr>
              <w:t>53</w:t>
            </w:r>
            <w:r>
              <w:rPr>
                <w:noProof/>
                <w:webHidden/>
              </w:rPr>
              <w:fldChar w:fldCharType="end"/>
            </w:r>
          </w:hyperlink>
        </w:p>
        <w:p w14:paraId="21FE91B5" w14:textId="64BF83E0" w:rsidR="00FE0DF5" w:rsidRDefault="00FE0DF5">
          <w:pPr>
            <w:pStyle w:val="TOC3"/>
            <w:tabs>
              <w:tab w:val="right" w:leader="dot" w:pos="9345"/>
            </w:tabs>
            <w:rPr>
              <w:rFonts w:asciiTheme="minorHAnsi" w:eastAsiaTheme="minorEastAsia" w:hAnsiTheme="minorHAnsi"/>
              <w:noProof/>
              <w:color w:val="auto"/>
              <w:sz w:val="24"/>
            </w:rPr>
          </w:pPr>
          <w:hyperlink w:anchor="_Toc217241632" w:history="1">
            <w:r w:rsidRPr="007B7498">
              <w:rPr>
                <w:rStyle w:val="Hyperlink"/>
                <w:noProof/>
              </w:rPr>
              <w:t>3.4.1. Overall Methodology Framework</w:t>
            </w:r>
            <w:r>
              <w:rPr>
                <w:noProof/>
                <w:webHidden/>
              </w:rPr>
              <w:tab/>
            </w:r>
            <w:r>
              <w:rPr>
                <w:noProof/>
                <w:webHidden/>
              </w:rPr>
              <w:fldChar w:fldCharType="begin"/>
            </w:r>
            <w:r>
              <w:rPr>
                <w:noProof/>
                <w:webHidden/>
              </w:rPr>
              <w:instrText xml:space="preserve"> PAGEREF _Toc217241632 \h </w:instrText>
            </w:r>
            <w:r>
              <w:rPr>
                <w:noProof/>
                <w:webHidden/>
              </w:rPr>
            </w:r>
            <w:r>
              <w:rPr>
                <w:noProof/>
                <w:webHidden/>
              </w:rPr>
              <w:fldChar w:fldCharType="separate"/>
            </w:r>
            <w:r>
              <w:rPr>
                <w:noProof/>
                <w:webHidden/>
              </w:rPr>
              <w:t>53</w:t>
            </w:r>
            <w:r>
              <w:rPr>
                <w:noProof/>
                <w:webHidden/>
              </w:rPr>
              <w:fldChar w:fldCharType="end"/>
            </w:r>
          </w:hyperlink>
        </w:p>
        <w:p w14:paraId="3E2890B7" w14:textId="1C10B0D3" w:rsidR="00FE0DF5" w:rsidRDefault="00FE0DF5">
          <w:pPr>
            <w:pStyle w:val="TOC3"/>
            <w:tabs>
              <w:tab w:val="right" w:leader="dot" w:pos="9345"/>
            </w:tabs>
            <w:rPr>
              <w:rFonts w:asciiTheme="minorHAnsi" w:eastAsiaTheme="minorEastAsia" w:hAnsiTheme="minorHAnsi"/>
              <w:noProof/>
              <w:color w:val="auto"/>
              <w:sz w:val="24"/>
            </w:rPr>
          </w:pPr>
          <w:hyperlink w:anchor="_Toc217241633" w:history="1">
            <w:r w:rsidRPr="007B7498">
              <w:rPr>
                <w:rStyle w:val="Hyperlink"/>
                <w:noProof/>
              </w:rPr>
              <w:t>3.4.2. Testing Levels</w:t>
            </w:r>
            <w:r>
              <w:rPr>
                <w:noProof/>
                <w:webHidden/>
              </w:rPr>
              <w:tab/>
            </w:r>
            <w:r>
              <w:rPr>
                <w:noProof/>
                <w:webHidden/>
              </w:rPr>
              <w:fldChar w:fldCharType="begin"/>
            </w:r>
            <w:r>
              <w:rPr>
                <w:noProof/>
                <w:webHidden/>
              </w:rPr>
              <w:instrText xml:space="preserve"> PAGEREF _Toc217241633 \h </w:instrText>
            </w:r>
            <w:r>
              <w:rPr>
                <w:noProof/>
                <w:webHidden/>
              </w:rPr>
            </w:r>
            <w:r>
              <w:rPr>
                <w:noProof/>
                <w:webHidden/>
              </w:rPr>
              <w:fldChar w:fldCharType="separate"/>
            </w:r>
            <w:r>
              <w:rPr>
                <w:noProof/>
                <w:webHidden/>
              </w:rPr>
              <w:t>54</w:t>
            </w:r>
            <w:r>
              <w:rPr>
                <w:noProof/>
                <w:webHidden/>
              </w:rPr>
              <w:fldChar w:fldCharType="end"/>
            </w:r>
          </w:hyperlink>
        </w:p>
        <w:p w14:paraId="35448CA8" w14:textId="3B78659B" w:rsidR="00FE0DF5" w:rsidRDefault="00FE0DF5">
          <w:pPr>
            <w:pStyle w:val="TOC3"/>
            <w:tabs>
              <w:tab w:val="right" w:leader="dot" w:pos="9345"/>
            </w:tabs>
            <w:rPr>
              <w:rFonts w:asciiTheme="minorHAnsi" w:eastAsiaTheme="minorEastAsia" w:hAnsiTheme="minorHAnsi"/>
              <w:noProof/>
              <w:color w:val="auto"/>
              <w:sz w:val="24"/>
            </w:rPr>
          </w:pPr>
          <w:hyperlink w:anchor="_Toc217241634" w:history="1">
            <w:r w:rsidRPr="007B7498">
              <w:rPr>
                <w:rStyle w:val="Hyperlink"/>
                <w:noProof/>
              </w:rPr>
              <w:t>3.4.3 Types of Testing</w:t>
            </w:r>
            <w:r>
              <w:rPr>
                <w:noProof/>
                <w:webHidden/>
              </w:rPr>
              <w:tab/>
            </w:r>
            <w:r>
              <w:rPr>
                <w:noProof/>
                <w:webHidden/>
              </w:rPr>
              <w:fldChar w:fldCharType="begin"/>
            </w:r>
            <w:r>
              <w:rPr>
                <w:noProof/>
                <w:webHidden/>
              </w:rPr>
              <w:instrText xml:space="preserve"> PAGEREF _Toc217241634 \h </w:instrText>
            </w:r>
            <w:r>
              <w:rPr>
                <w:noProof/>
                <w:webHidden/>
              </w:rPr>
            </w:r>
            <w:r>
              <w:rPr>
                <w:noProof/>
                <w:webHidden/>
              </w:rPr>
              <w:fldChar w:fldCharType="separate"/>
            </w:r>
            <w:r>
              <w:rPr>
                <w:noProof/>
                <w:webHidden/>
              </w:rPr>
              <w:t>56</w:t>
            </w:r>
            <w:r>
              <w:rPr>
                <w:noProof/>
                <w:webHidden/>
              </w:rPr>
              <w:fldChar w:fldCharType="end"/>
            </w:r>
          </w:hyperlink>
        </w:p>
        <w:p w14:paraId="21D4CA25" w14:textId="414993F6" w:rsidR="00FE0DF5" w:rsidRDefault="00FE0DF5">
          <w:pPr>
            <w:pStyle w:val="TOC3"/>
            <w:tabs>
              <w:tab w:val="right" w:leader="dot" w:pos="9345"/>
            </w:tabs>
            <w:rPr>
              <w:rFonts w:asciiTheme="minorHAnsi" w:eastAsiaTheme="minorEastAsia" w:hAnsiTheme="minorHAnsi"/>
              <w:noProof/>
              <w:color w:val="auto"/>
              <w:sz w:val="24"/>
            </w:rPr>
          </w:pPr>
          <w:hyperlink w:anchor="_Toc217241635" w:history="1">
            <w:r w:rsidRPr="007B7498">
              <w:rPr>
                <w:rStyle w:val="Hyperlink"/>
                <w:noProof/>
              </w:rPr>
              <w:t>3.4.4. Test Case Design Techniques</w:t>
            </w:r>
            <w:r>
              <w:rPr>
                <w:noProof/>
                <w:webHidden/>
              </w:rPr>
              <w:tab/>
            </w:r>
            <w:r>
              <w:rPr>
                <w:noProof/>
                <w:webHidden/>
              </w:rPr>
              <w:fldChar w:fldCharType="begin"/>
            </w:r>
            <w:r>
              <w:rPr>
                <w:noProof/>
                <w:webHidden/>
              </w:rPr>
              <w:instrText xml:space="preserve"> PAGEREF _Toc217241635 \h </w:instrText>
            </w:r>
            <w:r>
              <w:rPr>
                <w:noProof/>
                <w:webHidden/>
              </w:rPr>
            </w:r>
            <w:r>
              <w:rPr>
                <w:noProof/>
                <w:webHidden/>
              </w:rPr>
              <w:fldChar w:fldCharType="separate"/>
            </w:r>
            <w:r>
              <w:rPr>
                <w:noProof/>
                <w:webHidden/>
              </w:rPr>
              <w:t>57</w:t>
            </w:r>
            <w:r>
              <w:rPr>
                <w:noProof/>
                <w:webHidden/>
              </w:rPr>
              <w:fldChar w:fldCharType="end"/>
            </w:r>
          </w:hyperlink>
        </w:p>
        <w:p w14:paraId="7B5BC15C" w14:textId="1C100628" w:rsidR="00FE0DF5" w:rsidRDefault="00FE0DF5">
          <w:pPr>
            <w:pStyle w:val="TOC2"/>
            <w:tabs>
              <w:tab w:val="right" w:leader="dot" w:pos="9345"/>
            </w:tabs>
            <w:rPr>
              <w:rFonts w:asciiTheme="minorHAnsi" w:eastAsiaTheme="minorEastAsia" w:hAnsiTheme="minorHAnsi"/>
              <w:noProof/>
              <w:color w:val="auto"/>
              <w:sz w:val="24"/>
            </w:rPr>
          </w:pPr>
          <w:hyperlink w:anchor="_Toc217241636" w:history="1">
            <w:r w:rsidRPr="007B7498">
              <w:rPr>
                <w:rStyle w:val="Hyperlink"/>
                <w:noProof/>
              </w:rPr>
              <w:t>3.5 Testing Strategy</w:t>
            </w:r>
            <w:r>
              <w:rPr>
                <w:noProof/>
                <w:webHidden/>
              </w:rPr>
              <w:tab/>
            </w:r>
            <w:r>
              <w:rPr>
                <w:noProof/>
                <w:webHidden/>
              </w:rPr>
              <w:fldChar w:fldCharType="begin"/>
            </w:r>
            <w:r>
              <w:rPr>
                <w:noProof/>
                <w:webHidden/>
              </w:rPr>
              <w:instrText xml:space="preserve"> PAGEREF _Toc217241636 \h </w:instrText>
            </w:r>
            <w:r>
              <w:rPr>
                <w:noProof/>
                <w:webHidden/>
              </w:rPr>
            </w:r>
            <w:r>
              <w:rPr>
                <w:noProof/>
                <w:webHidden/>
              </w:rPr>
              <w:fldChar w:fldCharType="separate"/>
            </w:r>
            <w:r>
              <w:rPr>
                <w:noProof/>
                <w:webHidden/>
              </w:rPr>
              <w:t>58</w:t>
            </w:r>
            <w:r>
              <w:rPr>
                <w:noProof/>
                <w:webHidden/>
              </w:rPr>
              <w:fldChar w:fldCharType="end"/>
            </w:r>
          </w:hyperlink>
        </w:p>
        <w:p w14:paraId="0A15D10C" w14:textId="0FCD6CD0" w:rsidR="00FE0DF5" w:rsidRDefault="00FE0DF5">
          <w:pPr>
            <w:pStyle w:val="TOC3"/>
            <w:tabs>
              <w:tab w:val="right" w:leader="dot" w:pos="9345"/>
            </w:tabs>
            <w:rPr>
              <w:rFonts w:asciiTheme="minorHAnsi" w:eastAsiaTheme="minorEastAsia" w:hAnsiTheme="minorHAnsi"/>
              <w:noProof/>
              <w:color w:val="auto"/>
              <w:sz w:val="24"/>
            </w:rPr>
          </w:pPr>
          <w:hyperlink w:anchor="_Toc217241637" w:history="1">
            <w:r w:rsidRPr="007B7498">
              <w:rPr>
                <w:rStyle w:val="Hyperlink"/>
                <w:noProof/>
              </w:rPr>
              <w:t>3.5.1 Overall Strategy</w:t>
            </w:r>
            <w:r>
              <w:rPr>
                <w:noProof/>
                <w:webHidden/>
              </w:rPr>
              <w:tab/>
            </w:r>
            <w:r>
              <w:rPr>
                <w:noProof/>
                <w:webHidden/>
              </w:rPr>
              <w:fldChar w:fldCharType="begin"/>
            </w:r>
            <w:r>
              <w:rPr>
                <w:noProof/>
                <w:webHidden/>
              </w:rPr>
              <w:instrText xml:space="preserve"> PAGEREF _Toc217241637 \h </w:instrText>
            </w:r>
            <w:r>
              <w:rPr>
                <w:noProof/>
                <w:webHidden/>
              </w:rPr>
            </w:r>
            <w:r>
              <w:rPr>
                <w:noProof/>
                <w:webHidden/>
              </w:rPr>
              <w:fldChar w:fldCharType="separate"/>
            </w:r>
            <w:r>
              <w:rPr>
                <w:noProof/>
                <w:webHidden/>
              </w:rPr>
              <w:t>58</w:t>
            </w:r>
            <w:r>
              <w:rPr>
                <w:noProof/>
                <w:webHidden/>
              </w:rPr>
              <w:fldChar w:fldCharType="end"/>
            </w:r>
          </w:hyperlink>
        </w:p>
        <w:p w14:paraId="02017F1F" w14:textId="244BC738" w:rsidR="00FE0DF5" w:rsidRDefault="00FE0DF5">
          <w:pPr>
            <w:pStyle w:val="TOC3"/>
            <w:tabs>
              <w:tab w:val="right" w:leader="dot" w:pos="9345"/>
            </w:tabs>
            <w:rPr>
              <w:rFonts w:asciiTheme="minorHAnsi" w:eastAsiaTheme="minorEastAsia" w:hAnsiTheme="minorHAnsi"/>
              <w:noProof/>
              <w:color w:val="auto"/>
              <w:sz w:val="24"/>
            </w:rPr>
          </w:pPr>
          <w:hyperlink w:anchor="_Toc217241638" w:history="1">
            <w:r w:rsidRPr="007B7498">
              <w:rPr>
                <w:rStyle w:val="Hyperlink"/>
                <w:noProof/>
              </w:rPr>
              <w:t>3.5.2 Component-level Strategy</w:t>
            </w:r>
            <w:r>
              <w:rPr>
                <w:noProof/>
                <w:webHidden/>
              </w:rPr>
              <w:tab/>
            </w:r>
            <w:r>
              <w:rPr>
                <w:noProof/>
                <w:webHidden/>
              </w:rPr>
              <w:fldChar w:fldCharType="begin"/>
            </w:r>
            <w:r>
              <w:rPr>
                <w:noProof/>
                <w:webHidden/>
              </w:rPr>
              <w:instrText xml:space="preserve"> PAGEREF _Toc217241638 \h </w:instrText>
            </w:r>
            <w:r>
              <w:rPr>
                <w:noProof/>
                <w:webHidden/>
              </w:rPr>
            </w:r>
            <w:r>
              <w:rPr>
                <w:noProof/>
                <w:webHidden/>
              </w:rPr>
              <w:fldChar w:fldCharType="separate"/>
            </w:r>
            <w:r>
              <w:rPr>
                <w:noProof/>
                <w:webHidden/>
              </w:rPr>
              <w:t>58</w:t>
            </w:r>
            <w:r>
              <w:rPr>
                <w:noProof/>
                <w:webHidden/>
              </w:rPr>
              <w:fldChar w:fldCharType="end"/>
            </w:r>
          </w:hyperlink>
        </w:p>
        <w:p w14:paraId="0E767FDD" w14:textId="7E845A21" w:rsidR="00FE0DF5" w:rsidRDefault="00FE0DF5">
          <w:pPr>
            <w:pStyle w:val="TOC3"/>
            <w:tabs>
              <w:tab w:val="right" w:leader="dot" w:pos="9345"/>
            </w:tabs>
            <w:rPr>
              <w:rFonts w:asciiTheme="minorHAnsi" w:eastAsiaTheme="minorEastAsia" w:hAnsiTheme="minorHAnsi"/>
              <w:noProof/>
              <w:color w:val="auto"/>
              <w:sz w:val="24"/>
            </w:rPr>
          </w:pPr>
          <w:hyperlink w:anchor="_Toc217241639" w:history="1">
            <w:r w:rsidRPr="007B7498">
              <w:rPr>
                <w:rStyle w:val="Hyperlink"/>
                <w:noProof/>
              </w:rPr>
              <w:t>3.5.3. Test Automation Strategy</w:t>
            </w:r>
            <w:r>
              <w:rPr>
                <w:noProof/>
                <w:webHidden/>
              </w:rPr>
              <w:tab/>
            </w:r>
            <w:r>
              <w:rPr>
                <w:noProof/>
                <w:webHidden/>
              </w:rPr>
              <w:fldChar w:fldCharType="begin"/>
            </w:r>
            <w:r>
              <w:rPr>
                <w:noProof/>
                <w:webHidden/>
              </w:rPr>
              <w:instrText xml:space="preserve"> PAGEREF _Toc217241639 \h </w:instrText>
            </w:r>
            <w:r>
              <w:rPr>
                <w:noProof/>
                <w:webHidden/>
              </w:rPr>
            </w:r>
            <w:r>
              <w:rPr>
                <w:noProof/>
                <w:webHidden/>
              </w:rPr>
              <w:fldChar w:fldCharType="separate"/>
            </w:r>
            <w:r>
              <w:rPr>
                <w:noProof/>
                <w:webHidden/>
              </w:rPr>
              <w:t>60</w:t>
            </w:r>
            <w:r>
              <w:rPr>
                <w:noProof/>
                <w:webHidden/>
              </w:rPr>
              <w:fldChar w:fldCharType="end"/>
            </w:r>
          </w:hyperlink>
        </w:p>
        <w:p w14:paraId="7313EC38" w14:textId="4BDF0930" w:rsidR="00FE0DF5" w:rsidRDefault="00FE0DF5">
          <w:pPr>
            <w:pStyle w:val="TOC3"/>
            <w:tabs>
              <w:tab w:val="right" w:leader="dot" w:pos="9345"/>
            </w:tabs>
            <w:rPr>
              <w:rFonts w:asciiTheme="minorHAnsi" w:eastAsiaTheme="minorEastAsia" w:hAnsiTheme="minorHAnsi"/>
              <w:noProof/>
              <w:color w:val="auto"/>
              <w:sz w:val="24"/>
            </w:rPr>
          </w:pPr>
          <w:hyperlink w:anchor="_Toc217241640" w:history="1">
            <w:r w:rsidRPr="007B7498">
              <w:rPr>
                <w:rStyle w:val="Hyperlink"/>
                <w:bCs/>
                <w:i/>
                <w:noProof/>
              </w:rPr>
              <w:t>3.5.4. Test Data Management Strategy</w:t>
            </w:r>
            <w:r>
              <w:rPr>
                <w:noProof/>
                <w:webHidden/>
              </w:rPr>
              <w:tab/>
            </w:r>
            <w:r>
              <w:rPr>
                <w:noProof/>
                <w:webHidden/>
              </w:rPr>
              <w:fldChar w:fldCharType="begin"/>
            </w:r>
            <w:r>
              <w:rPr>
                <w:noProof/>
                <w:webHidden/>
              </w:rPr>
              <w:instrText xml:space="preserve"> PAGEREF _Toc217241640 \h </w:instrText>
            </w:r>
            <w:r>
              <w:rPr>
                <w:noProof/>
                <w:webHidden/>
              </w:rPr>
            </w:r>
            <w:r>
              <w:rPr>
                <w:noProof/>
                <w:webHidden/>
              </w:rPr>
              <w:fldChar w:fldCharType="separate"/>
            </w:r>
            <w:r>
              <w:rPr>
                <w:noProof/>
                <w:webHidden/>
              </w:rPr>
              <w:t>61</w:t>
            </w:r>
            <w:r>
              <w:rPr>
                <w:noProof/>
                <w:webHidden/>
              </w:rPr>
              <w:fldChar w:fldCharType="end"/>
            </w:r>
          </w:hyperlink>
        </w:p>
        <w:p w14:paraId="5E5A1442" w14:textId="5CD5F033" w:rsidR="00FE0DF5" w:rsidRDefault="00FE0DF5">
          <w:pPr>
            <w:pStyle w:val="TOC2"/>
            <w:tabs>
              <w:tab w:val="right" w:leader="dot" w:pos="9345"/>
            </w:tabs>
            <w:rPr>
              <w:rFonts w:asciiTheme="minorHAnsi" w:eastAsiaTheme="minorEastAsia" w:hAnsiTheme="minorHAnsi"/>
              <w:noProof/>
              <w:color w:val="auto"/>
              <w:sz w:val="24"/>
            </w:rPr>
          </w:pPr>
          <w:hyperlink w:anchor="_Toc217241641" w:history="1">
            <w:r w:rsidRPr="007B7498">
              <w:rPr>
                <w:rStyle w:val="Hyperlink"/>
                <w:noProof/>
              </w:rPr>
              <w:t>3.6. Resources</w:t>
            </w:r>
            <w:r>
              <w:rPr>
                <w:noProof/>
                <w:webHidden/>
              </w:rPr>
              <w:tab/>
            </w:r>
            <w:r>
              <w:rPr>
                <w:noProof/>
                <w:webHidden/>
              </w:rPr>
              <w:fldChar w:fldCharType="begin"/>
            </w:r>
            <w:r>
              <w:rPr>
                <w:noProof/>
                <w:webHidden/>
              </w:rPr>
              <w:instrText xml:space="preserve"> PAGEREF _Toc217241641 \h </w:instrText>
            </w:r>
            <w:r>
              <w:rPr>
                <w:noProof/>
                <w:webHidden/>
              </w:rPr>
            </w:r>
            <w:r>
              <w:rPr>
                <w:noProof/>
                <w:webHidden/>
              </w:rPr>
              <w:fldChar w:fldCharType="separate"/>
            </w:r>
            <w:r>
              <w:rPr>
                <w:noProof/>
                <w:webHidden/>
              </w:rPr>
              <w:t>61</w:t>
            </w:r>
            <w:r>
              <w:rPr>
                <w:noProof/>
                <w:webHidden/>
              </w:rPr>
              <w:fldChar w:fldCharType="end"/>
            </w:r>
          </w:hyperlink>
        </w:p>
        <w:p w14:paraId="40C801D1" w14:textId="61DD4428" w:rsidR="00FE0DF5" w:rsidRDefault="00FE0DF5">
          <w:pPr>
            <w:pStyle w:val="TOC3"/>
            <w:tabs>
              <w:tab w:val="right" w:leader="dot" w:pos="9345"/>
            </w:tabs>
            <w:rPr>
              <w:rFonts w:asciiTheme="minorHAnsi" w:eastAsiaTheme="minorEastAsia" w:hAnsiTheme="minorHAnsi"/>
              <w:noProof/>
              <w:color w:val="auto"/>
              <w:sz w:val="24"/>
            </w:rPr>
          </w:pPr>
          <w:hyperlink w:anchor="_Toc217241642" w:history="1">
            <w:r w:rsidRPr="007B7498">
              <w:rPr>
                <w:rStyle w:val="Hyperlink"/>
                <w:noProof/>
              </w:rPr>
              <w:t>3.6.2. Test Schedule</w:t>
            </w:r>
            <w:r>
              <w:rPr>
                <w:noProof/>
                <w:webHidden/>
              </w:rPr>
              <w:tab/>
            </w:r>
            <w:r>
              <w:rPr>
                <w:noProof/>
                <w:webHidden/>
              </w:rPr>
              <w:fldChar w:fldCharType="begin"/>
            </w:r>
            <w:r>
              <w:rPr>
                <w:noProof/>
                <w:webHidden/>
              </w:rPr>
              <w:instrText xml:space="preserve"> PAGEREF _Toc217241642 \h </w:instrText>
            </w:r>
            <w:r>
              <w:rPr>
                <w:noProof/>
                <w:webHidden/>
              </w:rPr>
            </w:r>
            <w:r>
              <w:rPr>
                <w:noProof/>
                <w:webHidden/>
              </w:rPr>
              <w:fldChar w:fldCharType="separate"/>
            </w:r>
            <w:r>
              <w:rPr>
                <w:noProof/>
                <w:webHidden/>
              </w:rPr>
              <w:t>61</w:t>
            </w:r>
            <w:r>
              <w:rPr>
                <w:noProof/>
                <w:webHidden/>
              </w:rPr>
              <w:fldChar w:fldCharType="end"/>
            </w:r>
          </w:hyperlink>
        </w:p>
        <w:p w14:paraId="53FA8099" w14:textId="2C64B981" w:rsidR="00FE0DF5" w:rsidRDefault="00FE0DF5">
          <w:pPr>
            <w:pStyle w:val="TOC2"/>
            <w:tabs>
              <w:tab w:val="right" w:leader="dot" w:pos="9345"/>
            </w:tabs>
            <w:rPr>
              <w:rFonts w:asciiTheme="minorHAnsi" w:eastAsiaTheme="minorEastAsia" w:hAnsiTheme="minorHAnsi"/>
              <w:noProof/>
              <w:color w:val="auto"/>
              <w:sz w:val="24"/>
            </w:rPr>
          </w:pPr>
          <w:hyperlink w:anchor="_Toc217241643" w:history="1">
            <w:r w:rsidRPr="007B7498">
              <w:rPr>
                <w:rStyle w:val="Hyperlink"/>
                <w:noProof/>
              </w:rPr>
              <w:t>3.7. Test Environment</w:t>
            </w:r>
            <w:r>
              <w:rPr>
                <w:noProof/>
                <w:webHidden/>
              </w:rPr>
              <w:tab/>
            </w:r>
            <w:r>
              <w:rPr>
                <w:noProof/>
                <w:webHidden/>
              </w:rPr>
              <w:fldChar w:fldCharType="begin"/>
            </w:r>
            <w:r>
              <w:rPr>
                <w:noProof/>
                <w:webHidden/>
              </w:rPr>
              <w:instrText xml:space="preserve"> PAGEREF _Toc217241643 \h </w:instrText>
            </w:r>
            <w:r>
              <w:rPr>
                <w:noProof/>
                <w:webHidden/>
              </w:rPr>
            </w:r>
            <w:r>
              <w:rPr>
                <w:noProof/>
                <w:webHidden/>
              </w:rPr>
              <w:fldChar w:fldCharType="separate"/>
            </w:r>
            <w:r>
              <w:rPr>
                <w:noProof/>
                <w:webHidden/>
              </w:rPr>
              <w:t>62</w:t>
            </w:r>
            <w:r>
              <w:rPr>
                <w:noProof/>
                <w:webHidden/>
              </w:rPr>
              <w:fldChar w:fldCharType="end"/>
            </w:r>
          </w:hyperlink>
        </w:p>
        <w:p w14:paraId="4C2446F9" w14:textId="7657A71C" w:rsidR="00FE0DF5" w:rsidRDefault="00FE0DF5">
          <w:pPr>
            <w:pStyle w:val="TOC3"/>
            <w:tabs>
              <w:tab w:val="right" w:leader="dot" w:pos="9345"/>
            </w:tabs>
            <w:rPr>
              <w:rFonts w:asciiTheme="minorHAnsi" w:eastAsiaTheme="minorEastAsia" w:hAnsiTheme="minorHAnsi"/>
              <w:noProof/>
              <w:color w:val="auto"/>
              <w:sz w:val="24"/>
            </w:rPr>
          </w:pPr>
          <w:hyperlink w:anchor="_Toc217241644" w:history="1">
            <w:r w:rsidRPr="007B7498">
              <w:rPr>
                <w:rStyle w:val="Hyperlink"/>
                <w:iCs/>
                <w:noProof/>
              </w:rPr>
              <w:t>3.7.2. Software</w:t>
            </w:r>
            <w:r>
              <w:rPr>
                <w:noProof/>
                <w:webHidden/>
              </w:rPr>
              <w:tab/>
            </w:r>
            <w:r>
              <w:rPr>
                <w:noProof/>
                <w:webHidden/>
              </w:rPr>
              <w:fldChar w:fldCharType="begin"/>
            </w:r>
            <w:r>
              <w:rPr>
                <w:noProof/>
                <w:webHidden/>
              </w:rPr>
              <w:instrText xml:space="preserve"> PAGEREF _Toc217241644 \h </w:instrText>
            </w:r>
            <w:r>
              <w:rPr>
                <w:noProof/>
                <w:webHidden/>
              </w:rPr>
            </w:r>
            <w:r>
              <w:rPr>
                <w:noProof/>
                <w:webHidden/>
              </w:rPr>
              <w:fldChar w:fldCharType="separate"/>
            </w:r>
            <w:r>
              <w:rPr>
                <w:noProof/>
                <w:webHidden/>
              </w:rPr>
              <w:t>62</w:t>
            </w:r>
            <w:r>
              <w:rPr>
                <w:noProof/>
                <w:webHidden/>
              </w:rPr>
              <w:fldChar w:fldCharType="end"/>
            </w:r>
          </w:hyperlink>
        </w:p>
        <w:p w14:paraId="26C38CAF" w14:textId="38E1E224" w:rsidR="00FE0DF5" w:rsidRDefault="00FE0DF5">
          <w:pPr>
            <w:pStyle w:val="TOC3"/>
            <w:tabs>
              <w:tab w:val="right" w:leader="dot" w:pos="9345"/>
            </w:tabs>
            <w:rPr>
              <w:rFonts w:asciiTheme="minorHAnsi" w:eastAsiaTheme="minorEastAsia" w:hAnsiTheme="minorHAnsi"/>
              <w:noProof/>
              <w:color w:val="auto"/>
              <w:sz w:val="24"/>
            </w:rPr>
          </w:pPr>
          <w:hyperlink w:anchor="_Toc217241645" w:history="1">
            <w:r w:rsidRPr="007B7498">
              <w:rPr>
                <w:rStyle w:val="Hyperlink"/>
                <w:iCs/>
                <w:noProof/>
              </w:rPr>
              <w:t>3.7.3. Infrastructure</w:t>
            </w:r>
            <w:r>
              <w:rPr>
                <w:noProof/>
                <w:webHidden/>
              </w:rPr>
              <w:tab/>
            </w:r>
            <w:r>
              <w:rPr>
                <w:noProof/>
                <w:webHidden/>
              </w:rPr>
              <w:fldChar w:fldCharType="begin"/>
            </w:r>
            <w:r>
              <w:rPr>
                <w:noProof/>
                <w:webHidden/>
              </w:rPr>
              <w:instrText xml:space="preserve"> PAGEREF _Toc217241645 \h </w:instrText>
            </w:r>
            <w:r>
              <w:rPr>
                <w:noProof/>
                <w:webHidden/>
              </w:rPr>
            </w:r>
            <w:r>
              <w:rPr>
                <w:noProof/>
                <w:webHidden/>
              </w:rPr>
              <w:fldChar w:fldCharType="separate"/>
            </w:r>
            <w:r>
              <w:rPr>
                <w:noProof/>
                <w:webHidden/>
              </w:rPr>
              <w:t>63</w:t>
            </w:r>
            <w:r>
              <w:rPr>
                <w:noProof/>
                <w:webHidden/>
              </w:rPr>
              <w:fldChar w:fldCharType="end"/>
            </w:r>
          </w:hyperlink>
        </w:p>
        <w:p w14:paraId="36F8E154" w14:textId="2EC37D5E" w:rsidR="00FE0DF5" w:rsidRDefault="00FE0DF5">
          <w:pPr>
            <w:pStyle w:val="TOC2"/>
            <w:tabs>
              <w:tab w:val="right" w:leader="dot" w:pos="9345"/>
            </w:tabs>
            <w:rPr>
              <w:rFonts w:asciiTheme="minorHAnsi" w:eastAsiaTheme="minorEastAsia" w:hAnsiTheme="minorHAnsi"/>
              <w:noProof/>
              <w:color w:val="auto"/>
              <w:sz w:val="24"/>
            </w:rPr>
          </w:pPr>
          <w:hyperlink w:anchor="_Toc217241646" w:history="1">
            <w:r w:rsidRPr="007B7498">
              <w:rPr>
                <w:rStyle w:val="Hyperlink"/>
                <w:noProof/>
              </w:rPr>
              <w:t>3.8. Deliverables</w:t>
            </w:r>
            <w:r>
              <w:rPr>
                <w:noProof/>
                <w:webHidden/>
              </w:rPr>
              <w:tab/>
            </w:r>
            <w:r>
              <w:rPr>
                <w:noProof/>
                <w:webHidden/>
              </w:rPr>
              <w:fldChar w:fldCharType="begin"/>
            </w:r>
            <w:r>
              <w:rPr>
                <w:noProof/>
                <w:webHidden/>
              </w:rPr>
              <w:instrText xml:space="preserve"> PAGEREF _Toc217241646 \h </w:instrText>
            </w:r>
            <w:r>
              <w:rPr>
                <w:noProof/>
                <w:webHidden/>
              </w:rPr>
            </w:r>
            <w:r>
              <w:rPr>
                <w:noProof/>
                <w:webHidden/>
              </w:rPr>
              <w:fldChar w:fldCharType="separate"/>
            </w:r>
            <w:r>
              <w:rPr>
                <w:noProof/>
                <w:webHidden/>
              </w:rPr>
              <w:t>64</w:t>
            </w:r>
            <w:r>
              <w:rPr>
                <w:noProof/>
                <w:webHidden/>
              </w:rPr>
              <w:fldChar w:fldCharType="end"/>
            </w:r>
          </w:hyperlink>
        </w:p>
        <w:p w14:paraId="04E91F7F" w14:textId="3E6FF3C9" w:rsidR="00FE0DF5" w:rsidRDefault="00FE0DF5">
          <w:pPr>
            <w:pStyle w:val="TOC1"/>
            <w:tabs>
              <w:tab w:val="right" w:leader="dot" w:pos="9345"/>
            </w:tabs>
            <w:rPr>
              <w:rFonts w:asciiTheme="minorHAnsi" w:eastAsiaTheme="minorEastAsia" w:hAnsiTheme="minorHAnsi"/>
              <w:noProof/>
              <w:color w:val="auto"/>
              <w:sz w:val="24"/>
            </w:rPr>
          </w:pPr>
          <w:hyperlink w:anchor="_Toc217241647" w:history="1">
            <w:r w:rsidRPr="007B7498">
              <w:rPr>
                <w:rStyle w:val="Hyperlink"/>
                <w:noProof/>
              </w:rPr>
              <w:t>Chapter 4: TEST DESIGN</w:t>
            </w:r>
            <w:r>
              <w:rPr>
                <w:noProof/>
                <w:webHidden/>
              </w:rPr>
              <w:tab/>
            </w:r>
            <w:r>
              <w:rPr>
                <w:noProof/>
                <w:webHidden/>
              </w:rPr>
              <w:fldChar w:fldCharType="begin"/>
            </w:r>
            <w:r>
              <w:rPr>
                <w:noProof/>
                <w:webHidden/>
              </w:rPr>
              <w:instrText xml:space="preserve"> PAGEREF _Toc217241647 \h </w:instrText>
            </w:r>
            <w:r>
              <w:rPr>
                <w:noProof/>
                <w:webHidden/>
              </w:rPr>
            </w:r>
            <w:r>
              <w:rPr>
                <w:noProof/>
                <w:webHidden/>
              </w:rPr>
              <w:fldChar w:fldCharType="separate"/>
            </w:r>
            <w:r>
              <w:rPr>
                <w:noProof/>
                <w:webHidden/>
              </w:rPr>
              <w:t>64</w:t>
            </w:r>
            <w:r>
              <w:rPr>
                <w:noProof/>
                <w:webHidden/>
              </w:rPr>
              <w:fldChar w:fldCharType="end"/>
            </w:r>
          </w:hyperlink>
        </w:p>
        <w:p w14:paraId="7E6A05A7" w14:textId="52629E0D" w:rsidR="00FE0DF5" w:rsidRDefault="00FE0DF5">
          <w:pPr>
            <w:pStyle w:val="TOC2"/>
            <w:tabs>
              <w:tab w:val="right" w:leader="dot" w:pos="9345"/>
            </w:tabs>
            <w:rPr>
              <w:rFonts w:asciiTheme="minorHAnsi" w:eastAsiaTheme="minorEastAsia" w:hAnsiTheme="minorHAnsi"/>
              <w:noProof/>
              <w:color w:val="auto"/>
              <w:sz w:val="24"/>
            </w:rPr>
          </w:pPr>
          <w:hyperlink w:anchor="_Toc217241648" w:history="1">
            <w:r w:rsidRPr="007B7498">
              <w:rPr>
                <w:rStyle w:val="Hyperlink"/>
                <w:bCs/>
                <w:noProof/>
              </w:rPr>
              <w:t>4.1. INTRODUCTION</w:t>
            </w:r>
            <w:r>
              <w:rPr>
                <w:noProof/>
                <w:webHidden/>
              </w:rPr>
              <w:tab/>
            </w:r>
            <w:r>
              <w:rPr>
                <w:noProof/>
                <w:webHidden/>
              </w:rPr>
              <w:fldChar w:fldCharType="begin"/>
            </w:r>
            <w:r>
              <w:rPr>
                <w:noProof/>
                <w:webHidden/>
              </w:rPr>
              <w:instrText xml:space="preserve"> PAGEREF _Toc217241648 \h </w:instrText>
            </w:r>
            <w:r>
              <w:rPr>
                <w:noProof/>
                <w:webHidden/>
              </w:rPr>
            </w:r>
            <w:r>
              <w:rPr>
                <w:noProof/>
                <w:webHidden/>
              </w:rPr>
              <w:fldChar w:fldCharType="separate"/>
            </w:r>
            <w:r>
              <w:rPr>
                <w:noProof/>
                <w:webHidden/>
              </w:rPr>
              <w:t>64</w:t>
            </w:r>
            <w:r>
              <w:rPr>
                <w:noProof/>
                <w:webHidden/>
              </w:rPr>
              <w:fldChar w:fldCharType="end"/>
            </w:r>
          </w:hyperlink>
        </w:p>
        <w:p w14:paraId="4467D28D" w14:textId="04B00F87" w:rsidR="00FE0DF5" w:rsidRDefault="00FE0DF5">
          <w:pPr>
            <w:pStyle w:val="TOC2"/>
            <w:tabs>
              <w:tab w:val="right" w:leader="dot" w:pos="9345"/>
            </w:tabs>
            <w:rPr>
              <w:rFonts w:asciiTheme="minorHAnsi" w:eastAsiaTheme="minorEastAsia" w:hAnsiTheme="minorHAnsi"/>
              <w:noProof/>
              <w:color w:val="auto"/>
              <w:sz w:val="24"/>
            </w:rPr>
          </w:pPr>
          <w:hyperlink w:anchor="_Toc217241649" w:history="1">
            <w:r w:rsidRPr="007B7498">
              <w:rPr>
                <w:rStyle w:val="Hyperlink"/>
                <w:bCs/>
                <w:noProof/>
              </w:rPr>
              <w:t>4.2. TEST DESIGN PROCESS USING V-MODEL</w:t>
            </w:r>
            <w:r>
              <w:rPr>
                <w:noProof/>
                <w:webHidden/>
              </w:rPr>
              <w:tab/>
            </w:r>
            <w:r>
              <w:rPr>
                <w:noProof/>
                <w:webHidden/>
              </w:rPr>
              <w:fldChar w:fldCharType="begin"/>
            </w:r>
            <w:r>
              <w:rPr>
                <w:noProof/>
                <w:webHidden/>
              </w:rPr>
              <w:instrText xml:space="preserve"> PAGEREF _Toc217241649 \h </w:instrText>
            </w:r>
            <w:r>
              <w:rPr>
                <w:noProof/>
                <w:webHidden/>
              </w:rPr>
            </w:r>
            <w:r>
              <w:rPr>
                <w:noProof/>
                <w:webHidden/>
              </w:rPr>
              <w:fldChar w:fldCharType="separate"/>
            </w:r>
            <w:r>
              <w:rPr>
                <w:noProof/>
                <w:webHidden/>
              </w:rPr>
              <w:t>65</w:t>
            </w:r>
            <w:r>
              <w:rPr>
                <w:noProof/>
                <w:webHidden/>
              </w:rPr>
              <w:fldChar w:fldCharType="end"/>
            </w:r>
          </w:hyperlink>
        </w:p>
        <w:p w14:paraId="5E0540DD" w14:textId="33DF5B4F" w:rsidR="00FE0DF5" w:rsidRDefault="00FE0DF5">
          <w:pPr>
            <w:pStyle w:val="TOC3"/>
            <w:tabs>
              <w:tab w:val="right" w:leader="dot" w:pos="9345"/>
            </w:tabs>
            <w:rPr>
              <w:rFonts w:asciiTheme="minorHAnsi" w:eastAsiaTheme="minorEastAsia" w:hAnsiTheme="minorHAnsi"/>
              <w:noProof/>
              <w:color w:val="auto"/>
              <w:sz w:val="24"/>
            </w:rPr>
          </w:pPr>
          <w:hyperlink w:anchor="_Toc217241650" w:history="1">
            <w:r w:rsidRPr="007B7498">
              <w:rPr>
                <w:rStyle w:val="Hyperlink"/>
                <w:bCs/>
                <w:noProof/>
              </w:rPr>
              <w:t>4.2.1. Requirements Analysis - Acceptance Testing</w:t>
            </w:r>
            <w:r>
              <w:rPr>
                <w:noProof/>
                <w:webHidden/>
              </w:rPr>
              <w:tab/>
            </w:r>
            <w:r>
              <w:rPr>
                <w:noProof/>
                <w:webHidden/>
              </w:rPr>
              <w:fldChar w:fldCharType="begin"/>
            </w:r>
            <w:r>
              <w:rPr>
                <w:noProof/>
                <w:webHidden/>
              </w:rPr>
              <w:instrText xml:space="preserve"> PAGEREF _Toc217241650 \h </w:instrText>
            </w:r>
            <w:r>
              <w:rPr>
                <w:noProof/>
                <w:webHidden/>
              </w:rPr>
            </w:r>
            <w:r>
              <w:rPr>
                <w:noProof/>
                <w:webHidden/>
              </w:rPr>
              <w:fldChar w:fldCharType="separate"/>
            </w:r>
            <w:r>
              <w:rPr>
                <w:noProof/>
                <w:webHidden/>
              </w:rPr>
              <w:t>65</w:t>
            </w:r>
            <w:r>
              <w:rPr>
                <w:noProof/>
                <w:webHidden/>
              </w:rPr>
              <w:fldChar w:fldCharType="end"/>
            </w:r>
          </w:hyperlink>
        </w:p>
        <w:p w14:paraId="0A964FBB" w14:textId="2070FDB5" w:rsidR="00FE0DF5" w:rsidRDefault="00FE0DF5">
          <w:pPr>
            <w:pStyle w:val="TOC3"/>
            <w:tabs>
              <w:tab w:val="right" w:leader="dot" w:pos="9345"/>
            </w:tabs>
            <w:rPr>
              <w:rFonts w:asciiTheme="minorHAnsi" w:eastAsiaTheme="minorEastAsia" w:hAnsiTheme="minorHAnsi"/>
              <w:noProof/>
              <w:color w:val="auto"/>
              <w:sz w:val="24"/>
            </w:rPr>
          </w:pPr>
          <w:hyperlink w:anchor="_Toc217241651" w:history="1">
            <w:r w:rsidRPr="007B7498">
              <w:rPr>
                <w:rStyle w:val="Hyperlink"/>
                <w:bCs/>
                <w:noProof/>
              </w:rPr>
              <w:t>4.2.2. System Design - System Testing</w:t>
            </w:r>
            <w:r>
              <w:rPr>
                <w:noProof/>
                <w:webHidden/>
              </w:rPr>
              <w:tab/>
            </w:r>
            <w:r>
              <w:rPr>
                <w:noProof/>
                <w:webHidden/>
              </w:rPr>
              <w:fldChar w:fldCharType="begin"/>
            </w:r>
            <w:r>
              <w:rPr>
                <w:noProof/>
                <w:webHidden/>
              </w:rPr>
              <w:instrText xml:space="preserve"> PAGEREF _Toc217241651 \h </w:instrText>
            </w:r>
            <w:r>
              <w:rPr>
                <w:noProof/>
                <w:webHidden/>
              </w:rPr>
            </w:r>
            <w:r>
              <w:rPr>
                <w:noProof/>
                <w:webHidden/>
              </w:rPr>
              <w:fldChar w:fldCharType="separate"/>
            </w:r>
            <w:r>
              <w:rPr>
                <w:noProof/>
                <w:webHidden/>
              </w:rPr>
              <w:t>66</w:t>
            </w:r>
            <w:r>
              <w:rPr>
                <w:noProof/>
                <w:webHidden/>
              </w:rPr>
              <w:fldChar w:fldCharType="end"/>
            </w:r>
          </w:hyperlink>
        </w:p>
        <w:p w14:paraId="437D6C8F" w14:textId="0A479F20" w:rsidR="00FE0DF5" w:rsidRDefault="00FE0DF5">
          <w:pPr>
            <w:pStyle w:val="TOC3"/>
            <w:tabs>
              <w:tab w:val="right" w:leader="dot" w:pos="9345"/>
            </w:tabs>
            <w:rPr>
              <w:rFonts w:asciiTheme="minorHAnsi" w:eastAsiaTheme="minorEastAsia" w:hAnsiTheme="minorHAnsi"/>
              <w:noProof/>
              <w:color w:val="auto"/>
              <w:sz w:val="24"/>
            </w:rPr>
          </w:pPr>
          <w:hyperlink w:anchor="_Toc217241652" w:history="1">
            <w:r w:rsidRPr="007B7498">
              <w:rPr>
                <w:rStyle w:val="Hyperlink"/>
                <w:bCs/>
                <w:noProof/>
              </w:rPr>
              <w:t>4.2.3. Architectural Design - Integration Testing</w:t>
            </w:r>
            <w:r>
              <w:rPr>
                <w:noProof/>
                <w:webHidden/>
              </w:rPr>
              <w:tab/>
            </w:r>
            <w:r>
              <w:rPr>
                <w:noProof/>
                <w:webHidden/>
              </w:rPr>
              <w:fldChar w:fldCharType="begin"/>
            </w:r>
            <w:r>
              <w:rPr>
                <w:noProof/>
                <w:webHidden/>
              </w:rPr>
              <w:instrText xml:space="preserve"> PAGEREF _Toc217241652 \h </w:instrText>
            </w:r>
            <w:r>
              <w:rPr>
                <w:noProof/>
                <w:webHidden/>
              </w:rPr>
            </w:r>
            <w:r>
              <w:rPr>
                <w:noProof/>
                <w:webHidden/>
              </w:rPr>
              <w:fldChar w:fldCharType="separate"/>
            </w:r>
            <w:r>
              <w:rPr>
                <w:noProof/>
                <w:webHidden/>
              </w:rPr>
              <w:t>66</w:t>
            </w:r>
            <w:r>
              <w:rPr>
                <w:noProof/>
                <w:webHidden/>
              </w:rPr>
              <w:fldChar w:fldCharType="end"/>
            </w:r>
          </w:hyperlink>
        </w:p>
        <w:p w14:paraId="3DBA898F" w14:textId="1B52433A" w:rsidR="00FE0DF5" w:rsidRDefault="00FE0DF5">
          <w:pPr>
            <w:pStyle w:val="TOC3"/>
            <w:tabs>
              <w:tab w:val="right" w:leader="dot" w:pos="9345"/>
            </w:tabs>
            <w:rPr>
              <w:rFonts w:asciiTheme="minorHAnsi" w:eastAsiaTheme="minorEastAsia" w:hAnsiTheme="minorHAnsi"/>
              <w:noProof/>
              <w:color w:val="auto"/>
              <w:sz w:val="24"/>
            </w:rPr>
          </w:pPr>
          <w:hyperlink w:anchor="_Toc217241653" w:history="1">
            <w:r w:rsidRPr="007B7498">
              <w:rPr>
                <w:rStyle w:val="Hyperlink"/>
                <w:bCs/>
                <w:noProof/>
              </w:rPr>
              <w:t>4.2.4. Module Design - Unit Testing</w:t>
            </w:r>
            <w:r>
              <w:rPr>
                <w:noProof/>
                <w:webHidden/>
              </w:rPr>
              <w:tab/>
            </w:r>
            <w:r>
              <w:rPr>
                <w:noProof/>
                <w:webHidden/>
              </w:rPr>
              <w:fldChar w:fldCharType="begin"/>
            </w:r>
            <w:r>
              <w:rPr>
                <w:noProof/>
                <w:webHidden/>
              </w:rPr>
              <w:instrText xml:space="preserve"> PAGEREF _Toc217241653 \h </w:instrText>
            </w:r>
            <w:r>
              <w:rPr>
                <w:noProof/>
                <w:webHidden/>
              </w:rPr>
            </w:r>
            <w:r>
              <w:rPr>
                <w:noProof/>
                <w:webHidden/>
              </w:rPr>
              <w:fldChar w:fldCharType="separate"/>
            </w:r>
            <w:r>
              <w:rPr>
                <w:noProof/>
                <w:webHidden/>
              </w:rPr>
              <w:t>66</w:t>
            </w:r>
            <w:r>
              <w:rPr>
                <w:noProof/>
                <w:webHidden/>
              </w:rPr>
              <w:fldChar w:fldCharType="end"/>
            </w:r>
          </w:hyperlink>
        </w:p>
        <w:p w14:paraId="383C0419" w14:textId="4AFAB976" w:rsidR="00FE0DF5" w:rsidRDefault="00FE0DF5">
          <w:pPr>
            <w:pStyle w:val="TOC3"/>
            <w:tabs>
              <w:tab w:val="right" w:leader="dot" w:pos="9345"/>
            </w:tabs>
            <w:rPr>
              <w:rFonts w:asciiTheme="minorHAnsi" w:eastAsiaTheme="minorEastAsia" w:hAnsiTheme="minorHAnsi"/>
              <w:noProof/>
              <w:color w:val="auto"/>
              <w:sz w:val="24"/>
            </w:rPr>
          </w:pPr>
          <w:hyperlink w:anchor="_Toc217241654" w:history="1">
            <w:r w:rsidRPr="007B7498">
              <w:rPr>
                <w:rStyle w:val="Hyperlink"/>
                <w:bCs/>
                <w:noProof/>
              </w:rPr>
              <w:t>4.2.5. Code Execution - White-Box Testing</w:t>
            </w:r>
            <w:r>
              <w:rPr>
                <w:noProof/>
                <w:webHidden/>
              </w:rPr>
              <w:tab/>
            </w:r>
            <w:r>
              <w:rPr>
                <w:noProof/>
                <w:webHidden/>
              </w:rPr>
              <w:fldChar w:fldCharType="begin"/>
            </w:r>
            <w:r>
              <w:rPr>
                <w:noProof/>
                <w:webHidden/>
              </w:rPr>
              <w:instrText xml:space="preserve"> PAGEREF _Toc217241654 \h </w:instrText>
            </w:r>
            <w:r>
              <w:rPr>
                <w:noProof/>
                <w:webHidden/>
              </w:rPr>
            </w:r>
            <w:r>
              <w:rPr>
                <w:noProof/>
                <w:webHidden/>
              </w:rPr>
              <w:fldChar w:fldCharType="separate"/>
            </w:r>
            <w:r>
              <w:rPr>
                <w:noProof/>
                <w:webHidden/>
              </w:rPr>
              <w:t>66</w:t>
            </w:r>
            <w:r>
              <w:rPr>
                <w:noProof/>
                <w:webHidden/>
              </w:rPr>
              <w:fldChar w:fldCharType="end"/>
            </w:r>
          </w:hyperlink>
        </w:p>
        <w:p w14:paraId="7176020E" w14:textId="7F6C4893" w:rsidR="00FE0DF5" w:rsidRDefault="00FE0DF5">
          <w:pPr>
            <w:pStyle w:val="TOC3"/>
            <w:tabs>
              <w:tab w:val="right" w:leader="dot" w:pos="9345"/>
            </w:tabs>
            <w:rPr>
              <w:rFonts w:asciiTheme="minorHAnsi" w:eastAsiaTheme="minorEastAsia" w:hAnsiTheme="minorHAnsi"/>
              <w:noProof/>
              <w:color w:val="auto"/>
              <w:sz w:val="24"/>
            </w:rPr>
          </w:pPr>
          <w:hyperlink w:anchor="_Toc217241655" w:history="1">
            <w:r w:rsidRPr="007B7498">
              <w:rPr>
                <w:rStyle w:val="Hyperlink"/>
                <w:bCs/>
                <w:noProof/>
              </w:rPr>
              <w:t>4.2.6. V-Model Process Summary</w:t>
            </w:r>
            <w:r>
              <w:rPr>
                <w:noProof/>
                <w:webHidden/>
              </w:rPr>
              <w:tab/>
            </w:r>
            <w:r>
              <w:rPr>
                <w:noProof/>
                <w:webHidden/>
              </w:rPr>
              <w:fldChar w:fldCharType="begin"/>
            </w:r>
            <w:r>
              <w:rPr>
                <w:noProof/>
                <w:webHidden/>
              </w:rPr>
              <w:instrText xml:space="preserve"> PAGEREF _Toc217241655 \h </w:instrText>
            </w:r>
            <w:r>
              <w:rPr>
                <w:noProof/>
                <w:webHidden/>
              </w:rPr>
            </w:r>
            <w:r>
              <w:rPr>
                <w:noProof/>
                <w:webHidden/>
              </w:rPr>
              <w:fldChar w:fldCharType="separate"/>
            </w:r>
            <w:r>
              <w:rPr>
                <w:noProof/>
                <w:webHidden/>
              </w:rPr>
              <w:t>66</w:t>
            </w:r>
            <w:r>
              <w:rPr>
                <w:noProof/>
                <w:webHidden/>
              </w:rPr>
              <w:fldChar w:fldCharType="end"/>
            </w:r>
          </w:hyperlink>
        </w:p>
        <w:p w14:paraId="5739BE28" w14:textId="60059431" w:rsidR="00FE0DF5" w:rsidRDefault="00FE0DF5">
          <w:pPr>
            <w:pStyle w:val="TOC2"/>
            <w:tabs>
              <w:tab w:val="right" w:leader="dot" w:pos="9345"/>
            </w:tabs>
            <w:rPr>
              <w:rFonts w:asciiTheme="minorHAnsi" w:eastAsiaTheme="minorEastAsia" w:hAnsiTheme="minorHAnsi"/>
              <w:noProof/>
              <w:color w:val="auto"/>
              <w:sz w:val="24"/>
            </w:rPr>
          </w:pPr>
          <w:hyperlink w:anchor="_Toc217241656" w:history="1">
            <w:r w:rsidRPr="007B7498">
              <w:rPr>
                <w:rStyle w:val="Hyperlink"/>
                <w:bCs/>
                <w:noProof/>
              </w:rPr>
              <w:t>4.3. TEST DESIGN TECHNIQUES</w:t>
            </w:r>
            <w:r>
              <w:rPr>
                <w:noProof/>
                <w:webHidden/>
              </w:rPr>
              <w:tab/>
            </w:r>
            <w:r>
              <w:rPr>
                <w:noProof/>
                <w:webHidden/>
              </w:rPr>
              <w:fldChar w:fldCharType="begin"/>
            </w:r>
            <w:r>
              <w:rPr>
                <w:noProof/>
                <w:webHidden/>
              </w:rPr>
              <w:instrText xml:space="preserve"> PAGEREF _Toc217241656 \h </w:instrText>
            </w:r>
            <w:r>
              <w:rPr>
                <w:noProof/>
                <w:webHidden/>
              </w:rPr>
            </w:r>
            <w:r>
              <w:rPr>
                <w:noProof/>
                <w:webHidden/>
              </w:rPr>
              <w:fldChar w:fldCharType="separate"/>
            </w:r>
            <w:r>
              <w:rPr>
                <w:noProof/>
                <w:webHidden/>
              </w:rPr>
              <w:t>67</w:t>
            </w:r>
            <w:r>
              <w:rPr>
                <w:noProof/>
                <w:webHidden/>
              </w:rPr>
              <w:fldChar w:fldCharType="end"/>
            </w:r>
          </w:hyperlink>
        </w:p>
        <w:p w14:paraId="5D40F419" w14:textId="6040DC6B" w:rsidR="00FE0DF5" w:rsidRDefault="00FE0DF5">
          <w:pPr>
            <w:pStyle w:val="TOC3"/>
            <w:tabs>
              <w:tab w:val="right" w:leader="dot" w:pos="9345"/>
            </w:tabs>
            <w:rPr>
              <w:rFonts w:asciiTheme="minorHAnsi" w:eastAsiaTheme="minorEastAsia" w:hAnsiTheme="minorHAnsi"/>
              <w:noProof/>
              <w:color w:val="auto"/>
              <w:sz w:val="24"/>
            </w:rPr>
          </w:pPr>
          <w:hyperlink w:anchor="_Toc217241657" w:history="1">
            <w:r w:rsidRPr="007B7498">
              <w:rPr>
                <w:rStyle w:val="Hyperlink"/>
                <w:bCs/>
                <w:noProof/>
              </w:rPr>
              <w:t>4.3.1. Black-Box Testing</w:t>
            </w:r>
            <w:r>
              <w:rPr>
                <w:noProof/>
                <w:webHidden/>
              </w:rPr>
              <w:tab/>
            </w:r>
            <w:r>
              <w:rPr>
                <w:noProof/>
                <w:webHidden/>
              </w:rPr>
              <w:fldChar w:fldCharType="begin"/>
            </w:r>
            <w:r>
              <w:rPr>
                <w:noProof/>
                <w:webHidden/>
              </w:rPr>
              <w:instrText xml:space="preserve"> PAGEREF _Toc217241657 \h </w:instrText>
            </w:r>
            <w:r>
              <w:rPr>
                <w:noProof/>
                <w:webHidden/>
              </w:rPr>
            </w:r>
            <w:r>
              <w:rPr>
                <w:noProof/>
                <w:webHidden/>
              </w:rPr>
              <w:fldChar w:fldCharType="separate"/>
            </w:r>
            <w:r>
              <w:rPr>
                <w:noProof/>
                <w:webHidden/>
              </w:rPr>
              <w:t>67</w:t>
            </w:r>
            <w:r>
              <w:rPr>
                <w:noProof/>
                <w:webHidden/>
              </w:rPr>
              <w:fldChar w:fldCharType="end"/>
            </w:r>
          </w:hyperlink>
        </w:p>
        <w:p w14:paraId="1FE14EAE" w14:textId="5C47F736" w:rsidR="00FE0DF5" w:rsidRDefault="00FE0DF5">
          <w:pPr>
            <w:pStyle w:val="TOC3"/>
            <w:tabs>
              <w:tab w:val="right" w:leader="dot" w:pos="9345"/>
            </w:tabs>
            <w:rPr>
              <w:rFonts w:asciiTheme="minorHAnsi" w:eastAsiaTheme="minorEastAsia" w:hAnsiTheme="minorHAnsi"/>
              <w:noProof/>
              <w:color w:val="auto"/>
              <w:sz w:val="24"/>
            </w:rPr>
          </w:pPr>
          <w:hyperlink w:anchor="_Toc217241658" w:history="1">
            <w:r w:rsidRPr="007B7498">
              <w:rPr>
                <w:rStyle w:val="Hyperlink"/>
                <w:bCs/>
                <w:noProof/>
              </w:rPr>
              <w:t>4.3.2. White-Box Testing</w:t>
            </w:r>
            <w:r>
              <w:rPr>
                <w:noProof/>
                <w:webHidden/>
              </w:rPr>
              <w:tab/>
            </w:r>
            <w:r>
              <w:rPr>
                <w:noProof/>
                <w:webHidden/>
              </w:rPr>
              <w:fldChar w:fldCharType="begin"/>
            </w:r>
            <w:r>
              <w:rPr>
                <w:noProof/>
                <w:webHidden/>
              </w:rPr>
              <w:instrText xml:space="preserve"> PAGEREF _Toc217241658 \h </w:instrText>
            </w:r>
            <w:r>
              <w:rPr>
                <w:noProof/>
                <w:webHidden/>
              </w:rPr>
            </w:r>
            <w:r>
              <w:rPr>
                <w:noProof/>
                <w:webHidden/>
              </w:rPr>
              <w:fldChar w:fldCharType="separate"/>
            </w:r>
            <w:r>
              <w:rPr>
                <w:noProof/>
                <w:webHidden/>
              </w:rPr>
              <w:t>69</w:t>
            </w:r>
            <w:r>
              <w:rPr>
                <w:noProof/>
                <w:webHidden/>
              </w:rPr>
              <w:fldChar w:fldCharType="end"/>
            </w:r>
          </w:hyperlink>
        </w:p>
        <w:p w14:paraId="21943CC2" w14:textId="7021AAB8" w:rsidR="00FE0DF5" w:rsidRDefault="00FE0DF5">
          <w:pPr>
            <w:pStyle w:val="TOC2"/>
            <w:tabs>
              <w:tab w:val="right" w:leader="dot" w:pos="9345"/>
            </w:tabs>
            <w:rPr>
              <w:rFonts w:asciiTheme="minorHAnsi" w:eastAsiaTheme="minorEastAsia" w:hAnsiTheme="minorHAnsi"/>
              <w:noProof/>
              <w:color w:val="auto"/>
              <w:sz w:val="24"/>
            </w:rPr>
          </w:pPr>
          <w:hyperlink w:anchor="_Toc217241659" w:history="1">
            <w:r w:rsidRPr="007B7498">
              <w:rPr>
                <w:rStyle w:val="Hyperlink"/>
                <w:bCs/>
                <w:noProof/>
              </w:rPr>
              <w:t>4.4. TEST DESIGN AND IMPLEMENTATION METHODOLOGY</w:t>
            </w:r>
            <w:r>
              <w:rPr>
                <w:noProof/>
                <w:webHidden/>
              </w:rPr>
              <w:tab/>
            </w:r>
            <w:r>
              <w:rPr>
                <w:noProof/>
                <w:webHidden/>
              </w:rPr>
              <w:fldChar w:fldCharType="begin"/>
            </w:r>
            <w:r>
              <w:rPr>
                <w:noProof/>
                <w:webHidden/>
              </w:rPr>
              <w:instrText xml:space="preserve"> PAGEREF _Toc217241659 \h </w:instrText>
            </w:r>
            <w:r>
              <w:rPr>
                <w:noProof/>
                <w:webHidden/>
              </w:rPr>
            </w:r>
            <w:r>
              <w:rPr>
                <w:noProof/>
                <w:webHidden/>
              </w:rPr>
              <w:fldChar w:fldCharType="separate"/>
            </w:r>
            <w:r>
              <w:rPr>
                <w:noProof/>
                <w:webHidden/>
              </w:rPr>
              <w:t>73</w:t>
            </w:r>
            <w:r>
              <w:rPr>
                <w:noProof/>
                <w:webHidden/>
              </w:rPr>
              <w:fldChar w:fldCharType="end"/>
            </w:r>
          </w:hyperlink>
        </w:p>
        <w:p w14:paraId="4EEBA642" w14:textId="38F34617" w:rsidR="00FE0DF5" w:rsidRDefault="00FE0DF5">
          <w:pPr>
            <w:pStyle w:val="TOC3"/>
            <w:tabs>
              <w:tab w:val="right" w:leader="dot" w:pos="9345"/>
            </w:tabs>
            <w:rPr>
              <w:rFonts w:asciiTheme="minorHAnsi" w:eastAsiaTheme="minorEastAsia" w:hAnsiTheme="minorHAnsi"/>
              <w:noProof/>
              <w:color w:val="auto"/>
              <w:sz w:val="24"/>
            </w:rPr>
          </w:pPr>
          <w:hyperlink w:anchor="_Toc217241660" w:history="1">
            <w:r w:rsidRPr="007B7498">
              <w:rPr>
                <w:rStyle w:val="Hyperlink"/>
                <w:bCs/>
                <w:noProof/>
              </w:rPr>
              <w:t>4.4.1. Manual Testing</w:t>
            </w:r>
            <w:r>
              <w:rPr>
                <w:noProof/>
                <w:webHidden/>
              </w:rPr>
              <w:tab/>
            </w:r>
            <w:r>
              <w:rPr>
                <w:noProof/>
                <w:webHidden/>
              </w:rPr>
              <w:fldChar w:fldCharType="begin"/>
            </w:r>
            <w:r>
              <w:rPr>
                <w:noProof/>
                <w:webHidden/>
              </w:rPr>
              <w:instrText xml:space="preserve"> PAGEREF _Toc217241660 \h </w:instrText>
            </w:r>
            <w:r>
              <w:rPr>
                <w:noProof/>
                <w:webHidden/>
              </w:rPr>
            </w:r>
            <w:r>
              <w:rPr>
                <w:noProof/>
                <w:webHidden/>
              </w:rPr>
              <w:fldChar w:fldCharType="separate"/>
            </w:r>
            <w:r>
              <w:rPr>
                <w:noProof/>
                <w:webHidden/>
              </w:rPr>
              <w:t>73</w:t>
            </w:r>
            <w:r>
              <w:rPr>
                <w:noProof/>
                <w:webHidden/>
              </w:rPr>
              <w:fldChar w:fldCharType="end"/>
            </w:r>
          </w:hyperlink>
        </w:p>
        <w:p w14:paraId="41560C44" w14:textId="66CCC3C6" w:rsidR="00FE0DF5" w:rsidRDefault="00FE0DF5">
          <w:pPr>
            <w:pStyle w:val="TOC3"/>
            <w:tabs>
              <w:tab w:val="right" w:leader="dot" w:pos="9345"/>
            </w:tabs>
            <w:rPr>
              <w:rFonts w:asciiTheme="minorHAnsi" w:eastAsiaTheme="minorEastAsia" w:hAnsiTheme="minorHAnsi"/>
              <w:noProof/>
              <w:color w:val="auto"/>
              <w:sz w:val="24"/>
            </w:rPr>
          </w:pPr>
          <w:hyperlink w:anchor="_Toc217241661" w:history="1">
            <w:r w:rsidRPr="007B7498">
              <w:rPr>
                <w:rStyle w:val="Hyperlink"/>
                <w:bCs/>
                <w:noProof/>
              </w:rPr>
              <w:t>4.4.2. Automated Testing</w:t>
            </w:r>
            <w:r>
              <w:rPr>
                <w:noProof/>
                <w:webHidden/>
              </w:rPr>
              <w:tab/>
            </w:r>
            <w:r>
              <w:rPr>
                <w:noProof/>
                <w:webHidden/>
              </w:rPr>
              <w:fldChar w:fldCharType="begin"/>
            </w:r>
            <w:r>
              <w:rPr>
                <w:noProof/>
                <w:webHidden/>
              </w:rPr>
              <w:instrText xml:space="preserve"> PAGEREF _Toc217241661 \h </w:instrText>
            </w:r>
            <w:r>
              <w:rPr>
                <w:noProof/>
                <w:webHidden/>
              </w:rPr>
            </w:r>
            <w:r>
              <w:rPr>
                <w:noProof/>
                <w:webHidden/>
              </w:rPr>
              <w:fldChar w:fldCharType="separate"/>
            </w:r>
            <w:r>
              <w:rPr>
                <w:noProof/>
                <w:webHidden/>
              </w:rPr>
              <w:t>74</w:t>
            </w:r>
            <w:r>
              <w:rPr>
                <w:noProof/>
                <w:webHidden/>
              </w:rPr>
              <w:fldChar w:fldCharType="end"/>
            </w:r>
          </w:hyperlink>
        </w:p>
        <w:p w14:paraId="1D2161D3" w14:textId="2C893B89" w:rsidR="00FE0DF5" w:rsidRDefault="00FE0DF5">
          <w:pPr>
            <w:pStyle w:val="TOC2"/>
            <w:tabs>
              <w:tab w:val="right" w:leader="dot" w:pos="9345"/>
            </w:tabs>
            <w:rPr>
              <w:rFonts w:asciiTheme="minorHAnsi" w:eastAsiaTheme="minorEastAsia" w:hAnsiTheme="minorHAnsi"/>
              <w:noProof/>
              <w:color w:val="auto"/>
              <w:sz w:val="24"/>
            </w:rPr>
          </w:pPr>
          <w:hyperlink w:anchor="_Toc217241662" w:history="1">
            <w:r w:rsidRPr="007B7498">
              <w:rPr>
                <w:rStyle w:val="Hyperlink"/>
                <w:bCs/>
                <w:noProof/>
              </w:rPr>
              <w:t>4.5. APPLYING GENAI IN TEST CASE DESIGN</w:t>
            </w:r>
            <w:r>
              <w:rPr>
                <w:noProof/>
                <w:webHidden/>
              </w:rPr>
              <w:tab/>
            </w:r>
            <w:r>
              <w:rPr>
                <w:noProof/>
                <w:webHidden/>
              </w:rPr>
              <w:fldChar w:fldCharType="begin"/>
            </w:r>
            <w:r>
              <w:rPr>
                <w:noProof/>
                <w:webHidden/>
              </w:rPr>
              <w:instrText xml:space="preserve"> PAGEREF _Toc217241662 \h </w:instrText>
            </w:r>
            <w:r>
              <w:rPr>
                <w:noProof/>
                <w:webHidden/>
              </w:rPr>
            </w:r>
            <w:r>
              <w:rPr>
                <w:noProof/>
                <w:webHidden/>
              </w:rPr>
              <w:fldChar w:fldCharType="separate"/>
            </w:r>
            <w:r>
              <w:rPr>
                <w:noProof/>
                <w:webHidden/>
              </w:rPr>
              <w:t>77</w:t>
            </w:r>
            <w:r>
              <w:rPr>
                <w:noProof/>
                <w:webHidden/>
              </w:rPr>
              <w:fldChar w:fldCharType="end"/>
            </w:r>
          </w:hyperlink>
        </w:p>
        <w:p w14:paraId="24B29C51" w14:textId="380721B3" w:rsidR="00FE0DF5" w:rsidRDefault="00FE0DF5">
          <w:pPr>
            <w:pStyle w:val="TOC3"/>
            <w:tabs>
              <w:tab w:val="right" w:leader="dot" w:pos="9345"/>
            </w:tabs>
            <w:rPr>
              <w:rFonts w:asciiTheme="minorHAnsi" w:eastAsiaTheme="minorEastAsia" w:hAnsiTheme="minorHAnsi"/>
              <w:noProof/>
              <w:color w:val="auto"/>
              <w:sz w:val="24"/>
            </w:rPr>
          </w:pPr>
          <w:hyperlink w:anchor="_Toc217241663" w:history="1">
            <w:r w:rsidRPr="007B7498">
              <w:rPr>
                <w:rStyle w:val="Hyperlink"/>
                <w:noProof/>
              </w:rPr>
              <w:t>4.5.1. GenAI Application Process</w:t>
            </w:r>
            <w:r>
              <w:rPr>
                <w:noProof/>
                <w:webHidden/>
              </w:rPr>
              <w:tab/>
            </w:r>
            <w:r>
              <w:rPr>
                <w:noProof/>
                <w:webHidden/>
              </w:rPr>
              <w:fldChar w:fldCharType="begin"/>
            </w:r>
            <w:r>
              <w:rPr>
                <w:noProof/>
                <w:webHidden/>
              </w:rPr>
              <w:instrText xml:space="preserve"> PAGEREF _Toc217241663 \h </w:instrText>
            </w:r>
            <w:r>
              <w:rPr>
                <w:noProof/>
                <w:webHidden/>
              </w:rPr>
            </w:r>
            <w:r>
              <w:rPr>
                <w:noProof/>
                <w:webHidden/>
              </w:rPr>
              <w:fldChar w:fldCharType="separate"/>
            </w:r>
            <w:r>
              <w:rPr>
                <w:noProof/>
                <w:webHidden/>
              </w:rPr>
              <w:t>78</w:t>
            </w:r>
            <w:r>
              <w:rPr>
                <w:noProof/>
                <w:webHidden/>
              </w:rPr>
              <w:fldChar w:fldCharType="end"/>
            </w:r>
          </w:hyperlink>
        </w:p>
        <w:p w14:paraId="73239FE5" w14:textId="38EDBFA9" w:rsidR="00FE0DF5" w:rsidRDefault="00FE0DF5">
          <w:pPr>
            <w:pStyle w:val="TOC3"/>
            <w:tabs>
              <w:tab w:val="right" w:leader="dot" w:pos="9345"/>
            </w:tabs>
            <w:rPr>
              <w:rFonts w:asciiTheme="minorHAnsi" w:eastAsiaTheme="minorEastAsia" w:hAnsiTheme="minorHAnsi"/>
              <w:noProof/>
              <w:color w:val="auto"/>
              <w:sz w:val="24"/>
            </w:rPr>
          </w:pPr>
          <w:hyperlink w:anchor="_Toc217241664" w:history="1">
            <w:r w:rsidRPr="007B7498">
              <w:rPr>
                <w:rStyle w:val="Hyperlink"/>
                <w:noProof/>
              </w:rPr>
              <w:t>4.5.2. Example of Applying GenAI to the Login Function</w:t>
            </w:r>
            <w:r>
              <w:rPr>
                <w:noProof/>
                <w:webHidden/>
              </w:rPr>
              <w:tab/>
            </w:r>
            <w:r>
              <w:rPr>
                <w:noProof/>
                <w:webHidden/>
              </w:rPr>
              <w:fldChar w:fldCharType="begin"/>
            </w:r>
            <w:r>
              <w:rPr>
                <w:noProof/>
                <w:webHidden/>
              </w:rPr>
              <w:instrText xml:space="preserve"> PAGEREF _Toc217241664 \h </w:instrText>
            </w:r>
            <w:r>
              <w:rPr>
                <w:noProof/>
                <w:webHidden/>
              </w:rPr>
            </w:r>
            <w:r>
              <w:rPr>
                <w:noProof/>
                <w:webHidden/>
              </w:rPr>
              <w:fldChar w:fldCharType="separate"/>
            </w:r>
            <w:r>
              <w:rPr>
                <w:noProof/>
                <w:webHidden/>
              </w:rPr>
              <w:t>78</w:t>
            </w:r>
            <w:r>
              <w:rPr>
                <w:noProof/>
                <w:webHidden/>
              </w:rPr>
              <w:fldChar w:fldCharType="end"/>
            </w:r>
          </w:hyperlink>
        </w:p>
        <w:p w14:paraId="38BA178B" w14:textId="5D4FF3F5" w:rsidR="00FE0DF5" w:rsidRDefault="00FE0DF5">
          <w:pPr>
            <w:pStyle w:val="TOC3"/>
            <w:tabs>
              <w:tab w:val="right" w:leader="dot" w:pos="9345"/>
            </w:tabs>
            <w:rPr>
              <w:rFonts w:asciiTheme="minorHAnsi" w:eastAsiaTheme="minorEastAsia" w:hAnsiTheme="minorHAnsi"/>
              <w:noProof/>
              <w:color w:val="auto"/>
              <w:sz w:val="24"/>
            </w:rPr>
          </w:pPr>
          <w:hyperlink w:anchor="_Toc217241665" w:history="1">
            <w:r w:rsidRPr="007B7498">
              <w:rPr>
                <w:rStyle w:val="Hyperlink"/>
                <w:bCs/>
                <w:noProof/>
              </w:rPr>
              <w:t>4.5.3. Editing and Finalizing</w:t>
            </w:r>
            <w:r>
              <w:rPr>
                <w:noProof/>
                <w:webHidden/>
              </w:rPr>
              <w:tab/>
            </w:r>
            <w:r>
              <w:rPr>
                <w:noProof/>
                <w:webHidden/>
              </w:rPr>
              <w:fldChar w:fldCharType="begin"/>
            </w:r>
            <w:r>
              <w:rPr>
                <w:noProof/>
                <w:webHidden/>
              </w:rPr>
              <w:instrText xml:space="preserve"> PAGEREF _Toc217241665 \h </w:instrText>
            </w:r>
            <w:r>
              <w:rPr>
                <w:noProof/>
                <w:webHidden/>
              </w:rPr>
            </w:r>
            <w:r>
              <w:rPr>
                <w:noProof/>
                <w:webHidden/>
              </w:rPr>
              <w:fldChar w:fldCharType="separate"/>
            </w:r>
            <w:r>
              <w:rPr>
                <w:noProof/>
                <w:webHidden/>
              </w:rPr>
              <w:t>80</w:t>
            </w:r>
            <w:r>
              <w:rPr>
                <w:noProof/>
                <w:webHidden/>
              </w:rPr>
              <w:fldChar w:fldCharType="end"/>
            </w:r>
          </w:hyperlink>
        </w:p>
        <w:p w14:paraId="5625F301" w14:textId="7130CED1" w:rsidR="00FE0DF5" w:rsidRDefault="00FE0DF5">
          <w:pPr>
            <w:pStyle w:val="TOC3"/>
            <w:tabs>
              <w:tab w:val="right" w:leader="dot" w:pos="9345"/>
            </w:tabs>
            <w:rPr>
              <w:rFonts w:asciiTheme="minorHAnsi" w:eastAsiaTheme="minorEastAsia" w:hAnsiTheme="minorHAnsi"/>
              <w:noProof/>
              <w:color w:val="auto"/>
              <w:sz w:val="24"/>
            </w:rPr>
          </w:pPr>
          <w:hyperlink w:anchor="_Toc217241666" w:history="1">
            <w:r w:rsidRPr="007B7498">
              <w:rPr>
                <w:rStyle w:val="Hyperlink"/>
                <w:noProof/>
              </w:rPr>
              <w:t>4.5.4. Benefits and Limitations</w:t>
            </w:r>
            <w:r>
              <w:rPr>
                <w:noProof/>
                <w:webHidden/>
              </w:rPr>
              <w:tab/>
            </w:r>
            <w:r>
              <w:rPr>
                <w:noProof/>
                <w:webHidden/>
              </w:rPr>
              <w:fldChar w:fldCharType="begin"/>
            </w:r>
            <w:r>
              <w:rPr>
                <w:noProof/>
                <w:webHidden/>
              </w:rPr>
              <w:instrText xml:space="preserve"> PAGEREF _Toc217241666 \h </w:instrText>
            </w:r>
            <w:r>
              <w:rPr>
                <w:noProof/>
                <w:webHidden/>
              </w:rPr>
            </w:r>
            <w:r>
              <w:rPr>
                <w:noProof/>
                <w:webHidden/>
              </w:rPr>
              <w:fldChar w:fldCharType="separate"/>
            </w:r>
            <w:r>
              <w:rPr>
                <w:noProof/>
                <w:webHidden/>
              </w:rPr>
              <w:t>80</w:t>
            </w:r>
            <w:r>
              <w:rPr>
                <w:noProof/>
                <w:webHidden/>
              </w:rPr>
              <w:fldChar w:fldCharType="end"/>
            </w:r>
          </w:hyperlink>
        </w:p>
        <w:p w14:paraId="08E86075" w14:textId="24A8CF3A" w:rsidR="00FE0DF5" w:rsidRDefault="00FE0DF5">
          <w:pPr>
            <w:pStyle w:val="TOC3"/>
            <w:tabs>
              <w:tab w:val="right" w:leader="dot" w:pos="9345"/>
            </w:tabs>
            <w:rPr>
              <w:rFonts w:asciiTheme="minorHAnsi" w:eastAsiaTheme="minorEastAsia" w:hAnsiTheme="minorHAnsi"/>
              <w:noProof/>
              <w:color w:val="auto"/>
              <w:sz w:val="24"/>
            </w:rPr>
          </w:pPr>
          <w:hyperlink w:anchor="_Toc217241667" w:history="1">
            <w:r w:rsidRPr="007B7498">
              <w:rPr>
                <w:rStyle w:val="Hyperlink"/>
                <w:noProof/>
              </w:rPr>
              <w:t>4.5.5. Application Results</w:t>
            </w:r>
            <w:r>
              <w:rPr>
                <w:noProof/>
                <w:webHidden/>
              </w:rPr>
              <w:tab/>
            </w:r>
            <w:r>
              <w:rPr>
                <w:noProof/>
                <w:webHidden/>
              </w:rPr>
              <w:fldChar w:fldCharType="begin"/>
            </w:r>
            <w:r>
              <w:rPr>
                <w:noProof/>
                <w:webHidden/>
              </w:rPr>
              <w:instrText xml:space="preserve"> PAGEREF _Toc217241667 \h </w:instrText>
            </w:r>
            <w:r>
              <w:rPr>
                <w:noProof/>
                <w:webHidden/>
              </w:rPr>
            </w:r>
            <w:r>
              <w:rPr>
                <w:noProof/>
                <w:webHidden/>
              </w:rPr>
              <w:fldChar w:fldCharType="separate"/>
            </w:r>
            <w:r>
              <w:rPr>
                <w:noProof/>
                <w:webHidden/>
              </w:rPr>
              <w:t>80</w:t>
            </w:r>
            <w:r>
              <w:rPr>
                <w:noProof/>
                <w:webHidden/>
              </w:rPr>
              <w:fldChar w:fldCharType="end"/>
            </w:r>
          </w:hyperlink>
        </w:p>
        <w:p w14:paraId="55C91BFB" w14:textId="7C2A845A" w:rsidR="00FE0DF5" w:rsidRDefault="00FE0DF5">
          <w:pPr>
            <w:pStyle w:val="TOC1"/>
            <w:tabs>
              <w:tab w:val="right" w:leader="dot" w:pos="9345"/>
            </w:tabs>
            <w:rPr>
              <w:rFonts w:asciiTheme="minorHAnsi" w:eastAsiaTheme="minorEastAsia" w:hAnsiTheme="minorHAnsi"/>
              <w:noProof/>
              <w:color w:val="auto"/>
              <w:sz w:val="24"/>
            </w:rPr>
          </w:pPr>
          <w:hyperlink w:anchor="_Toc217241668" w:history="1">
            <w:r w:rsidRPr="007B7498">
              <w:rPr>
                <w:rStyle w:val="Hyperlink"/>
                <w:noProof/>
              </w:rPr>
              <w:t>Chapter 5: TEST REPORT</w:t>
            </w:r>
            <w:r>
              <w:rPr>
                <w:noProof/>
                <w:webHidden/>
              </w:rPr>
              <w:tab/>
            </w:r>
            <w:r>
              <w:rPr>
                <w:noProof/>
                <w:webHidden/>
              </w:rPr>
              <w:fldChar w:fldCharType="begin"/>
            </w:r>
            <w:r>
              <w:rPr>
                <w:noProof/>
                <w:webHidden/>
              </w:rPr>
              <w:instrText xml:space="preserve"> PAGEREF _Toc217241668 \h </w:instrText>
            </w:r>
            <w:r>
              <w:rPr>
                <w:noProof/>
                <w:webHidden/>
              </w:rPr>
            </w:r>
            <w:r>
              <w:rPr>
                <w:noProof/>
                <w:webHidden/>
              </w:rPr>
              <w:fldChar w:fldCharType="separate"/>
            </w:r>
            <w:r>
              <w:rPr>
                <w:noProof/>
                <w:webHidden/>
              </w:rPr>
              <w:t>80</w:t>
            </w:r>
            <w:r>
              <w:rPr>
                <w:noProof/>
                <w:webHidden/>
              </w:rPr>
              <w:fldChar w:fldCharType="end"/>
            </w:r>
          </w:hyperlink>
        </w:p>
        <w:p w14:paraId="1F433DDC" w14:textId="3DBE884E" w:rsidR="00FE0DF5" w:rsidRDefault="00FE0DF5">
          <w:pPr>
            <w:pStyle w:val="TOC2"/>
            <w:tabs>
              <w:tab w:val="right" w:leader="dot" w:pos="9345"/>
            </w:tabs>
            <w:rPr>
              <w:rFonts w:asciiTheme="minorHAnsi" w:eastAsiaTheme="minorEastAsia" w:hAnsiTheme="minorHAnsi"/>
              <w:noProof/>
              <w:color w:val="auto"/>
              <w:sz w:val="24"/>
            </w:rPr>
          </w:pPr>
          <w:hyperlink w:anchor="_Toc217241669" w:history="1">
            <w:r w:rsidRPr="007B7498">
              <w:rPr>
                <w:rStyle w:val="Hyperlink"/>
                <w:noProof/>
              </w:rPr>
              <w:t>5.1. Test Process Overview</w:t>
            </w:r>
            <w:r>
              <w:rPr>
                <w:noProof/>
                <w:webHidden/>
              </w:rPr>
              <w:tab/>
            </w:r>
            <w:r>
              <w:rPr>
                <w:noProof/>
                <w:webHidden/>
              </w:rPr>
              <w:fldChar w:fldCharType="begin"/>
            </w:r>
            <w:r>
              <w:rPr>
                <w:noProof/>
                <w:webHidden/>
              </w:rPr>
              <w:instrText xml:space="preserve"> PAGEREF _Toc217241669 \h </w:instrText>
            </w:r>
            <w:r>
              <w:rPr>
                <w:noProof/>
                <w:webHidden/>
              </w:rPr>
            </w:r>
            <w:r>
              <w:rPr>
                <w:noProof/>
                <w:webHidden/>
              </w:rPr>
              <w:fldChar w:fldCharType="separate"/>
            </w:r>
            <w:r>
              <w:rPr>
                <w:noProof/>
                <w:webHidden/>
              </w:rPr>
              <w:t>80</w:t>
            </w:r>
            <w:r>
              <w:rPr>
                <w:noProof/>
                <w:webHidden/>
              </w:rPr>
              <w:fldChar w:fldCharType="end"/>
            </w:r>
          </w:hyperlink>
        </w:p>
        <w:p w14:paraId="71A8D3F2" w14:textId="325B3277" w:rsidR="00FE0DF5" w:rsidRDefault="00FE0DF5">
          <w:pPr>
            <w:pStyle w:val="TOC2"/>
            <w:tabs>
              <w:tab w:val="right" w:leader="dot" w:pos="9345"/>
            </w:tabs>
            <w:rPr>
              <w:rFonts w:asciiTheme="minorHAnsi" w:eastAsiaTheme="minorEastAsia" w:hAnsiTheme="minorHAnsi"/>
              <w:noProof/>
              <w:color w:val="auto"/>
              <w:sz w:val="24"/>
            </w:rPr>
          </w:pPr>
          <w:hyperlink w:anchor="_Toc217241670" w:history="1">
            <w:r w:rsidRPr="007B7498">
              <w:rPr>
                <w:rStyle w:val="Hyperlink"/>
                <w:bCs/>
                <w:noProof/>
              </w:rPr>
              <w:t>5.2. Test Case Report</w:t>
            </w:r>
            <w:r>
              <w:rPr>
                <w:noProof/>
                <w:webHidden/>
              </w:rPr>
              <w:tab/>
            </w:r>
            <w:r>
              <w:rPr>
                <w:noProof/>
                <w:webHidden/>
              </w:rPr>
              <w:fldChar w:fldCharType="begin"/>
            </w:r>
            <w:r>
              <w:rPr>
                <w:noProof/>
                <w:webHidden/>
              </w:rPr>
              <w:instrText xml:space="preserve"> PAGEREF _Toc217241670 \h </w:instrText>
            </w:r>
            <w:r>
              <w:rPr>
                <w:noProof/>
                <w:webHidden/>
              </w:rPr>
            </w:r>
            <w:r>
              <w:rPr>
                <w:noProof/>
                <w:webHidden/>
              </w:rPr>
              <w:fldChar w:fldCharType="separate"/>
            </w:r>
            <w:r>
              <w:rPr>
                <w:noProof/>
                <w:webHidden/>
              </w:rPr>
              <w:t>81</w:t>
            </w:r>
            <w:r>
              <w:rPr>
                <w:noProof/>
                <w:webHidden/>
              </w:rPr>
              <w:fldChar w:fldCharType="end"/>
            </w:r>
          </w:hyperlink>
        </w:p>
        <w:p w14:paraId="74D7DF80" w14:textId="2A9FE828" w:rsidR="00FE0DF5" w:rsidRDefault="00FE0DF5">
          <w:pPr>
            <w:pStyle w:val="TOC3"/>
            <w:tabs>
              <w:tab w:val="right" w:leader="dot" w:pos="9345"/>
            </w:tabs>
            <w:rPr>
              <w:rFonts w:asciiTheme="minorHAnsi" w:eastAsiaTheme="minorEastAsia" w:hAnsiTheme="minorHAnsi"/>
              <w:noProof/>
              <w:color w:val="auto"/>
              <w:sz w:val="24"/>
            </w:rPr>
          </w:pPr>
          <w:hyperlink w:anchor="_Toc217241671" w:history="1">
            <w:r w:rsidRPr="007B7498">
              <w:rPr>
                <w:rStyle w:val="Hyperlink"/>
                <w:noProof/>
              </w:rPr>
              <w:t>5.2.1. Introduction</w:t>
            </w:r>
            <w:r>
              <w:rPr>
                <w:noProof/>
                <w:webHidden/>
              </w:rPr>
              <w:tab/>
            </w:r>
            <w:r>
              <w:rPr>
                <w:noProof/>
                <w:webHidden/>
              </w:rPr>
              <w:fldChar w:fldCharType="begin"/>
            </w:r>
            <w:r>
              <w:rPr>
                <w:noProof/>
                <w:webHidden/>
              </w:rPr>
              <w:instrText xml:space="preserve"> PAGEREF _Toc217241671 \h </w:instrText>
            </w:r>
            <w:r>
              <w:rPr>
                <w:noProof/>
                <w:webHidden/>
              </w:rPr>
            </w:r>
            <w:r>
              <w:rPr>
                <w:noProof/>
                <w:webHidden/>
              </w:rPr>
              <w:fldChar w:fldCharType="separate"/>
            </w:r>
            <w:r>
              <w:rPr>
                <w:noProof/>
                <w:webHidden/>
              </w:rPr>
              <w:t>81</w:t>
            </w:r>
            <w:r>
              <w:rPr>
                <w:noProof/>
                <w:webHidden/>
              </w:rPr>
              <w:fldChar w:fldCharType="end"/>
            </w:r>
          </w:hyperlink>
        </w:p>
        <w:p w14:paraId="18A6239E" w14:textId="5AC1AF38" w:rsidR="00FE0DF5" w:rsidRDefault="00FE0DF5">
          <w:pPr>
            <w:pStyle w:val="TOC3"/>
            <w:tabs>
              <w:tab w:val="right" w:leader="dot" w:pos="9345"/>
            </w:tabs>
            <w:rPr>
              <w:rFonts w:asciiTheme="minorHAnsi" w:eastAsiaTheme="minorEastAsia" w:hAnsiTheme="minorHAnsi"/>
              <w:noProof/>
              <w:color w:val="auto"/>
              <w:sz w:val="24"/>
            </w:rPr>
          </w:pPr>
          <w:hyperlink w:anchor="_Toc217241672" w:history="1">
            <w:r w:rsidRPr="007B7498">
              <w:rPr>
                <w:rStyle w:val="Hyperlink"/>
                <w:bCs/>
                <w:noProof/>
              </w:rPr>
              <w:t>5.2.2. Coverage Scope</w:t>
            </w:r>
            <w:r>
              <w:rPr>
                <w:noProof/>
                <w:webHidden/>
              </w:rPr>
              <w:tab/>
            </w:r>
            <w:r>
              <w:rPr>
                <w:noProof/>
                <w:webHidden/>
              </w:rPr>
              <w:fldChar w:fldCharType="begin"/>
            </w:r>
            <w:r>
              <w:rPr>
                <w:noProof/>
                <w:webHidden/>
              </w:rPr>
              <w:instrText xml:space="preserve"> PAGEREF _Toc217241672 \h </w:instrText>
            </w:r>
            <w:r>
              <w:rPr>
                <w:noProof/>
                <w:webHidden/>
              </w:rPr>
            </w:r>
            <w:r>
              <w:rPr>
                <w:noProof/>
                <w:webHidden/>
              </w:rPr>
              <w:fldChar w:fldCharType="separate"/>
            </w:r>
            <w:r>
              <w:rPr>
                <w:noProof/>
                <w:webHidden/>
              </w:rPr>
              <w:t>81</w:t>
            </w:r>
            <w:r>
              <w:rPr>
                <w:noProof/>
                <w:webHidden/>
              </w:rPr>
              <w:fldChar w:fldCharType="end"/>
            </w:r>
          </w:hyperlink>
        </w:p>
        <w:p w14:paraId="38B13074" w14:textId="696493D5" w:rsidR="00FE0DF5" w:rsidRDefault="00FE0DF5">
          <w:pPr>
            <w:pStyle w:val="TOC3"/>
            <w:tabs>
              <w:tab w:val="right" w:leader="dot" w:pos="9345"/>
            </w:tabs>
            <w:rPr>
              <w:rFonts w:asciiTheme="minorHAnsi" w:eastAsiaTheme="minorEastAsia" w:hAnsiTheme="minorHAnsi"/>
              <w:noProof/>
              <w:color w:val="auto"/>
              <w:sz w:val="24"/>
            </w:rPr>
          </w:pPr>
          <w:hyperlink w:anchor="_Toc217241673" w:history="1">
            <w:r w:rsidRPr="007B7498">
              <w:rPr>
                <w:rStyle w:val="Hyperlink"/>
                <w:bCs/>
                <w:noProof/>
              </w:rPr>
              <w:t>5.2.3. Execution Results</w:t>
            </w:r>
            <w:r>
              <w:rPr>
                <w:noProof/>
                <w:webHidden/>
              </w:rPr>
              <w:tab/>
            </w:r>
            <w:r>
              <w:rPr>
                <w:noProof/>
                <w:webHidden/>
              </w:rPr>
              <w:fldChar w:fldCharType="begin"/>
            </w:r>
            <w:r>
              <w:rPr>
                <w:noProof/>
                <w:webHidden/>
              </w:rPr>
              <w:instrText xml:space="preserve"> PAGEREF _Toc217241673 \h </w:instrText>
            </w:r>
            <w:r>
              <w:rPr>
                <w:noProof/>
                <w:webHidden/>
              </w:rPr>
            </w:r>
            <w:r>
              <w:rPr>
                <w:noProof/>
                <w:webHidden/>
              </w:rPr>
              <w:fldChar w:fldCharType="separate"/>
            </w:r>
            <w:r>
              <w:rPr>
                <w:noProof/>
                <w:webHidden/>
              </w:rPr>
              <w:t>82</w:t>
            </w:r>
            <w:r>
              <w:rPr>
                <w:noProof/>
                <w:webHidden/>
              </w:rPr>
              <w:fldChar w:fldCharType="end"/>
            </w:r>
          </w:hyperlink>
        </w:p>
        <w:p w14:paraId="009C93A2" w14:textId="4F3199B4" w:rsidR="00FE0DF5" w:rsidRDefault="00FE0DF5">
          <w:pPr>
            <w:pStyle w:val="TOC2"/>
            <w:tabs>
              <w:tab w:val="right" w:leader="dot" w:pos="9345"/>
            </w:tabs>
            <w:rPr>
              <w:rFonts w:asciiTheme="minorHAnsi" w:eastAsiaTheme="minorEastAsia" w:hAnsiTheme="minorHAnsi"/>
              <w:noProof/>
              <w:color w:val="auto"/>
              <w:sz w:val="24"/>
            </w:rPr>
          </w:pPr>
          <w:hyperlink w:anchor="_Toc217241674" w:history="1">
            <w:r w:rsidRPr="007B7498">
              <w:rPr>
                <w:rStyle w:val="Hyperlink"/>
                <w:noProof/>
              </w:rPr>
              <w:t>5.3. Bug Report</w:t>
            </w:r>
            <w:r>
              <w:rPr>
                <w:noProof/>
                <w:webHidden/>
              </w:rPr>
              <w:tab/>
            </w:r>
            <w:r>
              <w:rPr>
                <w:noProof/>
                <w:webHidden/>
              </w:rPr>
              <w:fldChar w:fldCharType="begin"/>
            </w:r>
            <w:r>
              <w:rPr>
                <w:noProof/>
                <w:webHidden/>
              </w:rPr>
              <w:instrText xml:space="preserve"> PAGEREF _Toc217241674 \h </w:instrText>
            </w:r>
            <w:r>
              <w:rPr>
                <w:noProof/>
                <w:webHidden/>
              </w:rPr>
            </w:r>
            <w:r>
              <w:rPr>
                <w:noProof/>
                <w:webHidden/>
              </w:rPr>
              <w:fldChar w:fldCharType="separate"/>
            </w:r>
            <w:r>
              <w:rPr>
                <w:noProof/>
                <w:webHidden/>
              </w:rPr>
              <w:t>82</w:t>
            </w:r>
            <w:r>
              <w:rPr>
                <w:noProof/>
                <w:webHidden/>
              </w:rPr>
              <w:fldChar w:fldCharType="end"/>
            </w:r>
          </w:hyperlink>
        </w:p>
        <w:p w14:paraId="11D857E4" w14:textId="5394BED0" w:rsidR="00FE0DF5" w:rsidRDefault="00FE0DF5">
          <w:pPr>
            <w:pStyle w:val="TOC2"/>
            <w:tabs>
              <w:tab w:val="right" w:leader="dot" w:pos="9345"/>
            </w:tabs>
            <w:rPr>
              <w:rFonts w:asciiTheme="minorHAnsi" w:eastAsiaTheme="minorEastAsia" w:hAnsiTheme="minorHAnsi"/>
              <w:noProof/>
              <w:color w:val="auto"/>
              <w:sz w:val="24"/>
            </w:rPr>
          </w:pPr>
          <w:hyperlink w:anchor="_Toc217241675" w:history="1">
            <w:r w:rsidRPr="007B7498">
              <w:rPr>
                <w:rStyle w:val="Hyperlink"/>
                <w:noProof/>
              </w:rPr>
              <w:t>5.3.1. Bug Classification by Severity Level</w:t>
            </w:r>
            <w:r>
              <w:rPr>
                <w:noProof/>
                <w:webHidden/>
              </w:rPr>
              <w:tab/>
            </w:r>
            <w:r>
              <w:rPr>
                <w:noProof/>
                <w:webHidden/>
              </w:rPr>
              <w:fldChar w:fldCharType="begin"/>
            </w:r>
            <w:r>
              <w:rPr>
                <w:noProof/>
                <w:webHidden/>
              </w:rPr>
              <w:instrText xml:space="preserve"> PAGEREF _Toc217241675 \h </w:instrText>
            </w:r>
            <w:r>
              <w:rPr>
                <w:noProof/>
                <w:webHidden/>
              </w:rPr>
            </w:r>
            <w:r>
              <w:rPr>
                <w:noProof/>
                <w:webHidden/>
              </w:rPr>
              <w:fldChar w:fldCharType="separate"/>
            </w:r>
            <w:r>
              <w:rPr>
                <w:noProof/>
                <w:webHidden/>
              </w:rPr>
              <w:t>82</w:t>
            </w:r>
            <w:r>
              <w:rPr>
                <w:noProof/>
                <w:webHidden/>
              </w:rPr>
              <w:fldChar w:fldCharType="end"/>
            </w:r>
          </w:hyperlink>
        </w:p>
        <w:p w14:paraId="33B0757C" w14:textId="370F2743" w:rsidR="00FE0DF5" w:rsidRDefault="00FE0DF5">
          <w:pPr>
            <w:pStyle w:val="TOC3"/>
            <w:tabs>
              <w:tab w:val="right" w:leader="dot" w:pos="9345"/>
            </w:tabs>
            <w:rPr>
              <w:rFonts w:asciiTheme="minorHAnsi" w:eastAsiaTheme="minorEastAsia" w:hAnsiTheme="minorHAnsi"/>
              <w:noProof/>
              <w:color w:val="auto"/>
              <w:sz w:val="24"/>
            </w:rPr>
          </w:pPr>
          <w:hyperlink w:anchor="_Toc217241676" w:history="1">
            <w:r w:rsidRPr="007B7498">
              <w:rPr>
                <w:rStyle w:val="Hyperlink"/>
                <w:noProof/>
              </w:rPr>
              <w:t>5.3.2. Bug Statistics</w:t>
            </w:r>
            <w:r>
              <w:rPr>
                <w:noProof/>
                <w:webHidden/>
              </w:rPr>
              <w:tab/>
            </w:r>
            <w:r>
              <w:rPr>
                <w:noProof/>
                <w:webHidden/>
              </w:rPr>
              <w:fldChar w:fldCharType="begin"/>
            </w:r>
            <w:r>
              <w:rPr>
                <w:noProof/>
                <w:webHidden/>
              </w:rPr>
              <w:instrText xml:space="preserve"> PAGEREF _Toc217241676 \h </w:instrText>
            </w:r>
            <w:r>
              <w:rPr>
                <w:noProof/>
                <w:webHidden/>
              </w:rPr>
            </w:r>
            <w:r>
              <w:rPr>
                <w:noProof/>
                <w:webHidden/>
              </w:rPr>
              <w:fldChar w:fldCharType="separate"/>
            </w:r>
            <w:r>
              <w:rPr>
                <w:noProof/>
                <w:webHidden/>
              </w:rPr>
              <w:t>83</w:t>
            </w:r>
            <w:r>
              <w:rPr>
                <w:noProof/>
                <w:webHidden/>
              </w:rPr>
              <w:fldChar w:fldCharType="end"/>
            </w:r>
          </w:hyperlink>
        </w:p>
        <w:p w14:paraId="1397E91C" w14:textId="5844138B" w:rsidR="00FE0DF5" w:rsidRDefault="00FE0DF5">
          <w:pPr>
            <w:pStyle w:val="TOC3"/>
            <w:tabs>
              <w:tab w:val="right" w:leader="dot" w:pos="9345"/>
            </w:tabs>
            <w:rPr>
              <w:rFonts w:asciiTheme="minorHAnsi" w:eastAsiaTheme="minorEastAsia" w:hAnsiTheme="minorHAnsi"/>
              <w:noProof/>
              <w:color w:val="auto"/>
              <w:sz w:val="24"/>
            </w:rPr>
          </w:pPr>
          <w:hyperlink w:anchor="_Toc217241677" w:history="1">
            <w:r w:rsidRPr="007B7498">
              <w:rPr>
                <w:rStyle w:val="Hyperlink"/>
                <w:bCs/>
                <w:noProof/>
              </w:rPr>
              <w:t>5.3.3. Defect Handling Process</w:t>
            </w:r>
            <w:r>
              <w:rPr>
                <w:noProof/>
                <w:webHidden/>
              </w:rPr>
              <w:tab/>
            </w:r>
            <w:r>
              <w:rPr>
                <w:noProof/>
                <w:webHidden/>
              </w:rPr>
              <w:fldChar w:fldCharType="begin"/>
            </w:r>
            <w:r>
              <w:rPr>
                <w:noProof/>
                <w:webHidden/>
              </w:rPr>
              <w:instrText xml:space="preserve"> PAGEREF _Toc217241677 \h </w:instrText>
            </w:r>
            <w:r>
              <w:rPr>
                <w:noProof/>
                <w:webHidden/>
              </w:rPr>
            </w:r>
            <w:r>
              <w:rPr>
                <w:noProof/>
                <w:webHidden/>
              </w:rPr>
              <w:fldChar w:fldCharType="separate"/>
            </w:r>
            <w:r>
              <w:rPr>
                <w:noProof/>
                <w:webHidden/>
              </w:rPr>
              <w:t>84</w:t>
            </w:r>
            <w:r>
              <w:rPr>
                <w:noProof/>
                <w:webHidden/>
              </w:rPr>
              <w:fldChar w:fldCharType="end"/>
            </w:r>
          </w:hyperlink>
        </w:p>
        <w:p w14:paraId="45D684D7" w14:textId="32AF5566" w:rsidR="00FE0DF5" w:rsidRDefault="00FE0DF5">
          <w:pPr>
            <w:pStyle w:val="TOC2"/>
            <w:tabs>
              <w:tab w:val="right" w:leader="dot" w:pos="9345"/>
            </w:tabs>
            <w:rPr>
              <w:rFonts w:asciiTheme="minorHAnsi" w:eastAsiaTheme="minorEastAsia" w:hAnsiTheme="minorHAnsi"/>
              <w:noProof/>
              <w:color w:val="auto"/>
              <w:sz w:val="24"/>
            </w:rPr>
          </w:pPr>
          <w:hyperlink w:anchor="_Toc217241678" w:history="1">
            <w:r w:rsidRPr="007B7498">
              <w:rPr>
                <w:rStyle w:val="Hyperlink"/>
                <w:bCs/>
                <w:noProof/>
              </w:rPr>
              <w:t>5.4. CI/CD Pipeline Execution Results</w:t>
            </w:r>
            <w:r>
              <w:rPr>
                <w:noProof/>
                <w:webHidden/>
              </w:rPr>
              <w:tab/>
            </w:r>
            <w:r>
              <w:rPr>
                <w:noProof/>
                <w:webHidden/>
              </w:rPr>
              <w:fldChar w:fldCharType="begin"/>
            </w:r>
            <w:r>
              <w:rPr>
                <w:noProof/>
                <w:webHidden/>
              </w:rPr>
              <w:instrText xml:space="preserve"> PAGEREF _Toc217241678 \h </w:instrText>
            </w:r>
            <w:r>
              <w:rPr>
                <w:noProof/>
                <w:webHidden/>
              </w:rPr>
            </w:r>
            <w:r>
              <w:rPr>
                <w:noProof/>
                <w:webHidden/>
              </w:rPr>
              <w:fldChar w:fldCharType="separate"/>
            </w:r>
            <w:r>
              <w:rPr>
                <w:noProof/>
                <w:webHidden/>
              </w:rPr>
              <w:t>85</w:t>
            </w:r>
            <w:r>
              <w:rPr>
                <w:noProof/>
                <w:webHidden/>
              </w:rPr>
              <w:fldChar w:fldCharType="end"/>
            </w:r>
          </w:hyperlink>
        </w:p>
        <w:p w14:paraId="51B30E00" w14:textId="47549717" w:rsidR="00FE0DF5" w:rsidRDefault="00FE0DF5">
          <w:pPr>
            <w:pStyle w:val="TOC2"/>
            <w:tabs>
              <w:tab w:val="right" w:leader="dot" w:pos="9345"/>
            </w:tabs>
            <w:rPr>
              <w:rFonts w:asciiTheme="minorHAnsi" w:eastAsiaTheme="minorEastAsia" w:hAnsiTheme="minorHAnsi"/>
              <w:noProof/>
              <w:color w:val="auto"/>
              <w:sz w:val="24"/>
            </w:rPr>
          </w:pPr>
          <w:hyperlink w:anchor="_Toc217241679" w:history="1">
            <w:r w:rsidRPr="007B7498">
              <w:rPr>
                <w:rStyle w:val="Hyperlink"/>
                <w:bCs/>
                <w:noProof/>
              </w:rPr>
              <w:t>5.5. Quality Assessment and Conclusion</w:t>
            </w:r>
            <w:r>
              <w:rPr>
                <w:noProof/>
                <w:webHidden/>
              </w:rPr>
              <w:tab/>
            </w:r>
            <w:r>
              <w:rPr>
                <w:noProof/>
                <w:webHidden/>
              </w:rPr>
              <w:fldChar w:fldCharType="begin"/>
            </w:r>
            <w:r>
              <w:rPr>
                <w:noProof/>
                <w:webHidden/>
              </w:rPr>
              <w:instrText xml:space="preserve"> PAGEREF _Toc217241679 \h </w:instrText>
            </w:r>
            <w:r>
              <w:rPr>
                <w:noProof/>
                <w:webHidden/>
              </w:rPr>
            </w:r>
            <w:r>
              <w:rPr>
                <w:noProof/>
                <w:webHidden/>
              </w:rPr>
              <w:fldChar w:fldCharType="separate"/>
            </w:r>
            <w:r>
              <w:rPr>
                <w:noProof/>
                <w:webHidden/>
              </w:rPr>
              <w:t>85</w:t>
            </w:r>
            <w:r>
              <w:rPr>
                <w:noProof/>
                <w:webHidden/>
              </w:rPr>
              <w:fldChar w:fldCharType="end"/>
            </w:r>
          </w:hyperlink>
        </w:p>
        <w:p w14:paraId="5D2CE8B8" w14:textId="7AB4693F" w:rsidR="00FE0DF5" w:rsidRDefault="00FE0DF5">
          <w:pPr>
            <w:pStyle w:val="TOC3"/>
            <w:tabs>
              <w:tab w:val="right" w:leader="dot" w:pos="9345"/>
            </w:tabs>
            <w:rPr>
              <w:rFonts w:asciiTheme="minorHAnsi" w:eastAsiaTheme="minorEastAsia" w:hAnsiTheme="minorHAnsi"/>
              <w:noProof/>
              <w:color w:val="auto"/>
              <w:sz w:val="24"/>
            </w:rPr>
          </w:pPr>
          <w:hyperlink w:anchor="_Toc217241680" w:history="1">
            <w:r w:rsidRPr="007B7498">
              <w:rPr>
                <w:rStyle w:val="Hyperlink"/>
                <w:bCs/>
                <w:noProof/>
              </w:rPr>
              <w:t>5.5.1. Quality Assessment</w:t>
            </w:r>
            <w:r>
              <w:rPr>
                <w:noProof/>
                <w:webHidden/>
              </w:rPr>
              <w:tab/>
            </w:r>
            <w:r>
              <w:rPr>
                <w:noProof/>
                <w:webHidden/>
              </w:rPr>
              <w:fldChar w:fldCharType="begin"/>
            </w:r>
            <w:r>
              <w:rPr>
                <w:noProof/>
                <w:webHidden/>
              </w:rPr>
              <w:instrText xml:space="preserve"> PAGEREF _Toc217241680 \h </w:instrText>
            </w:r>
            <w:r>
              <w:rPr>
                <w:noProof/>
                <w:webHidden/>
              </w:rPr>
            </w:r>
            <w:r>
              <w:rPr>
                <w:noProof/>
                <w:webHidden/>
              </w:rPr>
              <w:fldChar w:fldCharType="separate"/>
            </w:r>
            <w:r>
              <w:rPr>
                <w:noProof/>
                <w:webHidden/>
              </w:rPr>
              <w:t>85</w:t>
            </w:r>
            <w:r>
              <w:rPr>
                <w:noProof/>
                <w:webHidden/>
              </w:rPr>
              <w:fldChar w:fldCharType="end"/>
            </w:r>
          </w:hyperlink>
        </w:p>
        <w:p w14:paraId="1EE8C911" w14:textId="2396AB3B" w:rsidR="00FE0DF5" w:rsidRDefault="00FE0DF5">
          <w:pPr>
            <w:pStyle w:val="TOC3"/>
            <w:tabs>
              <w:tab w:val="right" w:leader="dot" w:pos="9345"/>
            </w:tabs>
            <w:rPr>
              <w:rFonts w:asciiTheme="minorHAnsi" w:eastAsiaTheme="minorEastAsia" w:hAnsiTheme="minorHAnsi"/>
              <w:noProof/>
              <w:color w:val="auto"/>
              <w:sz w:val="24"/>
            </w:rPr>
          </w:pPr>
          <w:hyperlink w:anchor="_Toc217241681" w:history="1">
            <w:r w:rsidRPr="007B7498">
              <w:rPr>
                <w:rStyle w:val="Hyperlink"/>
                <w:bCs/>
                <w:noProof/>
              </w:rPr>
              <w:t>5.5.2. Lessons Learned</w:t>
            </w:r>
            <w:r>
              <w:rPr>
                <w:noProof/>
                <w:webHidden/>
              </w:rPr>
              <w:tab/>
            </w:r>
            <w:r>
              <w:rPr>
                <w:noProof/>
                <w:webHidden/>
              </w:rPr>
              <w:fldChar w:fldCharType="begin"/>
            </w:r>
            <w:r>
              <w:rPr>
                <w:noProof/>
                <w:webHidden/>
              </w:rPr>
              <w:instrText xml:space="preserve"> PAGEREF _Toc217241681 \h </w:instrText>
            </w:r>
            <w:r>
              <w:rPr>
                <w:noProof/>
                <w:webHidden/>
              </w:rPr>
            </w:r>
            <w:r>
              <w:rPr>
                <w:noProof/>
                <w:webHidden/>
              </w:rPr>
              <w:fldChar w:fldCharType="separate"/>
            </w:r>
            <w:r>
              <w:rPr>
                <w:noProof/>
                <w:webHidden/>
              </w:rPr>
              <w:t>86</w:t>
            </w:r>
            <w:r>
              <w:rPr>
                <w:noProof/>
                <w:webHidden/>
              </w:rPr>
              <w:fldChar w:fldCharType="end"/>
            </w:r>
          </w:hyperlink>
        </w:p>
        <w:p w14:paraId="63764C11" w14:textId="68F2CB54" w:rsidR="00FE0DF5" w:rsidRDefault="00FE0DF5">
          <w:pPr>
            <w:pStyle w:val="TOC1"/>
            <w:tabs>
              <w:tab w:val="right" w:leader="dot" w:pos="9345"/>
            </w:tabs>
            <w:rPr>
              <w:rFonts w:asciiTheme="minorHAnsi" w:eastAsiaTheme="minorEastAsia" w:hAnsiTheme="minorHAnsi"/>
              <w:noProof/>
              <w:color w:val="auto"/>
              <w:sz w:val="24"/>
            </w:rPr>
          </w:pPr>
          <w:hyperlink w:anchor="_Toc217241682" w:history="1">
            <w:r w:rsidRPr="007B7498">
              <w:rPr>
                <w:rStyle w:val="Hyperlink"/>
                <w:noProof/>
              </w:rPr>
              <w:t>REFERENCES</w:t>
            </w:r>
            <w:r>
              <w:rPr>
                <w:noProof/>
                <w:webHidden/>
              </w:rPr>
              <w:tab/>
            </w:r>
            <w:r>
              <w:rPr>
                <w:noProof/>
                <w:webHidden/>
              </w:rPr>
              <w:fldChar w:fldCharType="begin"/>
            </w:r>
            <w:r>
              <w:rPr>
                <w:noProof/>
                <w:webHidden/>
              </w:rPr>
              <w:instrText xml:space="preserve"> PAGEREF _Toc217241682 \h </w:instrText>
            </w:r>
            <w:r>
              <w:rPr>
                <w:noProof/>
                <w:webHidden/>
              </w:rPr>
            </w:r>
            <w:r>
              <w:rPr>
                <w:noProof/>
                <w:webHidden/>
              </w:rPr>
              <w:fldChar w:fldCharType="separate"/>
            </w:r>
            <w:r>
              <w:rPr>
                <w:noProof/>
                <w:webHidden/>
              </w:rPr>
              <w:t>87</w:t>
            </w:r>
            <w:r>
              <w:rPr>
                <w:noProof/>
                <w:webHidden/>
              </w:rPr>
              <w:fldChar w:fldCharType="end"/>
            </w:r>
          </w:hyperlink>
        </w:p>
        <w:p w14:paraId="385BF791" w14:textId="000DC608" w:rsidR="00C77261" w:rsidRPr="00BE2790" w:rsidRDefault="00C77261">
          <w:pPr>
            <w:rPr>
              <w:szCs w:val="26"/>
            </w:rPr>
          </w:pPr>
          <w:r w:rsidRPr="00BE2790">
            <w:rPr>
              <w:b/>
              <w:bCs/>
              <w:szCs w:val="26"/>
              <w:lang w:val="en-GB"/>
            </w:rPr>
            <w:fldChar w:fldCharType="end"/>
          </w:r>
        </w:p>
      </w:sdtContent>
    </w:sdt>
    <w:p w14:paraId="4E987968" w14:textId="77777777" w:rsidR="00660A11" w:rsidRPr="00BE2790" w:rsidRDefault="00660A11" w:rsidP="00660A11">
      <w:pPr>
        <w:rPr>
          <w:szCs w:val="26"/>
        </w:rPr>
      </w:pPr>
      <w:r w:rsidRPr="00BE2790">
        <w:rPr>
          <w:szCs w:val="26"/>
        </w:rPr>
        <w:tab/>
      </w:r>
    </w:p>
    <w:p w14:paraId="39AEA891" w14:textId="77777777" w:rsidR="00660A11" w:rsidRPr="00BE2790" w:rsidRDefault="00660A11">
      <w:pPr>
        <w:spacing w:before="0" w:after="160" w:line="278" w:lineRule="auto"/>
        <w:jc w:val="left"/>
        <w:rPr>
          <w:rFonts w:eastAsiaTheme="majorEastAsia" w:cstheme="majorBidi"/>
          <w:b/>
          <w:szCs w:val="26"/>
        </w:rPr>
      </w:pPr>
      <w:r w:rsidRPr="00BE2790">
        <w:rPr>
          <w:szCs w:val="26"/>
        </w:rPr>
        <w:br w:type="page"/>
      </w:r>
    </w:p>
    <w:p w14:paraId="11F94305" w14:textId="3050CE43" w:rsidR="00891FF6" w:rsidRPr="002534EE" w:rsidRDefault="00E81D7A" w:rsidP="00660A11">
      <w:pPr>
        <w:pStyle w:val="Heading1"/>
        <w:tabs>
          <w:tab w:val="left" w:pos="240"/>
          <w:tab w:val="center" w:pos="4677"/>
        </w:tabs>
        <w:jc w:val="center"/>
        <w:rPr>
          <w:color w:val="auto"/>
          <w:szCs w:val="26"/>
        </w:rPr>
      </w:pPr>
      <w:bookmarkStart w:id="2" w:name="_Toc217241591"/>
      <w:r w:rsidRPr="002534EE">
        <w:rPr>
          <w:color w:val="auto"/>
          <w:szCs w:val="26"/>
        </w:rPr>
        <w:t>INTRODUCTION</w:t>
      </w:r>
      <w:bookmarkEnd w:id="2"/>
    </w:p>
    <w:p w14:paraId="187F8F8C" w14:textId="77777777" w:rsidR="00E81D7A" w:rsidRPr="00E81D7A" w:rsidRDefault="00E81D7A" w:rsidP="00E81D7A">
      <w:pPr>
        <w:spacing w:line="276" w:lineRule="auto"/>
        <w:rPr>
          <w:rFonts w:cs="Times New Roman"/>
          <w:szCs w:val="26"/>
        </w:rPr>
      </w:pPr>
      <w:r w:rsidRPr="00E81D7A">
        <w:rPr>
          <w:rFonts w:cs="Times New Roman"/>
          <w:szCs w:val="26"/>
        </w:rPr>
        <w:t>In the context of strong information technology development, e-commerce is increasingly playing an important role in economic life. Online sales websites not only help businesses reach customers quickly and conveniently but also provide flexible shopping experiences for consumers. In particular, the fashion and clothing business sector is one of the industries with a high level of competition and is strongly influenced by user experience on digital platforms. Therefore, ensuring the quality and stability of e-commerce websites is an extremely necessary requirement.</w:t>
      </w:r>
    </w:p>
    <w:p w14:paraId="70B2ADB2" w14:textId="77777777" w:rsidR="00E81D7A" w:rsidRPr="00E81D7A" w:rsidRDefault="00E81D7A" w:rsidP="00E81D7A">
      <w:pPr>
        <w:spacing w:line="276" w:lineRule="auto"/>
        <w:rPr>
          <w:rFonts w:cs="Times New Roman"/>
          <w:szCs w:val="26"/>
        </w:rPr>
      </w:pPr>
      <w:r w:rsidRPr="00E81D7A">
        <w:rPr>
          <w:rFonts w:cs="Times New Roman"/>
          <w:szCs w:val="26"/>
        </w:rPr>
        <w:t>Software testing is an important stage in the software development life cycle, aiming to detect defects, evaluate the level of requirement fulfillment, and ensure that the system operates as expected. For a clothing sales website, functions such as registration, login, product search, category filtering, ordering, payment, and order management need to be thoroughly tested to minimize incidents that may affect user experience and business reputation. A system may have a beautiful interface, but if it contains many functional errors, it is still difficult to meet the actual needs of customers.</w:t>
      </w:r>
    </w:p>
    <w:p w14:paraId="11BE7C94" w14:textId="77777777" w:rsidR="00E81D7A" w:rsidRPr="00E81D7A" w:rsidRDefault="00E81D7A" w:rsidP="00E81D7A">
      <w:pPr>
        <w:spacing w:line="276" w:lineRule="auto"/>
        <w:rPr>
          <w:rFonts w:cs="Times New Roman"/>
          <w:szCs w:val="26"/>
        </w:rPr>
      </w:pPr>
      <w:r w:rsidRPr="00E81D7A">
        <w:rPr>
          <w:rFonts w:cs="Times New Roman"/>
          <w:szCs w:val="26"/>
        </w:rPr>
        <w:t>Stemming from this importance, our group chose the topic “Testing Website selling clothes” for the software testing course project. The objective of the project is to apply the knowledge learned about software testing, requirement analysis, and test case design to evaluate the quality of a real e-commerce website. Through business analysis, identification of main functions, and testing implementation, our group hopes to detect potential defects, thereby providing appropriate comments and improvement suggestions.</w:t>
      </w:r>
    </w:p>
    <w:p w14:paraId="53BDF76E" w14:textId="77777777" w:rsidR="00E81D7A" w:rsidRPr="00E81D7A" w:rsidRDefault="00E81D7A" w:rsidP="00E81D7A">
      <w:pPr>
        <w:spacing w:line="276" w:lineRule="auto"/>
        <w:rPr>
          <w:rFonts w:cs="Times New Roman"/>
          <w:szCs w:val="26"/>
        </w:rPr>
      </w:pPr>
      <w:r w:rsidRPr="00E81D7A">
        <w:rPr>
          <w:rFonts w:cs="Times New Roman"/>
          <w:szCs w:val="26"/>
        </w:rPr>
        <w:t>During the implementation of the project, our group conducted an overall study of the system, built functional testing scenarios, performed testing on the core functions of the clothing sales website, and summarized the obtained results. In addition, our group also referred to documents, textbooks, and reliable information sources to ensure the scientific nature and accuracy of the report content. Although there are still many limitations in experience and time, our group made efforts to complete the project with a serious attitude.</w:t>
      </w:r>
    </w:p>
    <w:p w14:paraId="31FE1F51" w14:textId="2E53787C" w:rsidR="00FF0F75" w:rsidRPr="00FF0F75" w:rsidRDefault="00E81D7A" w:rsidP="00FF0F75">
      <w:pPr>
        <w:spacing w:line="276" w:lineRule="auto"/>
        <w:rPr>
          <w:rFonts w:cs="Times New Roman"/>
          <w:szCs w:val="26"/>
        </w:rPr>
      </w:pPr>
      <w:r w:rsidRPr="00E81D7A">
        <w:rPr>
          <w:rFonts w:cs="Times New Roman"/>
          <w:szCs w:val="26"/>
        </w:rPr>
        <w:t>Through this project, our group not only consolidates theoretical knowledge about software testing but also has the opportunity to approach the testing process in a real environment, thereby enhancing analysis, evaluation, and teamwork skills. This is also an important foundation that helps our group better prepare for specialized courses as well as future work in the field of information technology</w:t>
      </w:r>
      <w:r w:rsidR="00FF0F75" w:rsidRPr="00FF0F75">
        <w:rPr>
          <w:rFonts w:cs="Times New Roman"/>
          <w:szCs w:val="26"/>
        </w:rPr>
        <w:t>.</w:t>
      </w:r>
    </w:p>
    <w:p w14:paraId="52747898" w14:textId="072E4279" w:rsidR="00035455" w:rsidRPr="00BE2790" w:rsidRDefault="00035455" w:rsidP="00F4078B">
      <w:pPr>
        <w:spacing w:line="276" w:lineRule="auto"/>
        <w:rPr>
          <w:rFonts w:cs="Times New Roman"/>
          <w:szCs w:val="26"/>
        </w:rPr>
        <w:sectPr w:rsidR="00035455" w:rsidRPr="00BE2790" w:rsidSect="007D267A">
          <w:headerReference w:type="default" r:id="rId13"/>
          <w:footerReference w:type="default" r:id="rId14"/>
          <w:pgSz w:w="11907" w:h="16840" w:code="9"/>
          <w:pgMar w:top="1134" w:right="851" w:bottom="1134" w:left="1701" w:header="720" w:footer="720" w:gutter="0"/>
          <w:pgNumType w:fmt="lowerRoman" w:start="1"/>
          <w:cols w:space="720"/>
          <w:titlePg/>
          <w:docGrid w:linePitch="360"/>
        </w:sectPr>
      </w:pPr>
    </w:p>
    <w:p w14:paraId="4C460484" w14:textId="7D5ED411" w:rsidR="00615A25" w:rsidRPr="00BE2790" w:rsidRDefault="004619A8" w:rsidP="00040EF7">
      <w:pPr>
        <w:pStyle w:val="Heading1"/>
        <w:jc w:val="center"/>
        <w:rPr>
          <w:szCs w:val="26"/>
        </w:rPr>
      </w:pPr>
      <w:bookmarkStart w:id="3" w:name="_Toc217241592"/>
      <w:r w:rsidRPr="004619A8">
        <w:rPr>
          <w:szCs w:val="26"/>
        </w:rPr>
        <w:t>CHAPTER 1: OVERVIEW OF THE TOPIC</w:t>
      </w:r>
      <w:bookmarkEnd w:id="3"/>
    </w:p>
    <w:p w14:paraId="25A25217" w14:textId="24D0F78D" w:rsidR="00A63056" w:rsidRPr="00BE2790" w:rsidRDefault="00672C08" w:rsidP="00672C08">
      <w:pPr>
        <w:pStyle w:val="Heading2"/>
        <w:rPr>
          <w:szCs w:val="26"/>
        </w:rPr>
      </w:pPr>
      <w:bookmarkStart w:id="4" w:name="_Toc217241593"/>
      <w:r w:rsidRPr="00BE2790">
        <w:rPr>
          <w:szCs w:val="26"/>
        </w:rPr>
        <w:t>1.1</w:t>
      </w:r>
      <w:r w:rsidR="004619A8">
        <w:rPr>
          <w:szCs w:val="26"/>
        </w:rPr>
        <w:t xml:space="preserve"> </w:t>
      </w:r>
      <w:r w:rsidR="004619A8" w:rsidRPr="004619A8">
        <w:rPr>
          <w:szCs w:val="26"/>
        </w:rPr>
        <w:t>Topic description</w:t>
      </w:r>
      <w:bookmarkEnd w:id="4"/>
    </w:p>
    <w:p w14:paraId="49EC5689" w14:textId="3782FE56" w:rsidR="005A6173" w:rsidRPr="005A6173" w:rsidRDefault="005A6173" w:rsidP="005A6173">
      <w:pPr>
        <w:rPr>
          <w:rFonts w:cs="Times New Roman"/>
          <w:szCs w:val="26"/>
        </w:rPr>
      </w:pPr>
      <w:r w:rsidRPr="005A6173">
        <w:rPr>
          <w:rFonts w:cs="Times New Roman"/>
          <w:szCs w:val="26"/>
        </w:rPr>
        <w:t xml:space="preserve">The topic “Software testing for a clothing sales </w:t>
      </w:r>
      <w:r>
        <w:rPr>
          <w:rFonts w:cs="Times New Roman"/>
          <w:szCs w:val="26"/>
        </w:rPr>
        <w:t>website</w:t>
      </w:r>
      <w:r w:rsidRPr="005A6173">
        <w:rPr>
          <w:rFonts w:cs="Times New Roman"/>
          <w:szCs w:val="26"/>
        </w:rPr>
        <w:t>” focuses on researching, analyzing, and evaluating the quality of an online clothing sales website through software testing techniques. The e-commerce website within the scope of the topic plays the role of an online sales system, allowing users to perform basic functions such as viewing product categories, searching and filtering products by multiple criteria, viewing product details, placing orders, making payments, and tracking order status.</w:t>
      </w:r>
    </w:p>
    <w:p w14:paraId="0AC09DE4" w14:textId="77777777" w:rsidR="005A6173" w:rsidRPr="005A6173" w:rsidRDefault="005A6173" w:rsidP="005A6173">
      <w:pPr>
        <w:rPr>
          <w:rFonts w:cs="Times New Roman"/>
          <w:szCs w:val="26"/>
        </w:rPr>
      </w:pPr>
      <w:r w:rsidRPr="005A6173">
        <w:rPr>
          <w:rFonts w:cs="Times New Roman"/>
          <w:szCs w:val="26"/>
        </w:rPr>
        <w:t>The main content of the topic is to perform functional testing on the core functions of the clothing sales website in order to determine the level of business requirement fulfillment and detect errors that may occur during use. Based on the analysis of system requirements, the group conducts the development of testing scenarios, designs appropriate test cases, and performs testing on each specific function of the system.</w:t>
      </w:r>
    </w:p>
    <w:p w14:paraId="52594688" w14:textId="6E3EAF9F" w:rsidR="00A70FE0" w:rsidRPr="008A35E1" w:rsidRDefault="005A6173" w:rsidP="00804B7C">
      <w:pPr>
        <w:rPr>
          <w:rFonts w:cs="Times New Roman"/>
          <w:szCs w:val="26"/>
        </w:rPr>
      </w:pPr>
      <w:r w:rsidRPr="005A6173">
        <w:rPr>
          <w:rFonts w:cs="Times New Roman"/>
          <w:szCs w:val="26"/>
        </w:rPr>
        <w:t>In addition, the topic also considers factors related to user experience and system stability, including checking the purchasing workflow, the consistency of displayed data, error handling capability, and system responses when users perform invalid operations. The testing results are recorded, summarized, and analyzed to evaluate the overall quality of the website</w:t>
      </w:r>
      <w:r w:rsidR="00A70FE0" w:rsidRPr="008A35E1">
        <w:rPr>
          <w:rFonts w:cs="Times New Roman"/>
          <w:szCs w:val="26"/>
        </w:rPr>
        <w:t>.</w:t>
      </w:r>
    </w:p>
    <w:p w14:paraId="6A6A41E3" w14:textId="7DAA0C89" w:rsidR="00246F64" w:rsidRPr="00BE2790" w:rsidRDefault="0078409A" w:rsidP="0078409A">
      <w:pPr>
        <w:pStyle w:val="Heading2"/>
        <w:rPr>
          <w:szCs w:val="26"/>
        </w:rPr>
      </w:pPr>
      <w:bookmarkStart w:id="5" w:name="_Toc217241594"/>
      <w:r w:rsidRPr="00BE2790">
        <w:rPr>
          <w:szCs w:val="26"/>
        </w:rPr>
        <w:t xml:space="preserve">1.2 </w:t>
      </w:r>
      <w:r w:rsidR="0096675F" w:rsidRPr="0096675F">
        <w:rPr>
          <w:szCs w:val="26"/>
        </w:rPr>
        <w:t>Current situation survey</w:t>
      </w:r>
      <w:bookmarkEnd w:id="5"/>
    </w:p>
    <w:p w14:paraId="1BF42747" w14:textId="3F0739D5" w:rsidR="002F0066" w:rsidRPr="00BE2790" w:rsidRDefault="0078409A" w:rsidP="0078409A">
      <w:pPr>
        <w:pStyle w:val="Heading3"/>
        <w:rPr>
          <w:rFonts w:cs="Times New Roman"/>
          <w:szCs w:val="26"/>
        </w:rPr>
      </w:pPr>
      <w:bookmarkStart w:id="6" w:name="_Toc217241595"/>
      <w:r w:rsidRPr="00BE2790">
        <w:rPr>
          <w:rFonts w:cs="Times New Roman"/>
          <w:szCs w:val="26"/>
        </w:rPr>
        <w:t xml:space="preserve">1.2.1 </w:t>
      </w:r>
      <w:r w:rsidR="0096675F" w:rsidRPr="0096675F">
        <w:rPr>
          <w:rFonts w:cs="Times New Roman"/>
          <w:szCs w:val="26"/>
        </w:rPr>
        <w:t>Business process</w:t>
      </w:r>
      <w:bookmarkEnd w:id="6"/>
    </w:p>
    <w:p w14:paraId="0BE38246" w14:textId="0473CBD8" w:rsidR="002F0066" w:rsidRPr="001E11ED" w:rsidRDefault="00D64887" w:rsidP="001E11ED">
      <w:pPr>
        <w:rPr>
          <w:rFonts w:cs="Times New Roman"/>
          <w:b/>
          <w:bCs/>
          <w:szCs w:val="26"/>
        </w:rPr>
      </w:pPr>
      <w:r w:rsidRPr="00D64887">
        <w:rPr>
          <w:rFonts w:cs="Times New Roman"/>
          <w:b/>
          <w:bCs/>
          <w:szCs w:val="26"/>
        </w:rPr>
        <w:t>Product browsing and selection process</w:t>
      </w:r>
      <w:r w:rsidR="001732D1" w:rsidRPr="001E11ED">
        <w:rPr>
          <w:rFonts w:cs="Times New Roman"/>
          <w:b/>
          <w:bCs/>
          <w:szCs w:val="26"/>
        </w:rPr>
        <w:t>:</w:t>
      </w:r>
    </w:p>
    <w:p w14:paraId="29495C20" w14:textId="2D90AA1E" w:rsidR="001732D1" w:rsidRPr="001E11ED" w:rsidRDefault="00E433B3" w:rsidP="001E11ED">
      <w:pPr>
        <w:rPr>
          <w:rFonts w:cs="Times New Roman"/>
          <w:szCs w:val="26"/>
        </w:rPr>
      </w:pPr>
      <w:r w:rsidRPr="00E433B3">
        <w:rPr>
          <w:rFonts w:cs="Times New Roman"/>
          <w:szCs w:val="26"/>
        </w:rPr>
        <w:t>The buyer accesses the website and browses clothing product categories by type, brand, or through the search function. The system allows filtering and sorting products according to different criteria. When selecting a product, the buyer can view detailed product information including images, description, size, selling price, available stock quantity, and previous reviews, thereby deciding whether to make a purchase</w:t>
      </w:r>
      <w:r w:rsidR="00445136" w:rsidRPr="001E11ED">
        <w:rPr>
          <w:rFonts w:cs="Times New Roman"/>
          <w:szCs w:val="26"/>
        </w:rPr>
        <w:t>.</w:t>
      </w:r>
    </w:p>
    <w:p w14:paraId="25CEBFB7" w14:textId="6494A588" w:rsidR="00445136" w:rsidRPr="001E11ED" w:rsidRDefault="00E433B3" w:rsidP="001E11ED">
      <w:pPr>
        <w:rPr>
          <w:rFonts w:cs="Times New Roman"/>
          <w:b/>
          <w:bCs/>
          <w:szCs w:val="26"/>
        </w:rPr>
      </w:pPr>
      <w:r w:rsidRPr="00E433B3">
        <w:rPr>
          <w:rFonts w:cs="Times New Roman"/>
          <w:b/>
          <w:bCs/>
          <w:szCs w:val="26"/>
        </w:rPr>
        <w:t>Shopping cart processing process</w:t>
      </w:r>
      <w:r w:rsidR="00EE7A11" w:rsidRPr="001E11ED">
        <w:rPr>
          <w:rFonts w:cs="Times New Roman"/>
          <w:b/>
          <w:bCs/>
          <w:szCs w:val="26"/>
        </w:rPr>
        <w:t>:</w:t>
      </w:r>
    </w:p>
    <w:p w14:paraId="16A854A2" w14:textId="7E7E1A4B" w:rsidR="00DB2282" w:rsidRPr="001E11ED" w:rsidRDefault="00E433B3" w:rsidP="001E11ED">
      <w:pPr>
        <w:rPr>
          <w:rFonts w:cs="Times New Roman"/>
          <w:szCs w:val="26"/>
        </w:rPr>
      </w:pPr>
      <w:r w:rsidRPr="00E433B3">
        <w:rPr>
          <w:rFonts w:cs="Times New Roman"/>
          <w:szCs w:val="26"/>
        </w:rPr>
        <w:t>The buyer can add products to the shopping cart from the product list or the product detail page. The shopping cart displays the list of selected products, quantities, selling prices, and the total order value. The buyer is allowed to adjust quantities or remove products from the cart, and the system automatically updates the total amount. Before payment, the system checks stock quantities to ensure sufficient availability to fulfill the order</w:t>
      </w:r>
      <w:r w:rsidR="00EE7A11" w:rsidRPr="001E11ED">
        <w:rPr>
          <w:rFonts w:cs="Times New Roman"/>
          <w:szCs w:val="26"/>
        </w:rPr>
        <w:t>.</w:t>
      </w:r>
    </w:p>
    <w:p w14:paraId="3FDD1575" w14:textId="64DDDF4B" w:rsidR="00DB2282" w:rsidRPr="001E11ED" w:rsidRDefault="00E433B3" w:rsidP="001E11ED">
      <w:pPr>
        <w:rPr>
          <w:rFonts w:cs="Times New Roman"/>
          <w:b/>
          <w:bCs/>
          <w:szCs w:val="26"/>
        </w:rPr>
      </w:pPr>
      <w:r w:rsidRPr="00E433B3">
        <w:rPr>
          <w:rFonts w:cs="Times New Roman"/>
          <w:b/>
          <w:bCs/>
          <w:szCs w:val="26"/>
        </w:rPr>
        <w:t>Order placement process</w:t>
      </w:r>
      <w:r w:rsidR="00A24453" w:rsidRPr="001E11ED">
        <w:rPr>
          <w:rFonts w:cs="Times New Roman"/>
          <w:b/>
          <w:bCs/>
          <w:szCs w:val="26"/>
        </w:rPr>
        <w:t>:</w:t>
      </w:r>
    </w:p>
    <w:p w14:paraId="596A6506" w14:textId="287D62B1" w:rsidR="002B5FA2" w:rsidRPr="001E11ED" w:rsidRDefault="00DE20C3" w:rsidP="001E11ED">
      <w:pPr>
        <w:rPr>
          <w:rFonts w:cs="Times New Roman"/>
          <w:szCs w:val="26"/>
        </w:rPr>
      </w:pPr>
      <w:r w:rsidRPr="00DE20C3">
        <w:rPr>
          <w:rFonts w:cs="Times New Roman"/>
          <w:szCs w:val="26"/>
        </w:rPr>
        <w:t>When the buyer clicks the “Payment” button, the system checks the cart and revalidates the stock quantity of each product. If the information is valid, the system requests the buyer to enter or confirm shipping information including full name, phone number, and delivery address. After that, the buyer selects a payment method and confirms the order</w:t>
      </w:r>
      <w:r w:rsidR="002B5FA2" w:rsidRPr="001E11ED">
        <w:rPr>
          <w:rFonts w:cs="Times New Roman"/>
          <w:szCs w:val="26"/>
        </w:rPr>
        <w:t>.</w:t>
      </w:r>
    </w:p>
    <w:p w14:paraId="3AF18283" w14:textId="33054FF7" w:rsidR="00F2426B" w:rsidRPr="001E11ED" w:rsidRDefault="00DE20C3" w:rsidP="001E11ED">
      <w:pPr>
        <w:rPr>
          <w:rFonts w:cs="Times New Roman"/>
          <w:b/>
          <w:bCs/>
          <w:szCs w:val="26"/>
        </w:rPr>
      </w:pPr>
      <w:r w:rsidRPr="00DE20C3">
        <w:rPr>
          <w:rFonts w:cs="Times New Roman"/>
          <w:b/>
          <w:bCs/>
          <w:szCs w:val="26"/>
        </w:rPr>
        <w:t>Payment and order processing workflow</w:t>
      </w:r>
      <w:r w:rsidR="00F2426B" w:rsidRPr="001E11ED">
        <w:rPr>
          <w:rFonts w:cs="Times New Roman"/>
          <w:b/>
          <w:bCs/>
          <w:szCs w:val="26"/>
        </w:rPr>
        <w:t>:</w:t>
      </w:r>
    </w:p>
    <w:p w14:paraId="3512C1D6" w14:textId="32002BCF" w:rsidR="00664DEB" w:rsidRPr="002C4CD3" w:rsidRDefault="00DE20C3" w:rsidP="002C4CD3">
      <w:pPr>
        <w:rPr>
          <w:rFonts w:cs="Times New Roman"/>
          <w:szCs w:val="26"/>
        </w:rPr>
      </w:pPr>
      <w:r w:rsidRPr="00DE20C3">
        <w:rPr>
          <w:rFonts w:cs="Times New Roman"/>
          <w:szCs w:val="26"/>
        </w:rPr>
        <w:t>Cash on delivery (COD): After the buyer confirms the order, the system creates an order with the status “Pending processing”. Store staff receive the order, prepare and pack the goods, then create a delivery order through the GHN API. The system stores the GHN tracking code and updates the order status to “Waiting for pickup”. When GHN updates the status to “Successfully delivered”, the system automatically changes the order status to “Completed”</w:t>
      </w:r>
      <w:r w:rsidR="0081691F" w:rsidRPr="002C4CD3">
        <w:rPr>
          <w:rFonts w:cs="Times New Roman"/>
          <w:szCs w:val="26"/>
        </w:rPr>
        <w:t>.</w:t>
      </w:r>
    </w:p>
    <w:p w14:paraId="6617DFB7" w14:textId="18245FA7" w:rsidR="0081691F" w:rsidRPr="002C4CD3" w:rsidRDefault="006944E1" w:rsidP="002C4CD3">
      <w:pPr>
        <w:rPr>
          <w:rFonts w:cs="Times New Roman"/>
          <w:szCs w:val="26"/>
        </w:rPr>
      </w:pPr>
      <w:r w:rsidRPr="006944E1">
        <w:rPr>
          <w:rFonts w:cs="Times New Roman"/>
          <w:szCs w:val="26"/>
        </w:rPr>
        <w:t>Online payment via VNPAY: After confirming the order, the system redirects the buyer to the VNPAY payment gateway. Upon receiving a successful payment response, the system updates the order status to “Paid – In delivery”. Store staff continue to pack the goods and create a delivery order via GHN. The delivery status update process is sent back to the system by GHN. When the order is successfully delivered, the order status is changed to “Completed” and the system sends a confirmation notification to the buyer</w:t>
      </w:r>
      <w:r w:rsidR="0081691F" w:rsidRPr="002C4CD3">
        <w:rPr>
          <w:rFonts w:cs="Times New Roman"/>
          <w:szCs w:val="26"/>
        </w:rPr>
        <w:t>.</w:t>
      </w:r>
    </w:p>
    <w:p w14:paraId="225A6764" w14:textId="3C1E4B97" w:rsidR="00F2426B" w:rsidRPr="001E11ED" w:rsidRDefault="006944E1" w:rsidP="001E11ED">
      <w:pPr>
        <w:rPr>
          <w:rFonts w:cs="Times New Roman"/>
          <w:b/>
          <w:bCs/>
          <w:szCs w:val="26"/>
        </w:rPr>
      </w:pPr>
      <w:r w:rsidRPr="006944E1">
        <w:rPr>
          <w:rFonts w:cs="Times New Roman"/>
          <w:b/>
          <w:bCs/>
          <w:szCs w:val="26"/>
        </w:rPr>
        <w:t>Product review and customer feedback process</w:t>
      </w:r>
      <w:r w:rsidR="00F2426B" w:rsidRPr="001E11ED">
        <w:rPr>
          <w:rFonts w:cs="Times New Roman"/>
          <w:b/>
          <w:bCs/>
          <w:szCs w:val="26"/>
        </w:rPr>
        <w:t>:</w:t>
      </w:r>
    </w:p>
    <w:p w14:paraId="50085C71" w14:textId="003C2222" w:rsidR="00C856D0" w:rsidRPr="001E11ED" w:rsidRDefault="006944E1" w:rsidP="001E11ED">
      <w:pPr>
        <w:rPr>
          <w:rFonts w:cs="Times New Roman"/>
          <w:szCs w:val="26"/>
        </w:rPr>
      </w:pPr>
      <w:r w:rsidRPr="006944E1">
        <w:rPr>
          <w:rFonts w:cs="Times New Roman"/>
          <w:szCs w:val="26"/>
        </w:rPr>
        <w:t>After receiving the goods, the buyer can rate the product on a scale from 1 to 5 stars and submit comments. The reviews are displayed on the product detail page. In case of feedback or complaints, the administrator receives and handles exchange or refund requests according to the store’s policy</w:t>
      </w:r>
      <w:r w:rsidR="00C856D0" w:rsidRPr="001E11ED">
        <w:rPr>
          <w:rFonts w:cs="Times New Roman"/>
          <w:szCs w:val="26"/>
        </w:rPr>
        <w:t>ng.</w:t>
      </w:r>
    </w:p>
    <w:p w14:paraId="0F4A219C" w14:textId="0D28518F" w:rsidR="00B21F08" w:rsidRPr="001E11ED" w:rsidRDefault="00297583" w:rsidP="001E11ED">
      <w:pPr>
        <w:rPr>
          <w:rFonts w:cs="Times New Roman"/>
          <w:b/>
          <w:bCs/>
          <w:szCs w:val="26"/>
        </w:rPr>
      </w:pPr>
      <w:r w:rsidRPr="00297583">
        <w:rPr>
          <w:rFonts w:cs="Times New Roman"/>
          <w:b/>
          <w:bCs/>
          <w:szCs w:val="26"/>
        </w:rPr>
        <w:t>System administration process</w:t>
      </w:r>
      <w:r w:rsidR="00B21F08" w:rsidRPr="001E11ED">
        <w:rPr>
          <w:rFonts w:cs="Times New Roman"/>
          <w:b/>
          <w:bCs/>
          <w:szCs w:val="26"/>
        </w:rPr>
        <w:t>:</w:t>
      </w:r>
    </w:p>
    <w:p w14:paraId="2B0327F7" w14:textId="046B90FB" w:rsidR="00E3221F" w:rsidRPr="00E3221F" w:rsidRDefault="00297583" w:rsidP="00E3221F">
      <w:pPr>
        <w:rPr>
          <w:rFonts w:cs="Times New Roman"/>
          <w:szCs w:val="26"/>
        </w:rPr>
      </w:pPr>
      <w:r w:rsidRPr="00297583">
        <w:rPr>
          <w:rFonts w:cs="Times New Roman"/>
          <w:szCs w:val="26"/>
        </w:rPr>
        <w:t>The administrator accesses the administration interface to manage products, orders, inventory, promotional programs, and monitor revenue reports</w:t>
      </w:r>
      <w:r w:rsidR="00793E24">
        <w:rPr>
          <w:rFonts w:cs="Times New Roman"/>
          <w:szCs w:val="26"/>
        </w:rPr>
        <w:t>.</w:t>
      </w:r>
    </w:p>
    <w:p w14:paraId="21AD75F4" w14:textId="1DDE2937" w:rsidR="00E3221F" w:rsidRPr="00BE2790" w:rsidRDefault="0078409A" w:rsidP="00C95C5F">
      <w:pPr>
        <w:pStyle w:val="Heading2"/>
        <w:rPr>
          <w:szCs w:val="26"/>
        </w:rPr>
      </w:pPr>
      <w:bookmarkStart w:id="7" w:name="_Toc217241596"/>
      <w:r w:rsidRPr="00BE2790">
        <w:rPr>
          <w:szCs w:val="26"/>
        </w:rPr>
        <w:t xml:space="preserve">1.3 </w:t>
      </w:r>
      <w:r w:rsidR="00AF4321" w:rsidRPr="00AF4321">
        <w:rPr>
          <w:szCs w:val="26"/>
        </w:rPr>
        <w:t>Implementation plan</w:t>
      </w:r>
      <w:bookmarkEnd w:id="7"/>
    </w:p>
    <w:p w14:paraId="02276583" w14:textId="102B7BB0" w:rsidR="0078409A" w:rsidRPr="00BE2790" w:rsidRDefault="0078409A" w:rsidP="0078409A">
      <w:pPr>
        <w:pStyle w:val="Heading3"/>
        <w:rPr>
          <w:szCs w:val="26"/>
        </w:rPr>
      </w:pPr>
      <w:bookmarkStart w:id="8" w:name="_Toc217241597"/>
      <w:r w:rsidRPr="00BE2790">
        <w:rPr>
          <w:szCs w:val="26"/>
        </w:rPr>
        <w:t xml:space="preserve">1.3.1 </w:t>
      </w:r>
      <w:r w:rsidR="00FE2D9D" w:rsidRPr="00FE2D9D">
        <w:rPr>
          <w:szCs w:val="26"/>
        </w:rPr>
        <w:t>Scope</w:t>
      </w:r>
      <w:bookmarkEnd w:id="8"/>
    </w:p>
    <w:p w14:paraId="33F691E6" w14:textId="59859BC8" w:rsidR="0078409A" w:rsidRPr="00CF71AF" w:rsidRDefault="00FE2D9D" w:rsidP="0078409A">
      <w:pPr>
        <w:rPr>
          <w:rFonts w:cs="Times New Roman"/>
          <w:szCs w:val="26"/>
        </w:rPr>
      </w:pPr>
      <w:r w:rsidRPr="00FE2D9D">
        <w:rPr>
          <w:rFonts w:cs="Times New Roman"/>
          <w:szCs w:val="26"/>
        </w:rPr>
        <w:t>This document serves as the basis for performing testing, acceptance, and evaluation of the project “Website selling clothes”. The testing scope focuses on checking the main functions and features of the website, including the purchasing business workflow, user interface, and the validity of data as well as the system database</w:t>
      </w:r>
      <w:r w:rsidR="00CF71AF" w:rsidRPr="00CF71AF">
        <w:rPr>
          <w:rFonts w:cs="Times New Roman"/>
          <w:szCs w:val="26"/>
        </w:rPr>
        <w:t>.</w:t>
      </w:r>
    </w:p>
    <w:p w14:paraId="1633886D" w14:textId="59A59144" w:rsidR="0078409A" w:rsidRPr="00BE2790" w:rsidRDefault="0078409A" w:rsidP="00163BD0">
      <w:pPr>
        <w:pStyle w:val="Heading3"/>
        <w:rPr>
          <w:szCs w:val="26"/>
        </w:rPr>
      </w:pPr>
      <w:bookmarkStart w:id="9" w:name="_Toc217241598"/>
      <w:r w:rsidRPr="00BE2790">
        <w:rPr>
          <w:szCs w:val="26"/>
        </w:rPr>
        <w:t xml:space="preserve">1.3.2 </w:t>
      </w:r>
      <w:r w:rsidR="00B51315" w:rsidRPr="00B51315">
        <w:rPr>
          <w:szCs w:val="26"/>
        </w:rPr>
        <w:t>Testing strategy</w:t>
      </w:r>
      <w:bookmarkEnd w:id="9"/>
    </w:p>
    <w:p w14:paraId="3BE368DA" w14:textId="1C55BA8F" w:rsidR="00014E6C" w:rsidRPr="00CD4791" w:rsidRDefault="00B51315" w:rsidP="00014E6C">
      <w:pPr>
        <w:rPr>
          <w:rFonts w:cs="Times New Roman"/>
          <w:b/>
          <w:bCs/>
          <w:szCs w:val="26"/>
        </w:rPr>
      </w:pPr>
      <w:r w:rsidRPr="00B51315">
        <w:rPr>
          <w:rFonts w:cs="Times New Roman"/>
          <w:b/>
          <w:bCs/>
          <w:szCs w:val="26"/>
        </w:rPr>
        <w:t>Personnel assignment</w:t>
      </w:r>
    </w:p>
    <w:tbl>
      <w:tblPr>
        <w:tblW w:w="0" w:type="auto"/>
        <w:jc w:val="center"/>
        <w:tblLook w:val="06A0" w:firstRow="1" w:lastRow="0" w:firstColumn="1" w:lastColumn="0" w:noHBand="1" w:noVBand="1"/>
      </w:tblPr>
      <w:tblGrid>
        <w:gridCol w:w="778"/>
        <w:gridCol w:w="2439"/>
        <w:gridCol w:w="2472"/>
        <w:gridCol w:w="3646"/>
      </w:tblGrid>
      <w:tr w:rsidR="00014E6C" w:rsidRPr="00BE2790" w14:paraId="1A4422F8" w14:textId="77777777" w:rsidTr="00BC0C41">
        <w:trPr>
          <w:trHeight w:val="300"/>
          <w:jc w:val="center"/>
        </w:trPr>
        <w:tc>
          <w:tcPr>
            <w:tcW w:w="77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338D89D2" w14:textId="3FD0CD1B" w:rsidR="00014E6C" w:rsidRPr="00CD4791" w:rsidRDefault="00B51315">
            <w:pPr>
              <w:spacing w:line="360" w:lineRule="auto"/>
              <w:rPr>
                <w:rFonts w:eastAsia="Arial" w:cs="Times New Roman"/>
                <w:b/>
                <w:bCs/>
                <w:color w:val="1B1C1D"/>
                <w:szCs w:val="26"/>
              </w:rPr>
            </w:pPr>
            <w:r w:rsidRPr="00B51315">
              <w:rPr>
                <w:rFonts w:eastAsia="Arial" w:cs="Times New Roman"/>
                <w:b/>
                <w:bCs/>
                <w:color w:val="1B1C1D"/>
                <w:szCs w:val="26"/>
              </w:rPr>
              <w:t>No.</w:t>
            </w:r>
          </w:p>
        </w:tc>
        <w:tc>
          <w:tcPr>
            <w:tcW w:w="243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57ED0FA2" w14:textId="597606AA" w:rsidR="00014E6C" w:rsidRPr="00CD4791" w:rsidRDefault="00817FE1">
            <w:pPr>
              <w:spacing w:line="360" w:lineRule="auto"/>
              <w:rPr>
                <w:rFonts w:eastAsia="Arial" w:cs="Times New Roman"/>
                <w:b/>
                <w:bCs/>
                <w:color w:val="1B1C1D"/>
                <w:szCs w:val="26"/>
              </w:rPr>
            </w:pPr>
            <w:r w:rsidRPr="00817FE1">
              <w:rPr>
                <w:rFonts w:eastAsia="Arial" w:cs="Times New Roman"/>
                <w:b/>
                <w:bCs/>
                <w:color w:val="1B1C1D"/>
                <w:szCs w:val="26"/>
              </w:rPr>
              <w:t>Performer</w:t>
            </w:r>
          </w:p>
        </w:tc>
        <w:tc>
          <w:tcPr>
            <w:tcW w:w="24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3C7DAB98" w14:textId="5272ACAD" w:rsidR="00014E6C" w:rsidRPr="00CD4791" w:rsidRDefault="00817FE1">
            <w:pPr>
              <w:spacing w:line="360" w:lineRule="auto"/>
              <w:rPr>
                <w:rFonts w:eastAsia="Arial" w:cs="Times New Roman"/>
                <w:b/>
                <w:bCs/>
                <w:color w:val="1B1C1D"/>
                <w:szCs w:val="26"/>
              </w:rPr>
            </w:pPr>
            <w:r w:rsidRPr="00817FE1">
              <w:rPr>
                <w:rFonts w:eastAsia="Arial" w:cs="Times New Roman"/>
                <w:b/>
                <w:bCs/>
                <w:color w:val="1B1C1D"/>
                <w:szCs w:val="26"/>
              </w:rPr>
              <w:t>Role</w:t>
            </w:r>
          </w:p>
        </w:tc>
        <w:tc>
          <w:tcPr>
            <w:tcW w:w="36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3C2CB5B8" w14:textId="6399C111" w:rsidR="00014E6C" w:rsidRPr="00CD4791" w:rsidRDefault="00817FE1">
            <w:pPr>
              <w:spacing w:line="360" w:lineRule="auto"/>
              <w:rPr>
                <w:rFonts w:eastAsia="Arial" w:cs="Times New Roman"/>
                <w:b/>
                <w:bCs/>
                <w:color w:val="1B1C1D"/>
                <w:szCs w:val="26"/>
              </w:rPr>
            </w:pPr>
            <w:r w:rsidRPr="00817FE1">
              <w:rPr>
                <w:rFonts w:eastAsia="Arial" w:cs="Times New Roman"/>
                <w:b/>
                <w:bCs/>
                <w:color w:val="1B1C1D"/>
                <w:szCs w:val="26"/>
              </w:rPr>
              <w:t>Specific tasks</w:t>
            </w:r>
          </w:p>
        </w:tc>
      </w:tr>
      <w:tr w:rsidR="00014E6C" w:rsidRPr="00BE2790" w14:paraId="7069CA64" w14:textId="77777777" w:rsidTr="00BC0C41">
        <w:trPr>
          <w:trHeight w:val="300"/>
          <w:jc w:val="center"/>
        </w:trPr>
        <w:tc>
          <w:tcPr>
            <w:tcW w:w="7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FE56BD" w14:textId="77777777" w:rsidR="00014E6C" w:rsidRPr="00BE2790" w:rsidRDefault="00014E6C" w:rsidP="00C467B6">
            <w:pPr>
              <w:rPr>
                <w:szCs w:val="26"/>
              </w:rPr>
            </w:pPr>
            <w:r w:rsidRPr="00BE2790">
              <w:rPr>
                <w:szCs w:val="26"/>
              </w:rPr>
              <w:t>1</w:t>
            </w:r>
          </w:p>
        </w:tc>
        <w:tc>
          <w:tcPr>
            <w:tcW w:w="24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5277EA" w14:textId="2078B79F" w:rsidR="00014E6C" w:rsidRPr="00BE2790" w:rsidRDefault="00C467B6" w:rsidP="00C467B6">
            <w:pPr>
              <w:rPr>
                <w:szCs w:val="26"/>
              </w:rPr>
            </w:pPr>
            <w:r w:rsidRPr="00BE2790">
              <w:rPr>
                <w:szCs w:val="26"/>
              </w:rPr>
              <w:t>Tr</w:t>
            </w:r>
            <w:r w:rsidR="004136A0">
              <w:rPr>
                <w:szCs w:val="26"/>
              </w:rPr>
              <w:t>an</w:t>
            </w:r>
            <w:r w:rsidRPr="00BE2790">
              <w:rPr>
                <w:szCs w:val="26"/>
              </w:rPr>
              <w:t xml:space="preserve"> H</w:t>
            </w:r>
            <w:r w:rsidR="004136A0">
              <w:rPr>
                <w:szCs w:val="26"/>
              </w:rPr>
              <w:t>uu</w:t>
            </w:r>
            <w:r w:rsidRPr="00BE2790">
              <w:rPr>
                <w:szCs w:val="26"/>
              </w:rPr>
              <w:t xml:space="preserve"> Nam</w:t>
            </w:r>
          </w:p>
        </w:tc>
        <w:tc>
          <w:tcPr>
            <w:tcW w:w="24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CF0B06" w14:textId="365A236A" w:rsidR="00014E6C" w:rsidRPr="00BE2790" w:rsidRDefault="004136A0" w:rsidP="00C467B6">
            <w:pPr>
              <w:rPr>
                <w:szCs w:val="26"/>
              </w:rPr>
            </w:pPr>
            <w:r w:rsidRPr="004136A0">
              <w:rPr>
                <w:szCs w:val="26"/>
              </w:rPr>
              <w:t>Tester/Developer</w:t>
            </w:r>
          </w:p>
        </w:tc>
        <w:tc>
          <w:tcPr>
            <w:tcW w:w="3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A60196" w14:textId="77777777" w:rsidR="009701E3" w:rsidRDefault="009701E3" w:rsidP="00C467B6">
            <w:pPr>
              <w:rPr>
                <w:szCs w:val="26"/>
              </w:rPr>
            </w:pPr>
            <w:r w:rsidRPr="009701E3">
              <w:rPr>
                <w:szCs w:val="26"/>
              </w:rPr>
              <w:t xml:space="preserve">Create testing plan </w:t>
            </w:r>
          </w:p>
          <w:p w14:paraId="6895F8B6" w14:textId="77777777" w:rsidR="009701E3" w:rsidRDefault="009701E3" w:rsidP="00C467B6">
            <w:pPr>
              <w:rPr>
                <w:szCs w:val="26"/>
              </w:rPr>
            </w:pPr>
            <w:r w:rsidRPr="009701E3">
              <w:rPr>
                <w:szCs w:val="26"/>
              </w:rPr>
              <w:t xml:space="preserve">Perform system testing </w:t>
            </w:r>
          </w:p>
          <w:p w14:paraId="3009F154" w14:textId="77777777" w:rsidR="002E2E0B" w:rsidRDefault="002E2E0B" w:rsidP="00C467B6">
            <w:pPr>
              <w:rPr>
                <w:szCs w:val="26"/>
              </w:rPr>
            </w:pPr>
            <w:r w:rsidRPr="002E2E0B">
              <w:rPr>
                <w:szCs w:val="26"/>
              </w:rPr>
              <w:t xml:space="preserve">Write CI/CD code in GitHub Actions </w:t>
            </w:r>
          </w:p>
          <w:p w14:paraId="7C5F55C1" w14:textId="7F6B636C" w:rsidR="00014E6C" w:rsidRPr="00CD4791" w:rsidRDefault="002E2E0B" w:rsidP="00C467B6">
            <w:pPr>
              <w:rPr>
                <w:rFonts w:eastAsia="Arial" w:cs="Times New Roman"/>
                <w:szCs w:val="26"/>
              </w:rPr>
            </w:pPr>
            <w:r w:rsidRPr="002E2E0B">
              <w:rPr>
                <w:szCs w:val="26"/>
              </w:rPr>
              <w:t>Document testing materials</w:t>
            </w:r>
          </w:p>
        </w:tc>
      </w:tr>
      <w:tr w:rsidR="00014E6C" w:rsidRPr="00BE2790" w14:paraId="029A1C2A" w14:textId="77777777" w:rsidTr="00BC0C41">
        <w:trPr>
          <w:trHeight w:val="300"/>
          <w:jc w:val="center"/>
        </w:trPr>
        <w:tc>
          <w:tcPr>
            <w:tcW w:w="77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865325" w14:textId="77777777" w:rsidR="00014E6C" w:rsidRPr="00BE2790" w:rsidRDefault="00014E6C" w:rsidP="00C467B6">
            <w:pPr>
              <w:rPr>
                <w:szCs w:val="26"/>
              </w:rPr>
            </w:pPr>
            <w:r w:rsidRPr="00BE2790">
              <w:rPr>
                <w:szCs w:val="26"/>
              </w:rPr>
              <w:t>2</w:t>
            </w:r>
          </w:p>
        </w:tc>
        <w:tc>
          <w:tcPr>
            <w:tcW w:w="243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CB2E25" w14:textId="0B89A15A" w:rsidR="00014E6C" w:rsidRPr="00CD4791" w:rsidRDefault="00C467B6" w:rsidP="00014E6C">
            <w:pPr>
              <w:rPr>
                <w:rFonts w:eastAsia="Arial" w:cs="Times New Roman"/>
                <w:szCs w:val="26"/>
              </w:rPr>
            </w:pPr>
            <w:r w:rsidRPr="00BE2790">
              <w:rPr>
                <w:szCs w:val="26"/>
              </w:rPr>
              <w:t>Ph</w:t>
            </w:r>
            <w:r w:rsidR="004136A0">
              <w:rPr>
                <w:szCs w:val="26"/>
              </w:rPr>
              <w:t>a</w:t>
            </w:r>
            <w:r w:rsidRPr="00BE2790">
              <w:rPr>
                <w:szCs w:val="26"/>
              </w:rPr>
              <w:t>m Thanh Phong</w:t>
            </w:r>
          </w:p>
        </w:tc>
        <w:tc>
          <w:tcPr>
            <w:tcW w:w="24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DCA3D8" w14:textId="77777777" w:rsidR="00014E6C" w:rsidRPr="00BE2790" w:rsidRDefault="00014E6C" w:rsidP="00C467B6">
            <w:pPr>
              <w:rPr>
                <w:szCs w:val="26"/>
              </w:rPr>
            </w:pPr>
          </w:p>
          <w:p w14:paraId="1A867681" w14:textId="1EE9F2D4" w:rsidR="00014E6C" w:rsidRPr="00BE2790" w:rsidRDefault="002E2E0B" w:rsidP="00C467B6">
            <w:pPr>
              <w:rPr>
                <w:szCs w:val="26"/>
              </w:rPr>
            </w:pPr>
            <w:r w:rsidRPr="002E2E0B">
              <w:rPr>
                <w:szCs w:val="26"/>
              </w:rPr>
              <w:t>Tester/Developer</w:t>
            </w:r>
          </w:p>
        </w:tc>
        <w:tc>
          <w:tcPr>
            <w:tcW w:w="3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6A40A2" w14:textId="77777777" w:rsidR="002E2E0B" w:rsidRDefault="002E2E0B" w:rsidP="00C467B6">
            <w:pPr>
              <w:rPr>
                <w:szCs w:val="26"/>
              </w:rPr>
            </w:pPr>
            <w:r w:rsidRPr="002E2E0B">
              <w:rPr>
                <w:szCs w:val="26"/>
              </w:rPr>
              <w:t xml:space="preserve">Design Test Case </w:t>
            </w:r>
          </w:p>
          <w:p w14:paraId="66EC004F" w14:textId="77777777" w:rsidR="00FA2457" w:rsidRDefault="00FA2457" w:rsidP="00C467B6">
            <w:pPr>
              <w:rPr>
                <w:szCs w:val="26"/>
              </w:rPr>
            </w:pPr>
            <w:r w:rsidRPr="00FA2457">
              <w:rPr>
                <w:szCs w:val="26"/>
              </w:rPr>
              <w:t xml:space="preserve">Perform unit testing and integration testing </w:t>
            </w:r>
          </w:p>
          <w:p w14:paraId="38AA1E3C" w14:textId="77777777" w:rsidR="00FA2457" w:rsidRDefault="00FA2457" w:rsidP="00C467B6">
            <w:pPr>
              <w:rPr>
                <w:szCs w:val="26"/>
              </w:rPr>
            </w:pPr>
            <w:r w:rsidRPr="00FA2457">
              <w:rPr>
                <w:szCs w:val="26"/>
              </w:rPr>
              <w:t xml:space="preserve">Create review checklist </w:t>
            </w:r>
          </w:p>
          <w:p w14:paraId="548EBA9E" w14:textId="4C382A97" w:rsidR="00014E6C" w:rsidRPr="00CD4791" w:rsidRDefault="00FA2457" w:rsidP="00C467B6">
            <w:pPr>
              <w:rPr>
                <w:rFonts w:eastAsia="Arial" w:cs="Times New Roman"/>
                <w:szCs w:val="26"/>
              </w:rPr>
            </w:pPr>
            <w:r w:rsidRPr="00FA2457">
              <w:rPr>
                <w:szCs w:val="26"/>
              </w:rPr>
              <w:t>Document testing materials</w:t>
            </w:r>
          </w:p>
        </w:tc>
      </w:tr>
    </w:tbl>
    <w:p w14:paraId="2602FFB4" w14:textId="77777777" w:rsidR="00CD4791" w:rsidRPr="00BE2790" w:rsidRDefault="00CD4791" w:rsidP="00E3221F">
      <w:pPr>
        <w:rPr>
          <w:szCs w:val="26"/>
        </w:rPr>
      </w:pPr>
    </w:p>
    <w:p w14:paraId="09C3DC6E" w14:textId="14A8C178" w:rsidR="008C243D" w:rsidRPr="00BE2790" w:rsidRDefault="00FA2457" w:rsidP="00E3221F">
      <w:pPr>
        <w:rPr>
          <w:b/>
          <w:szCs w:val="26"/>
        </w:rPr>
      </w:pPr>
      <w:r w:rsidRPr="00FA2457">
        <w:rPr>
          <w:b/>
          <w:szCs w:val="26"/>
        </w:rPr>
        <w:t>Testing environment</w:t>
      </w:r>
    </w:p>
    <w:tbl>
      <w:tblPr>
        <w:tblW w:w="9475" w:type="dxa"/>
        <w:tblLook w:val="06A0" w:firstRow="1" w:lastRow="0" w:firstColumn="1" w:lastColumn="0" w:noHBand="1" w:noVBand="1"/>
      </w:tblPr>
      <w:tblGrid>
        <w:gridCol w:w="4020"/>
        <w:gridCol w:w="5455"/>
      </w:tblGrid>
      <w:tr w:rsidR="0011760B" w:rsidRPr="00BE2790" w14:paraId="0576D8A4"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38697DBD" w14:textId="55F103A6" w:rsidR="0011760B" w:rsidRPr="0011760B" w:rsidRDefault="008E0E5A">
            <w:pPr>
              <w:spacing w:line="360" w:lineRule="auto"/>
              <w:rPr>
                <w:rFonts w:eastAsia="Arial" w:cs="Times New Roman"/>
                <w:b/>
                <w:bCs/>
                <w:szCs w:val="26"/>
              </w:rPr>
            </w:pPr>
            <w:r w:rsidRPr="008E0E5A">
              <w:rPr>
                <w:rFonts w:eastAsia="Arial" w:cs="Times New Roman"/>
                <w:b/>
                <w:bCs/>
                <w:szCs w:val="26"/>
              </w:rPr>
              <w:t>Purpose</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42099A72" w14:textId="71A90439" w:rsidR="0011760B" w:rsidRPr="0011760B" w:rsidRDefault="008E0E5A">
            <w:pPr>
              <w:spacing w:line="360" w:lineRule="auto"/>
              <w:rPr>
                <w:rFonts w:eastAsia="Arial" w:cs="Times New Roman"/>
                <w:b/>
                <w:bCs/>
                <w:szCs w:val="26"/>
              </w:rPr>
            </w:pPr>
            <w:r w:rsidRPr="008E0E5A">
              <w:rPr>
                <w:rFonts w:eastAsia="Arial" w:cs="Times New Roman"/>
                <w:b/>
                <w:bCs/>
                <w:szCs w:val="26"/>
              </w:rPr>
              <w:t>Components</w:t>
            </w:r>
          </w:p>
        </w:tc>
      </w:tr>
      <w:tr w:rsidR="0011760B" w:rsidRPr="00BE2790" w14:paraId="53E685D4"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629C54" w14:textId="162DC635" w:rsidR="0011760B" w:rsidRPr="0011760B" w:rsidRDefault="008E0E5A">
            <w:pPr>
              <w:spacing w:line="360" w:lineRule="auto"/>
              <w:rPr>
                <w:rFonts w:eastAsia="Arial" w:cs="Times New Roman"/>
                <w:szCs w:val="26"/>
              </w:rPr>
            </w:pPr>
            <w:r w:rsidRPr="008E0E5A">
              <w:rPr>
                <w:rFonts w:eastAsia="Arial" w:cs="Times New Roman"/>
                <w:szCs w:val="26"/>
              </w:rPr>
              <w:t>Browser environment</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142BF0" w14:textId="7C180F98" w:rsidR="0011760B" w:rsidRPr="0011760B" w:rsidRDefault="0011760B">
            <w:pPr>
              <w:spacing w:line="360" w:lineRule="auto"/>
              <w:rPr>
                <w:rFonts w:eastAsia="Arial" w:cs="Times New Roman"/>
                <w:szCs w:val="26"/>
              </w:rPr>
            </w:pPr>
            <w:r w:rsidRPr="0011760B">
              <w:rPr>
                <w:rFonts w:eastAsia="Arial" w:cs="Times New Roman"/>
                <w:szCs w:val="26"/>
              </w:rPr>
              <w:t>Chrome, Firefox</w:t>
            </w:r>
          </w:p>
        </w:tc>
      </w:tr>
      <w:tr w:rsidR="0011760B" w:rsidRPr="00BE2790" w14:paraId="6AB70EBD"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A90895" w14:textId="6F2FD914" w:rsidR="0011760B" w:rsidRPr="0011760B" w:rsidRDefault="0011760B">
            <w:pPr>
              <w:spacing w:line="360" w:lineRule="auto"/>
              <w:rPr>
                <w:rFonts w:eastAsia="Arial" w:cs="Times New Roman"/>
                <w:szCs w:val="26"/>
              </w:rPr>
            </w:pPr>
            <w:r w:rsidRPr="0011760B">
              <w:rPr>
                <w:rFonts w:eastAsia="Arial" w:cs="Times New Roman"/>
                <w:szCs w:val="26"/>
              </w:rPr>
              <w:t>Frontend</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BB0B8D" w14:textId="3960BE35" w:rsidR="0011760B" w:rsidRPr="0011760B" w:rsidRDefault="00CD56CE">
            <w:pPr>
              <w:spacing w:line="360" w:lineRule="auto"/>
              <w:rPr>
                <w:rFonts w:eastAsia="Arial" w:cs="Times New Roman"/>
                <w:szCs w:val="26"/>
              </w:rPr>
            </w:pPr>
            <w:r w:rsidRPr="00BE2790">
              <w:rPr>
                <w:rFonts w:ascii="Arial" w:eastAsia="Arial" w:hAnsi="Arial" w:cs="Arial"/>
                <w:szCs w:val="26"/>
              </w:rPr>
              <w:t>Vite, ReactJS, TypeScript</w:t>
            </w:r>
          </w:p>
        </w:tc>
      </w:tr>
      <w:tr w:rsidR="0011760B" w:rsidRPr="00BE2790" w14:paraId="489315E0"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BD65CB" w14:textId="5283235F" w:rsidR="0011760B" w:rsidRPr="0011760B" w:rsidRDefault="0011760B">
            <w:pPr>
              <w:spacing w:line="360" w:lineRule="auto"/>
              <w:rPr>
                <w:rFonts w:eastAsia="Arial" w:cs="Times New Roman"/>
                <w:szCs w:val="26"/>
              </w:rPr>
            </w:pPr>
            <w:r w:rsidRPr="0011760B">
              <w:rPr>
                <w:rFonts w:eastAsia="Arial" w:cs="Times New Roman"/>
                <w:szCs w:val="26"/>
              </w:rPr>
              <w:t>Backend</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F6DD42" w14:textId="76A16AF3" w:rsidR="0011760B" w:rsidRPr="0011760B" w:rsidRDefault="00AD15B2">
            <w:pPr>
              <w:spacing w:line="360" w:lineRule="auto"/>
              <w:rPr>
                <w:rFonts w:eastAsia="Arial" w:cs="Times New Roman"/>
                <w:szCs w:val="26"/>
              </w:rPr>
            </w:pPr>
            <w:r w:rsidRPr="00BE2790">
              <w:rPr>
                <w:rFonts w:ascii="Arial" w:eastAsia="Arial" w:hAnsi="Arial" w:cs="Arial"/>
                <w:szCs w:val="26"/>
              </w:rPr>
              <w:t>Spring Boot, Maven</w:t>
            </w:r>
          </w:p>
        </w:tc>
      </w:tr>
      <w:tr w:rsidR="0011760B" w:rsidRPr="00BE2790" w14:paraId="1F8D9E71"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BB179A" w14:textId="73851E10" w:rsidR="0011760B" w:rsidRPr="0011760B" w:rsidRDefault="00AA5CCB">
            <w:pPr>
              <w:spacing w:line="360" w:lineRule="auto"/>
              <w:rPr>
                <w:rFonts w:eastAsia="Arial" w:cs="Times New Roman"/>
                <w:szCs w:val="26"/>
              </w:rPr>
            </w:pPr>
            <w:r w:rsidRPr="00AA5CCB">
              <w:rPr>
                <w:rFonts w:eastAsia="Arial" w:cs="Times New Roman"/>
                <w:szCs w:val="26"/>
              </w:rPr>
              <w:t>Source code management</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8557FF" w14:textId="77777777" w:rsidR="0011760B" w:rsidRPr="0011760B" w:rsidRDefault="0011760B">
            <w:pPr>
              <w:spacing w:line="360" w:lineRule="auto"/>
              <w:rPr>
                <w:rFonts w:eastAsia="Arial" w:cs="Times New Roman"/>
                <w:szCs w:val="26"/>
              </w:rPr>
            </w:pPr>
            <w:r w:rsidRPr="0011760B">
              <w:rPr>
                <w:rFonts w:eastAsia="Arial" w:cs="Times New Roman"/>
                <w:szCs w:val="26"/>
              </w:rPr>
              <w:t>GitHub</w:t>
            </w:r>
          </w:p>
        </w:tc>
      </w:tr>
      <w:tr w:rsidR="0011760B" w:rsidRPr="00BE2790" w14:paraId="719861B3"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040F7F" w14:textId="77777777" w:rsidR="0011760B" w:rsidRPr="0011760B" w:rsidRDefault="0011760B">
            <w:pPr>
              <w:spacing w:line="360" w:lineRule="auto"/>
              <w:rPr>
                <w:rFonts w:eastAsia="Arial" w:cs="Times New Roman"/>
                <w:szCs w:val="26"/>
              </w:rPr>
            </w:pPr>
            <w:r w:rsidRPr="0011760B">
              <w:rPr>
                <w:rFonts w:eastAsia="Arial" w:cs="Times New Roman"/>
                <w:szCs w:val="26"/>
              </w:rPr>
              <w:t>CI/CD</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D348B1" w14:textId="7E639A9F" w:rsidR="0011760B" w:rsidRPr="0011760B" w:rsidRDefault="0011760B">
            <w:pPr>
              <w:spacing w:line="360" w:lineRule="auto"/>
              <w:rPr>
                <w:rFonts w:eastAsia="Arial" w:cs="Times New Roman"/>
                <w:szCs w:val="26"/>
              </w:rPr>
            </w:pPr>
            <w:r w:rsidRPr="0011760B">
              <w:rPr>
                <w:rFonts w:eastAsia="Arial" w:cs="Times New Roman"/>
                <w:szCs w:val="26"/>
              </w:rPr>
              <w:t>GitHub Actions</w:t>
            </w:r>
            <w:r w:rsidR="00C5143A" w:rsidRPr="00BE2790">
              <w:rPr>
                <w:rFonts w:eastAsia="Arial" w:cs="Times New Roman"/>
                <w:szCs w:val="26"/>
              </w:rPr>
              <w:t xml:space="preserve"> </w:t>
            </w:r>
          </w:p>
        </w:tc>
      </w:tr>
      <w:tr w:rsidR="0011760B" w:rsidRPr="00BE2790" w14:paraId="591BA5A1" w14:textId="77777777">
        <w:trPr>
          <w:trHeight w:val="300"/>
        </w:trPr>
        <w:tc>
          <w:tcPr>
            <w:tcW w:w="40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E90117" w14:textId="67FEDBA7" w:rsidR="0011760B" w:rsidRPr="0011760B" w:rsidRDefault="00AA5CCB">
            <w:pPr>
              <w:spacing w:line="360" w:lineRule="auto"/>
              <w:rPr>
                <w:rFonts w:eastAsia="Arial" w:cs="Times New Roman"/>
                <w:szCs w:val="26"/>
              </w:rPr>
            </w:pPr>
            <w:r w:rsidRPr="00AA5CCB">
              <w:rPr>
                <w:rFonts w:eastAsia="Arial" w:cs="Times New Roman"/>
                <w:szCs w:val="26"/>
              </w:rPr>
              <w:t>Deployment on Production environment</w:t>
            </w:r>
          </w:p>
        </w:tc>
        <w:tc>
          <w:tcPr>
            <w:tcW w:w="5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462C3C" w14:textId="4E2FB627" w:rsidR="0011760B" w:rsidRPr="0011760B" w:rsidRDefault="0011760B">
            <w:pPr>
              <w:spacing w:line="360" w:lineRule="auto"/>
              <w:rPr>
                <w:rFonts w:eastAsia="Arial" w:cs="Times New Roman"/>
                <w:szCs w:val="26"/>
              </w:rPr>
            </w:pPr>
            <w:r w:rsidRPr="0011760B">
              <w:rPr>
                <w:rFonts w:eastAsia="Arial" w:cs="Times New Roman"/>
                <w:szCs w:val="26"/>
              </w:rPr>
              <w:t>Frontend và Backend</w:t>
            </w:r>
            <w:r w:rsidR="00485306" w:rsidRPr="00BE2790">
              <w:rPr>
                <w:rFonts w:eastAsia="Arial" w:cs="Times New Roman"/>
                <w:szCs w:val="26"/>
              </w:rPr>
              <w:t>,</w:t>
            </w:r>
            <w:r w:rsidR="00C5143A" w:rsidRPr="00BE2790">
              <w:rPr>
                <w:rFonts w:eastAsia="Arial" w:cs="Times New Roman"/>
                <w:szCs w:val="26"/>
              </w:rPr>
              <w:t xml:space="preserve"> </w:t>
            </w:r>
            <w:r w:rsidRPr="0011760B">
              <w:rPr>
                <w:rFonts w:eastAsia="Arial" w:cs="Times New Roman"/>
                <w:szCs w:val="26"/>
              </w:rPr>
              <w:t xml:space="preserve">Database MySQL </w:t>
            </w:r>
            <w:r w:rsidR="00D16563" w:rsidRPr="00BE2790">
              <w:rPr>
                <w:rFonts w:eastAsia="Arial" w:cs="Times New Roman"/>
                <w:szCs w:val="26"/>
              </w:rPr>
              <w:t>được deploy trên railway</w:t>
            </w:r>
            <w:r w:rsidRPr="00BE2790">
              <w:rPr>
                <w:rFonts w:eastAsia="Arial" w:cs="Times New Roman"/>
                <w:szCs w:val="26"/>
              </w:rPr>
              <w:t xml:space="preserve"> </w:t>
            </w:r>
          </w:p>
        </w:tc>
      </w:tr>
    </w:tbl>
    <w:p w14:paraId="5F0D9283" w14:textId="77777777" w:rsidR="00127C81" w:rsidRPr="00BE2790" w:rsidRDefault="00127C81" w:rsidP="00E3221F">
      <w:pPr>
        <w:rPr>
          <w:b/>
          <w:szCs w:val="26"/>
        </w:rPr>
      </w:pPr>
    </w:p>
    <w:p w14:paraId="6B4DDB81" w14:textId="4457BBA3" w:rsidR="006358D5" w:rsidRPr="00BE2790" w:rsidRDefault="009536C5" w:rsidP="00C95C5F">
      <w:pPr>
        <w:pStyle w:val="Heading2"/>
        <w:rPr>
          <w:szCs w:val="26"/>
        </w:rPr>
      </w:pPr>
      <w:bookmarkStart w:id="10" w:name="_Toc217241599"/>
      <w:r w:rsidRPr="00BE2790">
        <w:rPr>
          <w:szCs w:val="26"/>
        </w:rPr>
        <w:t xml:space="preserve">1.4 </w:t>
      </w:r>
      <w:r w:rsidR="00E578BA" w:rsidRPr="00BE2790">
        <w:rPr>
          <w:szCs w:val="26"/>
        </w:rPr>
        <w:t>User Requirement</w:t>
      </w:r>
      <w:bookmarkEnd w:id="10"/>
    </w:p>
    <w:p w14:paraId="31959C34" w14:textId="3A0DA233" w:rsidR="00C95C5F" w:rsidRPr="00BE2790" w:rsidRDefault="00C95C5F" w:rsidP="002A5A30">
      <w:pPr>
        <w:pStyle w:val="Heading3"/>
        <w:rPr>
          <w:szCs w:val="26"/>
        </w:rPr>
      </w:pPr>
      <w:bookmarkStart w:id="11" w:name="_Toc217241600"/>
      <w:r w:rsidRPr="00BE2790">
        <w:rPr>
          <w:szCs w:val="26"/>
        </w:rPr>
        <w:t xml:space="preserve">1.4.1 </w:t>
      </w:r>
      <w:r w:rsidR="00231443" w:rsidRPr="00231443">
        <w:rPr>
          <w:szCs w:val="26"/>
        </w:rPr>
        <w:t>Functional requirement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340"/>
        <w:gridCol w:w="2340"/>
        <w:gridCol w:w="2340"/>
        <w:gridCol w:w="2340"/>
      </w:tblGrid>
      <w:tr w:rsidR="002A5A30" w:rsidRPr="00BE2790" w14:paraId="1CB5B862" w14:textId="77777777" w:rsidTr="00683449">
        <w:trPr>
          <w:trHeight w:val="300"/>
        </w:trPr>
        <w:tc>
          <w:tcPr>
            <w:tcW w:w="2340" w:type="dxa"/>
          </w:tcPr>
          <w:p w14:paraId="31ED389F" w14:textId="5A3CDEE6" w:rsidR="002A5A30" w:rsidRPr="00BE2790" w:rsidRDefault="00231443">
            <w:pPr>
              <w:rPr>
                <w:rFonts w:eastAsia="Times New Roman" w:cs="Times New Roman"/>
                <w:b/>
                <w:szCs w:val="26"/>
              </w:rPr>
            </w:pPr>
            <w:r w:rsidRPr="00231443">
              <w:rPr>
                <w:rFonts w:eastAsia="Times New Roman" w:cs="Times New Roman"/>
                <w:b/>
                <w:szCs w:val="26"/>
              </w:rPr>
              <w:t>Requirement ID</w:t>
            </w:r>
          </w:p>
        </w:tc>
        <w:tc>
          <w:tcPr>
            <w:tcW w:w="2340" w:type="dxa"/>
          </w:tcPr>
          <w:p w14:paraId="74A20BE4" w14:textId="122941F6" w:rsidR="002A5A30" w:rsidRPr="00BE2790" w:rsidRDefault="00231443">
            <w:pPr>
              <w:rPr>
                <w:rFonts w:eastAsia="Times New Roman" w:cs="Times New Roman"/>
                <w:b/>
                <w:szCs w:val="26"/>
              </w:rPr>
            </w:pPr>
            <w:r w:rsidRPr="00231443">
              <w:rPr>
                <w:rFonts w:eastAsia="Times New Roman" w:cs="Times New Roman"/>
                <w:b/>
                <w:szCs w:val="26"/>
              </w:rPr>
              <w:t>Requester</w:t>
            </w:r>
          </w:p>
        </w:tc>
        <w:tc>
          <w:tcPr>
            <w:tcW w:w="2340" w:type="dxa"/>
          </w:tcPr>
          <w:p w14:paraId="07AF2BC2" w14:textId="1FCBD0B9" w:rsidR="002A5A30" w:rsidRPr="00BE2790" w:rsidRDefault="00231443">
            <w:pPr>
              <w:rPr>
                <w:rFonts w:eastAsia="Times New Roman" w:cs="Times New Roman"/>
                <w:b/>
                <w:szCs w:val="26"/>
              </w:rPr>
            </w:pPr>
            <w:r w:rsidRPr="00231443">
              <w:rPr>
                <w:rFonts w:eastAsia="Times New Roman" w:cs="Times New Roman"/>
                <w:b/>
                <w:szCs w:val="26"/>
              </w:rPr>
              <w:t>Requirement description</w:t>
            </w:r>
          </w:p>
        </w:tc>
        <w:tc>
          <w:tcPr>
            <w:tcW w:w="2340" w:type="dxa"/>
          </w:tcPr>
          <w:p w14:paraId="662E63C0" w14:textId="71126204" w:rsidR="002A5A30" w:rsidRPr="00BE2790" w:rsidRDefault="00C76607">
            <w:pPr>
              <w:rPr>
                <w:rFonts w:eastAsia="Times New Roman" w:cs="Times New Roman"/>
                <w:b/>
                <w:szCs w:val="26"/>
              </w:rPr>
            </w:pPr>
            <w:r w:rsidRPr="00C76607">
              <w:rPr>
                <w:rFonts w:eastAsia="Times New Roman" w:cs="Times New Roman"/>
                <w:b/>
                <w:szCs w:val="26"/>
              </w:rPr>
              <w:t>Priority</w:t>
            </w:r>
          </w:p>
        </w:tc>
      </w:tr>
      <w:tr w:rsidR="002A5A30" w:rsidRPr="00BE2790" w14:paraId="0D4B3DE4" w14:textId="77777777" w:rsidTr="00683449">
        <w:trPr>
          <w:trHeight w:val="300"/>
        </w:trPr>
        <w:tc>
          <w:tcPr>
            <w:tcW w:w="2340" w:type="dxa"/>
          </w:tcPr>
          <w:p w14:paraId="026F5635" w14:textId="77777777" w:rsidR="002A5A30" w:rsidRPr="00BE2790" w:rsidRDefault="002A5A30">
            <w:pPr>
              <w:rPr>
                <w:rFonts w:eastAsia="Times New Roman" w:cs="Times New Roman"/>
                <w:szCs w:val="26"/>
              </w:rPr>
            </w:pPr>
            <w:r w:rsidRPr="00BE2790">
              <w:rPr>
                <w:rFonts w:eastAsia="Times New Roman" w:cs="Times New Roman"/>
                <w:szCs w:val="26"/>
              </w:rPr>
              <w:t>BR1</w:t>
            </w:r>
          </w:p>
        </w:tc>
        <w:tc>
          <w:tcPr>
            <w:tcW w:w="2340" w:type="dxa"/>
          </w:tcPr>
          <w:p w14:paraId="044AD120" w14:textId="0F0BD529" w:rsidR="002A5A30" w:rsidRPr="00BE2790" w:rsidRDefault="00C76607">
            <w:pPr>
              <w:rPr>
                <w:rFonts w:eastAsia="Times New Roman" w:cs="Times New Roman"/>
                <w:szCs w:val="26"/>
              </w:rPr>
            </w:pPr>
            <w:r w:rsidRPr="00C76607">
              <w:rPr>
                <w:rFonts w:eastAsia="Times New Roman" w:cs="Times New Roman"/>
                <w:szCs w:val="26"/>
              </w:rPr>
              <w:t xml:space="preserve">Administrator </w:t>
            </w:r>
            <w:r w:rsidR="002A5A30" w:rsidRPr="00BE2790">
              <w:rPr>
                <w:rFonts w:eastAsia="Times New Roman" w:cs="Times New Roman"/>
                <w:szCs w:val="26"/>
              </w:rPr>
              <w:t>(Admin)</w:t>
            </w:r>
          </w:p>
        </w:tc>
        <w:tc>
          <w:tcPr>
            <w:tcW w:w="2340" w:type="dxa"/>
          </w:tcPr>
          <w:p w14:paraId="45457000" w14:textId="65BF8F8B" w:rsidR="002A5A30" w:rsidRPr="00BE2790" w:rsidRDefault="000647EF">
            <w:pPr>
              <w:rPr>
                <w:rFonts w:eastAsia="Times New Roman" w:cs="Times New Roman"/>
                <w:szCs w:val="26"/>
              </w:rPr>
            </w:pPr>
            <w:r w:rsidRPr="000647EF">
              <w:rPr>
                <w:rFonts w:eastAsia="Times New Roman" w:cs="Times New Roman"/>
                <w:szCs w:val="26"/>
              </w:rPr>
              <w:t>Manage users in the system</w:t>
            </w:r>
          </w:p>
        </w:tc>
        <w:tc>
          <w:tcPr>
            <w:tcW w:w="2340" w:type="dxa"/>
          </w:tcPr>
          <w:p w14:paraId="13E68364"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3A898FB8" w14:textId="77777777" w:rsidTr="00683449">
        <w:trPr>
          <w:trHeight w:val="300"/>
        </w:trPr>
        <w:tc>
          <w:tcPr>
            <w:tcW w:w="2340" w:type="dxa"/>
          </w:tcPr>
          <w:p w14:paraId="1A920DE6" w14:textId="77777777" w:rsidR="002A5A30" w:rsidRPr="00BE2790" w:rsidRDefault="002A5A30">
            <w:pPr>
              <w:rPr>
                <w:rFonts w:eastAsia="Times New Roman" w:cs="Times New Roman"/>
                <w:szCs w:val="26"/>
              </w:rPr>
            </w:pPr>
            <w:r w:rsidRPr="00BE2790">
              <w:rPr>
                <w:rFonts w:eastAsia="Times New Roman" w:cs="Times New Roman"/>
                <w:szCs w:val="26"/>
              </w:rPr>
              <w:t>BR1.1</w:t>
            </w:r>
          </w:p>
        </w:tc>
        <w:tc>
          <w:tcPr>
            <w:tcW w:w="2340" w:type="dxa"/>
          </w:tcPr>
          <w:p w14:paraId="702C01A0" w14:textId="045C34F5" w:rsidR="002A5A30" w:rsidRPr="00BE2790" w:rsidRDefault="00C76607">
            <w:pPr>
              <w:rPr>
                <w:rFonts w:eastAsia="Times New Roman" w:cs="Times New Roman"/>
                <w:szCs w:val="26"/>
              </w:rPr>
            </w:pPr>
            <w:r w:rsidRPr="00C76607">
              <w:rPr>
                <w:rFonts w:eastAsia="Times New Roman" w:cs="Times New Roman"/>
                <w:szCs w:val="26"/>
              </w:rPr>
              <w:t>Administrator</w:t>
            </w:r>
          </w:p>
        </w:tc>
        <w:tc>
          <w:tcPr>
            <w:tcW w:w="2340" w:type="dxa"/>
          </w:tcPr>
          <w:p w14:paraId="6347457E" w14:textId="68F58C93" w:rsidR="002A5A30" w:rsidRPr="00BE2790" w:rsidRDefault="000647EF">
            <w:pPr>
              <w:rPr>
                <w:rFonts w:eastAsia="Times New Roman" w:cs="Times New Roman"/>
                <w:szCs w:val="26"/>
              </w:rPr>
            </w:pPr>
            <w:r w:rsidRPr="000647EF">
              <w:rPr>
                <w:rFonts w:eastAsia="Times New Roman" w:cs="Times New Roman"/>
                <w:szCs w:val="26"/>
              </w:rPr>
              <w:t>Add, edit, delete user accounts (customer, saler)</w:t>
            </w:r>
          </w:p>
        </w:tc>
        <w:tc>
          <w:tcPr>
            <w:tcW w:w="2340" w:type="dxa"/>
          </w:tcPr>
          <w:p w14:paraId="4041E20B"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533F3FC0" w14:textId="77777777" w:rsidTr="00683449">
        <w:trPr>
          <w:trHeight w:val="300"/>
        </w:trPr>
        <w:tc>
          <w:tcPr>
            <w:tcW w:w="2340" w:type="dxa"/>
          </w:tcPr>
          <w:p w14:paraId="4A5B69DF" w14:textId="77777777" w:rsidR="002A5A30" w:rsidRPr="00BE2790" w:rsidRDefault="002A5A30">
            <w:pPr>
              <w:rPr>
                <w:rFonts w:eastAsia="Times New Roman" w:cs="Times New Roman"/>
                <w:szCs w:val="26"/>
              </w:rPr>
            </w:pPr>
            <w:r w:rsidRPr="00BE2790">
              <w:rPr>
                <w:rFonts w:eastAsia="Times New Roman" w:cs="Times New Roman"/>
                <w:szCs w:val="26"/>
              </w:rPr>
              <w:t>BR1.2</w:t>
            </w:r>
          </w:p>
        </w:tc>
        <w:tc>
          <w:tcPr>
            <w:tcW w:w="2340" w:type="dxa"/>
          </w:tcPr>
          <w:p w14:paraId="2FF97CA9" w14:textId="56D2483A" w:rsidR="002A5A30" w:rsidRPr="00BE2790" w:rsidRDefault="00C76607">
            <w:pPr>
              <w:rPr>
                <w:rFonts w:eastAsia="Times New Roman" w:cs="Times New Roman"/>
                <w:szCs w:val="26"/>
              </w:rPr>
            </w:pPr>
            <w:r w:rsidRPr="00C76607">
              <w:rPr>
                <w:rFonts w:eastAsia="Times New Roman" w:cs="Times New Roman"/>
                <w:szCs w:val="26"/>
              </w:rPr>
              <w:t>Administrator</w:t>
            </w:r>
          </w:p>
        </w:tc>
        <w:tc>
          <w:tcPr>
            <w:tcW w:w="2340" w:type="dxa"/>
          </w:tcPr>
          <w:p w14:paraId="11302169" w14:textId="2FA098D0" w:rsidR="002A5A30" w:rsidRPr="00BE2790" w:rsidRDefault="00D45B4A">
            <w:pPr>
              <w:rPr>
                <w:rFonts w:eastAsia="Times New Roman" w:cs="Times New Roman"/>
                <w:szCs w:val="26"/>
              </w:rPr>
            </w:pPr>
            <w:r w:rsidRPr="00D45B4A">
              <w:rPr>
                <w:rFonts w:eastAsia="Times New Roman" w:cs="Times New Roman"/>
                <w:szCs w:val="26"/>
              </w:rPr>
              <w:t>Assign user roles: Admin, User, Saler</w:t>
            </w:r>
          </w:p>
        </w:tc>
        <w:tc>
          <w:tcPr>
            <w:tcW w:w="2340" w:type="dxa"/>
          </w:tcPr>
          <w:p w14:paraId="7E7E6D97"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27B66D27" w14:textId="77777777" w:rsidTr="00683449">
        <w:trPr>
          <w:trHeight w:val="300"/>
        </w:trPr>
        <w:tc>
          <w:tcPr>
            <w:tcW w:w="2340" w:type="dxa"/>
          </w:tcPr>
          <w:p w14:paraId="3C7D995E" w14:textId="77777777" w:rsidR="002A5A30" w:rsidRPr="00BE2790" w:rsidRDefault="002A5A30">
            <w:pPr>
              <w:rPr>
                <w:rFonts w:eastAsia="Times New Roman" w:cs="Times New Roman"/>
                <w:szCs w:val="26"/>
              </w:rPr>
            </w:pPr>
            <w:r w:rsidRPr="00BE2790">
              <w:rPr>
                <w:rFonts w:eastAsia="Times New Roman" w:cs="Times New Roman"/>
                <w:szCs w:val="26"/>
              </w:rPr>
              <w:t>BR1.3</w:t>
            </w:r>
          </w:p>
        </w:tc>
        <w:tc>
          <w:tcPr>
            <w:tcW w:w="2340" w:type="dxa"/>
          </w:tcPr>
          <w:p w14:paraId="39718537" w14:textId="452BE187" w:rsidR="002A5A30" w:rsidRPr="00BE2790" w:rsidRDefault="00C76607">
            <w:pPr>
              <w:rPr>
                <w:rFonts w:eastAsia="Times New Roman" w:cs="Times New Roman"/>
                <w:szCs w:val="26"/>
              </w:rPr>
            </w:pPr>
            <w:r w:rsidRPr="00C76607">
              <w:rPr>
                <w:rFonts w:eastAsia="Times New Roman" w:cs="Times New Roman"/>
                <w:szCs w:val="26"/>
              </w:rPr>
              <w:t>Administrator</w:t>
            </w:r>
          </w:p>
        </w:tc>
        <w:tc>
          <w:tcPr>
            <w:tcW w:w="2340" w:type="dxa"/>
          </w:tcPr>
          <w:p w14:paraId="53104F31" w14:textId="186178A2" w:rsidR="002A5A30" w:rsidRPr="00BE2790" w:rsidRDefault="00AA3106">
            <w:pPr>
              <w:rPr>
                <w:rFonts w:eastAsia="Times New Roman" w:cs="Times New Roman"/>
                <w:szCs w:val="26"/>
              </w:rPr>
            </w:pPr>
            <w:r w:rsidRPr="00AA3106">
              <w:rPr>
                <w:rFonts w:eastAsia="Times New Roman" w:cs="Times New Roman"/>
                <w:szCs w:val="26"/>
              </w:rPr>
              <w:t>Lock / activate accounts when necessary</w:t>
            </w:r>
          </w:p>
        </w:tc>
        <w:tc>
          <w:tcPr>
            <w:tcW w:w="2340" w:type="dxa"/>
          </w:tcPr>
          <w:p w14:paraId="33BAFE31"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7EB090ED" w14:textId="77777777" w:rsidTr="00683449">
        <w:trPr>
          <w:trHeight w:val="300"/>
        </w:trPr>
        <w:tc>
          <w:tcPr>
            <w:tcW w:w="2340" w:type="dxa"/>
          </w:tcPr>
          <w:p w14:paraId="1C86325C" w14:textId="77777777" w:rsidR="002A5A30" w:rsidRPr="00BE2790" w:rsidRDefault="002A5A30">
            <w:pPr>
              <w:rPr>
                <w:rFonts w:eastAsia="Times New Roman" w:cs="Times New Roman"/>
                <w:szCs w:val="26"/>
              </w:rPr>
            </w:pPr>
            <w:r w:rsidRPr="00BE2790">
              <w:rPr>
                <w:rFonts w:eastAsia="Times New Roman" w:cs="Times New Roman"/>
                <w:szCs w:val="26"/>
              </w:rPr>
              <w:t>BR2</w:t>
            </w:r>
          </w:p>
        </w:tc>
        <w:tc>
          <w:tcPr>
            <w:tcW w:w="2340" w:type="dxa"/>
          </w:tcPr>
          <w:p w14:paraId="6346A7F2" w14:textId="3F2E12CC" w:rsidR="002A5A30" w:rsidRPr="00BE2790" w:rsidRDefault="00C76607">
            <w:pPr>
              <w:rPr>
                <w:rFonts w:eastAsia="Times New Roman" w:cs="Times New Roman"/>
                <w:szCs w:val="26"/>
              </w:rPr>
            </w:pPr>
            <w:r w:rsidRPr="00C76607">
              <w:rPr>
                <w:rFonts w:eastAsia="Times New Roman" w:cs="Times New Roman"/>
                <w:szCs w:val="26"/>
              </w:rPr>
              <w:t>Administrator</w:t>
            </w:r>
          </w:p>
        </w:tc>
        <w:tc>
          <w:tcPr>
            <w:tcW w:w="2340" w:type="dxa"/>
          </w:tcPr>
          <w:p w14:paraId="4561B802" w14:textId="77777777" w:rsidR="00AA3106" w:rsidRDefault="00AA3106">
            <w:pPr>
              <w:rPr>
                <w:rFonts w:eastAsia="Times New Roman" w:cs="Times New Roman"/>
                <w:szCs w:val="26"/>
              </w:rPr>
            </w:pPr>
            <w:r w:rsidRPr="00AA3106">
              <w:rPr>
                <w:rFonts w:eastAsia="Times New Roman" w:cs="Times New Roman"/>
                <w:szCs w:val="26"/>
              </w:rPr>
              <w:t>Product</w:t>
            </w:r>
          </w:p>
          <w:p w14:paraId="28A5D56B" w14:textId="21C6095B" w:rsidR="002A5A30" w:rsidRPr="00BE2790" w:rsidRDefault="00AA3106">
            <w:pPr>
              <w:rPr>
                <w:rFonts w:eastAsia="Times New Roman" w:cs="Times New Roman"/>
                <w:szCs w:val="26"/>
              </w:rPr>
            </w:pPr>
            <w:r w:rsidRPr="00AA3106">
              <w:rPr>
                <w:rFonts w:eastAsia="Times New Roman" w:cs="Times New Roman"/>
                <w:szCs w:val="26"/>
              </w:rPr>
              <w:t>management</w:t>
            </w:r>
          </w:p>
        </w:tc>
        <w:tc>
          <w:tcPr>
            <w:tcW w:w="2340" w:type="dxa"/>
          </w:tcPr>
          <w:p w14:paraId="7CF92FED"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3FEA1AED" w14:textId="77777777" w:rsidTr="00683449">
        <w:trPr>
          <w:trHeight w:val="300"/>
        </w:trPr>
        <w:tc>
          <w:tcPr>
            <w:tcW w:w="2340" w:type="dxa"/>
          </w:tcPr>
          <w:p w14:paraId="56B4E1C9" w14:textId="77777777" w:rsidR="002A5A30" w:rsidRPr="00BE2790" w:rsidRDefault="002A5A30">
            <w:pPr>
              <w:rPr>
                <w:rFonts w:eastAsia="Times New Roman" w:cs="Times New Roman"/>
                <w:szCs w:val="26"/>
              </w:rPr>
            </w:pPr>
            <w:r w:rsidRPr="00BE2790">
              <w:rPr>
                <w:rFonts w:eastAsia="Times New Roman" w:cs="Times New Roman"/>
                <w:szCs w:val="26"/>
              </w:rPr>
              <w:t>BR2.1</w:t>
            </w:r>
          </w:p>
        </w:tc>
        <w:tc>
          <w:tcPr>
            <w:tcW w:w="2340" w:type="dxa"/>
          </w:tcPr>
          <w:p w14:paraId="7446C870" w14:textId="0C133907" w:rsidR="002A5A30" w:rsidRPr="00BE2790" w:rsidRDefault="00C76607">
            <w:pPr>
              <w:rPr>
                <w:rFonts w:eastAsia="Times New Roman" w:cs="Times New Roman"/>
                <w:szCs w:val="26"/>
              </w:rPr>
            </w:pPr>
            <w:r w:rsidRPr="00C76607">
              <w:rPr>
                <w:rFonts w:eastAsia="Times New Roman" w:cs="Times New Roman"/>
                <w:szCs w:val="26"/>
              </w:rPr>
              <w:t>Administrator</w:t>
            </w:r>
          </w:p>
        </w:tc>
        <w:tc>
          <w:tcPr>
            <w:tcW w:w="2340" w:type="dxa"/>
          </w:tcPr>
          <w:p w14:paraId="5A846A85" w14:textId="15613324" w:rsidR="002A5A30" w:rsidRPr="00BE2790" w:rsidRDefault="00AA3106">
            <w:pPr>
              <w:rPr>
                <w:rFonts w:eastAsia="Times New Roman" w:cs="Times New Roman"/>
                <w:szCs w:val="26"/>
              </w:rPr>
            </w:pPr>
            <w:r w:rsidRPr="00AA3106">
              <w:rPr>
                <w:rFonts w:eastAsia="Times New Roman" w:cs="Times New Roman"/>
                <w:szCs w:val="26"/>
              </w:rPr>
              <w:t>Add, edit, delete products (name, price, description, images, quantity, brand, category)</w:t>
            </w:r>
          </w:p>
        </w:tc>
        <w:tc>
          <w:tcPr>
            <w:tcW w:w="2340" w:type="dxa"/>
          </w:tcPr>
          <w:p w14:paraId="24F757A5"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2598E1F5" w14:textId="77777777" w:rsidTr="00683449">
        <w:trPr>
          <w:trHeight w:val="300"/>
        </w:trPr>
        <w:tc>
          <w:tcPr>
            <w:tcW w:w="2340" w:type="dxa"/>
          </w:tcPr>
          <w:p w14:paraId="1317C29A" w14:textId="77777777" w:rsidR="002A5A30" w:rsidRPr="00BE2790" w:rsidRDefault="002A5A30">
            <w:pPr>
              <w:rPr>
                <w:rFonts w:eastAsia="Times New Roman" w:cs="Times New Roman"/>
                <w:szCs w:val="26"/>
              </w:rPr>
            </w:pPr>
            <w:r w:rsidRPr="00BE2790">
              <w:rPr>
                <w:rFonts w:eastAsia="Times New Roman" w:cs="Times New Roman"/>
                <w:szCs w:val="26"/>
              </w:rPr>
              <w:t>BR2.2</w:t>
            </w:r>
          </w:p>
        </w:tc>
        <w:tc>
          <w:tcPr>
            <w:tcW w:w="2340" w:type="dxa"/>
          </w:tcPr>
          <w:p w14:paraId="119152E2" w14:textId="29BCF69E" w:rsidR="002A5A30" w:rsidRPr="00BE2790" w:rsidRDefault="00C76607">
            <w:pPr>
              <w:rPr>
                <w:rFonts w:eastAsia="Times New Roman" w:cs="Times New Roman"/>
                <w:szCs w:val="26"/>
              </w:rPr>
            </w:pPr>
            <w:r w:rsidRPr="00C76607">
              <w:rPr>
                <w:rFonts w:eastAsia="Times New Roman" w:cs="Times New Roman"/>
                <w:szCs w:val="26"/>
              </w:rPr>
              <w:t>Administrator</w:t>
            </w:r>
          </w:p>
        </w:tc>
        <w:tc>
          <w:tcPr>
            <w:tcW w:w="2340" w:type="dxa"/>
          </w:tcPr>
          <w:p w14:paraId="0F255FC7" w14:textId="157965F8" w:rsidR="002A5A30" w:rsidRPr="00BE2790" w:rsidRDefault="004F7BF0">
            <w:pPr>
              <w:rPr>
                <w:rFonts w:eastAsia="Times New Roman" w:cs="Times New Roman"/>
                <w:szCs w:val="26"/>
              </w:rPr>
            </w:pPr>
            <w:r w:rsidRPr="004F7BF0">
              <w:rPr>
                <w:rFonts w:eastAsia="Times New Roman" w:cs="Times New Roman"/>
                <w:szCs w:val="26"/>
              </w:rPr>
              <w:t>Manage categories, brands, topics</w:t>
            </w:r>
          </w:p>
        </w:tc>
        <w:tc>
          <w:tcPr>
            <w:tcW w:w="2340" w:type="dxa"/>
          </w:tcPr>
          <w:p w14:paraId="27D80732"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76F79A47" w14:textId="77777777" w:rsidTr="00683449">
        <w:trPr>
          <w:trHeight w:val="300"/>
        </w:trPr>
        <w:tc>
          <w:tcPr>
            <w:tcW w:w="2340" w:type="dxa"/>
          </w:tcPr>
          <w:p w14:paraId="752130D8" w14:textId="77777777" w:rsidR="002A5A30" w:rsidRPr="00BE2790" w:rsidRDefault="002A5A30">
            <w:pPr>
              <w:rPr>
                <w:rFonts w:eastAsia="Times New Roman" w:cs="Times New Roman"/>
                <w:szCs w:val="26"/>
              </w:rPr>
            </w:pPr>
            <w:r w:rsidRPr="00BE2790">
              <w:rPr>
                <w:rFonts w:eastAsia="Times New Roman" w:cs="Times New Roman"/>
                <w:szCs w:val="26"/>
              </w:rPr>
              <w:t>BR2.3</w:t>
            </w:r>
          </w:p>
        </w:tc>
        <w:tc>
          <w:tcPr>
            <w:tcW w:w="2340" w:type="dxa"/>
          </w:tcPr>
          <w:p w14:paraId="155BBB31" w14:textId="0414D76F" w:rsidR="002A5A30" w:rsidRPr="00BE2790" w:rsidRDefault="00C76607">
            <w:pPr>
              <w:rPr>
                <w:rFonts w:eastAsia="Times New Roman" w:cs="Times New Roman"/>
                <w:szCs w:val="26"/>
              </w:rPr>
            </w:pPr>
            <w:r w:rsidRPr="00C76607">
              <w:rPr>
                <w:rFonts w:eastAsia="Times New Roman" w:cs="Times New Roman"/>
                <w:szCs w:val="26"/>
              </w:rPr>
              <w:t>Administrator</w:t>
            </w:r>
          </w:p>
        </w:tc>
        <w:tc>
          <w:tcPr>
            <w:tcW w:w="2340" w:type="dxa"/>
          </w:tcPr>
          <w:p w14:paraId="7B290FDA" w14:textId="2C0AA153" w:rsidR="002A5A30" w:rsidRPr="00BE2790" w:rsidRDefault="004F7BF0" w:rsidP="004F7BF0">
            <w:pPr>
              <w:rPr>
                <w:rFonts w:eastAsia="Times New Roman" w:cs="Times New Roman"/>
                <w:szCs w:val="26"/>
              </w:rPr>
            </w:pPr>
            <w:r w:rsidRPr="004F7BF0">
              <w:rPr>
                <w:rFonts w:eastAsia="Times New Roman" w:cs="Times New Roman"/>
                <w:szCs w:val="26"/>
              </w:rPr>
              <w:t>Manage promotions, banners, news posts</w:t>
            </w:r>
          </w:p>
        </w:tc>
        <w:tc>
          <w:tcPr>
            <w:tcW w:w="2340" w:type="dxa"/>
          </w:tcPr>
          <w:p w14:paraId="71522237"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2864D578" w14:textId="77777777" w:rsidTr="00683449">
        <w:trPr>
          <w:trHeight w:val="300"/>
        </w:trPr>
        <w:tc>
          <w:tcPr>
            <w:tcW w:w="2340" w:type="dxa"/>
          </w:tcPr>
          <w:p w14:paraId="13E69134" w14:textId="77777777" w:rsidR="002A5A30" w:rsidRPr="00BE2790" w:rsidRDefault="002A5A30">
            <w:pPr>
              <w:rPr>
                <w:rFonts w:eastAsia="Times New Roman" w:cs="Times New Roman"/>
                <w:szCs w:val="26"/>
              </w:rPr>
            </w:pPr>
            <w:r w:rsidRPr="00BE2790">
              <w:rPr>
                <w:rFonts w:eastAsia="Times New Roman" w:cs="Times New Roman"/>
                <w:szCs w:val="26"/>
              </w:rPr>
              <w:t>BR3</w:t>
            </w:r>
          </w:p>
        </w:tc>
        <w:tc>
          <w:tcPr>
            <w:tcW w:w="2340" w:type="dxa"/>
          </w:tcPr>
          <w:p w14:paraId="0F5D31AA" w14:textId="36268349" w:rsidR="002A5A30" w:rsidRPr="00BE2790" w:rsidRDefault="005D00C0">
            <w:pPr>
              <w:rPr>
                <w:rFonts w:eastAsia="Times New Roman" w:cs="Times New Roman"/>
                <w:szCs w:val="26"/>
              </w:rPr>
            </w:pPr>
            <w:r w:rsidRPr="005D00C0">
              <w:rPr>
                <w:rFonts w:eastAsia="Times New Roman" w:cs="Times New Roman"/>
                <w:szCs w:val="26"/>
              </w:rPr>
              <w:t>Customer (User)</w:t>
            </w:r>
          </w:p>
        </w:tc>
        <w:tc>
          <w:tcPr>
            <w:tcW w:w="2340" w:type="dxa"/>
          </w:tcPr>
          <w:p w14:paraId="0546FBF6" w14:textId="712B382D" w:rsidR="002A5A30" w:rsidRPr="00BE2790" w:rsidRDefault="009D0945">
            <w:pPr>
              <w:rPr>
                <w:rFonts w:eastAsia="Times New Roman" w:cs="Times New Roman"/>
                <w:szCs w:val="26"/>
              </w:rPr>
            </w:pPr>
            <w:r w:rsidRPr="009D0945">
              <w:rPr>
                <w:rFonts w:eastAsia="Times New Roman" w:cs="Times New Roman"/>
                <w:szCs w:val="26"/>
              </w:rPr>
              <w:t>Register, log in, log out of account</w:t>
            </w:r>
          </w:p>
        </w:tc>
        <w:tc>
          <w:tcPr>
            <w:tcW w:w="2340" w:type="dxa"/>
          </w:tcPr>
          <w:p w14:paraId="0F3CBE7F"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2863C190" w14:textId="77777777" w:rsidTr="00683449">
        <w:trPr>
          <w:trHeight w:val="300"/>
        </w:trPr>
        <w:tc>
          <w:tcPr>
            <w:tcW w:w="2340" w:type="dxa"/>
          </w:tcPr>
          <w:p w14:paraId="3F5E3370" w14:textId="77777777" w:rsidR="002A5A30" w:rsidRPr="00BE2790" w:rsidRDefault="002A5A30">
            <w:pPr>
              <w:rPr>
                <w:rFonts w:eastAsia="Times New Roman" w:cs="Times New Roman"/>
                <w:szCs w:val="26"/>
              </w:rPr>
            </w:pPr>
            <w:r w:rsidRPr="00BE2790">
              <w:rPr>
                <w:rFonts w:eastAsia="Times New Roman" w:cs="Times New Roman"/>
                <w:szCs w:val="26"/>
              </w:rPr>
              <w:t>BR3.1</w:t>
            </w:r>
          </w:p>
        </w:tc>
        <w:tc>
          <w:tcPr>
            <w:tcW w:w="2340" w:type="dxa"/>
          </w:tcPr>
          <w:p w14:paraId="1BE8172C" w14:textId="5F220F63" w:rsidR="002A5A30" w:rsidRPr="00BE2790" w:rsidRDefault="0093019B">
            <w:pPr>
              <w:rPr>
                <w:rFonts w:eastAsia="Times New Roman" w:cs="Times New Roman"/>
                <w:szCs w:val="26"/>
              </w:rPr>
            </w:pPr>
            <w:r w:rsidRPr="0093019B">
              <w:rPr>
                <w:rFonts w:eastAsia="Times New Roman" w:cs="Times New Roman"/>
                <w:szCs w:val="26"/>
              </w:rPr>
              <w:t>Customer</w:t>
            </w:r>
          </w:p>
        </w:tc>
        <w:tc>
          <w:tcPr>
            <w:tcW w:w="2340" w:type="dxa"/>
          </w:tcPr>
          <w:p w14:paraId="31CDB167" w14:textId="476CC089" w:rsidR="002A5A30" w:rsidRPr="00BE2790" w:rsidRDefault="009D0945">
            <w:pPr>
              <w:rPr>
                <w:rFonts w:eastAsia="Times New Roman" w:cs="Times New Roman"/>
                <w:szCs w:val="26"/>
              </w:rPr>
            </w:pPr>
            <w:r w:rsidRPr="009D0945">
              <w:rPr>
                <w:rFonts w:eastAsia="Times New Roman" w:cs="Times New Roman"/>
                <w:szCs w:val="26"/>
              </w:rPr>
              <w:t>Search, view product details</w:t>
            </w:r>
          </w:p>
        </w:tc>
        <w:tc>
          <w:tcPr>
            <w:tcW w:w="2340" w:type="dxa"/>
          </w:tcPr>
          <w:p w14:paraId="3B1B7BA8"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561DDDDC" w14:textId="77777777" w:rsidTr="00683449">
        <w:trPr>
          <w:trHeight w:val="300"/>
        </w:trPr>
        <w:tc>
          <w:tcPr>
            <w:tcW w:w="2340" w:type="dxa"/>
          </w:tcPr>
          <w:p w14:paraId="16056983" w14:textId="77777777" w:rsidR="002A5A30" w:rsidRPr="00BE2790" w:rsidRDefault="002A5A30">
            <w:pPr>
              <w:rPr>
                <w:rFonts w:eastAsia="Times New Roman" w:cs="Times New Roman"/>
                <w:szCs w:val="26"/>
              </w:rPr>
            </w:pPr>
            <w:r w:rsidRPr="00BE2790">
              <w:rPr>
                <w:rFonts w:eastAsia="Times New Roman" w:cs="Times New Roman"/>
                <w:szCs w:val="26"/>
              </w:rPr>
              <w:t>BR3.2</w:t>
            </w:r>
          </w:p>
        </w:tc>
        <w:tc>
          <w:tcPr>
            <w:tcW w:w="2340" w:type="dxa"/>
          </w:tcPr>
          <w:p w14:paraId="68AD82E8" w14:textId="5FA7CE21" w:rsidR="002A5A30" w:rsidRPr="00BE2790" w:rsidRDefault="0093019B">
            <w:pPr>
              <w:rPr>
                <w:rFonts w:eastAsia="Times New Roman" w:cs="Times New Roman"/>
                <w:szCs w:val="26"/>
              </w:rPr>
            </w:pPr>
            <w:r w:rsidRPr="0093019B">
              <w:rPr>
                <w:rFonts w:eastAsia="Times New Roman" w:cs="Times New Roman"/>
                <w:szCs w:val="26"/>
              </w:rPr>
              <w:t>Customer</w:t>
            </w:r>
          </w:p>
        </w:tc>
        <w:tc>
          <w:tcPr>
            <w:tcW w:w="2340" w:type="dxa"/>
          </w:tcPr>
          <w:p w14:paraId="6383E096" w14:textId="25FF20D4" w:rsidR="002A5A30" w:rsidRPr="00BE2790" w:rsidRDefault="009D0945">
            <w:pPr>
              <w:rPr>
                <w:rFonts w:eastAsia="Times New Roman" w:cs="Times New Roman"/>
                <w:szCs w:val="26"/>
              </w:rPr>
            </w:pPr>
            <w:r w:rsidRPr="009D0945">
              <w:rPr>
                <w:rFonts w:eastAsia="Times New Roman" w:cs="Times New Roman"/>
                <w:szCs w:val="26"/>
              </w:rPr>
              <w:t>Add/remove products in shopping cart</w:t>
            </w:r>
          </w:p>
        </w:tc>
        <w:tc>
          <w:tcPr>
            <w:tcW w:w="2340" w:type="dxa"/>
          </w:tcPr>
          <w:p w14:paraId="554BC052"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5BDDCD42" w14:textId="77777777" w:rsidTr="00683449">
        <w:trPr>
          <w:trHeight w:val="300"/>
        </w:trPr>
        <w:tc>
          <w:tcPr>
            <w:tcW w:w="2340" w:type="dxa"/>
          </w:tcPr>
          <w:p w14:paraId="52D5131E" w14:textId="77777777" w:rsidR="002A5A30" w:rsidRPr="00BE2790" w:rsidRDefault="002A5A30">
            <w:pPr>
              <w:rPr>
                <w:rFonts w:eastAsia="Times New Roman" w:cs="Times New Roman"/>
                <w:szCs w:val="26"/>
              </w:rPr>
            </w:pPr>
            <w:r w:rsidRPr="00BE2790">
              <w:rPr>
                <w:rFonts w:eastAsia="Times New Roman" w:cs="Times New Roman"/>
                <w:szCs w:val="26"/>
              </w:rPr>
              <w:t>BR3.3</w:t>
            </w:r>
          </w:p>
        </w:tc>
        <w:tc>
          <w:tcPr>
            <w:tcW w:w="2340" w:type="dxa"/>
          </w:tcPr>
          <w:p w14:paraId="534B49B4" w14:textId="616DCB7E" w:rsidR="002A5A30" w:rsidRPr="00BE2790" w:rsidRDefault="0093019B">
            <w:pPr>
              <w:rPr>
                <w:rFonts w:eastAsia="Times New Roman" w:cs="Times New Roman"/>
                <w:szCs w:val="26"/>
              </w:rPr>
            </w:pPr>
            <w:r w:rsidRPr="0093019B">
              <w:rPr>
                <w:rFonts w:eastAsia="Times New Roman" w:cs="Times New Roman"/>
                <w:szCs w:val="26"/>
              </w:rPr>
              <w:t>Customer</w:t>
            </w:r>
          </w:p>
        </w:tc>
        <w:tc>
          <w:tcPr>
            <w:tcW w:w="2340" w:type="dxa"/>
          </w:tcPr>
          <w:p w14:paraId="0A575623" w14:textId="22C9A5D3" w:rsidR="002A5A30" w:rsidRPr="00BE2790" w:rsidRDefault="009D0945" w:rsidP="002A5A30">
            <w:pPr>
              <w:rPr>
                <w:rFonts w:eastAsia="Times New Roman" w:cs="Times New Roman"/>
                <w:szCs w:val="26"/>
              </w:rPr>
            </w:pPr>
            <w:r w:rsidRPr="009D0945">
              <w:rPr>
                <w:rFonts w:eastAsia="Times New Roman" w:cs="Times New Roman"/>
                <w:szCs w:val="26"/>
              </w:rPr>
              <w:t>Place orders, choose payment method (COD or online)</w:t>
            </w:r>
          </w:p>
        </w:tc>
        <w:tc>
          <w:tcPr>
            <w:tcW w:w="2340" w:type="dxa"/>
          </w:tcPr>
          <w:p w14:paraId="539024BA"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021DB567" w14:textId="77777777" w:rsidTr="00683449">
        <w:trPr>
          <w:trHeight w:val="300"/>
        </w:trPr>
        <w:tc>
          <w:tcPr>
            <w:tcW w:w="2340" w:type="dxa"/>
          </w:tcPr>
          <w:p w14:paraId="67184713" w14:textId="77777777" w:rsidR="002A5A30" w:rsidRPr="00BE2790" w:rsidRDefault="002A5A30">
            <w:pPr>
              <w:rPr>
                <w:rFonts w:eastAsia="Times New Roman" w:cs="Times New Roman"/>
                <w:szCs w:val="26"/>
              </w:rPr>
            </w:pPr>
            <w:r w:rsidRPr="00BE2790">
              <w:rPr>
                <w:rFonts w:eastAsia="Times New Roman" w:cs="Times New Roman"/>
                <w:szCs w:val="26"/>
              </w:rPr>
              <w:t>BR3.4</w:t>
            </w:r>
          </w:p>
        </w:tc>
        <w:tc>
          <w:tcPr>
            <w:tcW w:w="2340" w:type="dxa"/>
          </w:tcPr>
          <w:p w14:paraId="296B8589" w14:textId="3D2ECF63" w:rsidR="002A5A30" w:rsidRPr="00BE2790" w:rsidRDefault="0093019B">
            <w:pPr>
              <w:rPr>
                <w:rFonts w:eastAsia="Times New Roman" w:cs="Times New Roman"/>
                <w:szCs w:val="26"/>
              </w:rPr>
            </w:pPr>
            <w:r w:rsidRPr="0093019B">
              <w:rPr>
                <w:rFonts w:eastAsia="Times New Roman" w:cs="Times New Roman"/>
                <w:szCs w:val="26"/>
              </w:rPr>
              <w:t>Customer</w:t>
            </w:r>
          </w:p>
        </w:tc>
        <w:tc>
          <w:tcPr>
            <w:tcW w:w="2340" w:type="dxa"/>
          </w:tcPr>
          <w:p w14:paraId="1CEEA63F" w14:textId="65C1632F" w:rsidR="002A5A30" w:rsidRPr="00BE2790" w:rsidRDefault="006362B0">
            <w:pPr>
              <w:rPr>
                <w:rFonts w:eastAsia="Times New Roman" w:cs="Times New Roman"/>
                <w:szCs w:val="26"/>
              </w:rPr>
            </w:pPr>
            <w:r w:rsidRPr="006362B0">
              <w:rPr>
                <w:rFonts w:eastAsia="Times New Roman" w:cs="Times New Roman"/>
                <w:szCs w:val="26"/>
              </w:rPr>
              <w:t>View order details, purchase history</w:t>
            </w:r>
          </w:p>
        </w:tc>
        <w:tc>
          <w:tcPr>
            <w:tcW w:w="2340" w:type="dxa"/>
          </w:tcPr>
          <w:p w14:paraId="0A6C91B0"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3BCCA24" w14:textId="77777777" w:rsidTr="00683449">
        <w:trPr>
          <w:trHeight w:val="300"/>
        </w:trPr>
        <w:tc>
          <w:tcPr>
            <w:tcW w:w="2340" w:type="dxa"/>
          </w:tcPr>
          <w:p w14:paraId="48C4E731" w14:textId="77777777" w:rsidR="002A5A30" w:rsidRPr="00BE2790" w:rsidRDefault="002A5A30">
            <w:pPr>
              <w:rPr>
                <w:rFonts w:eastAsia="Times New Roman" w:cs="Times New Roman"/>
                <w:szCs w:val="26"/>
              </w:rPr>
            </w:pPr>
            <w:r w:rsidRPr="00BE2790">
              <w:rPr>
                <w:rFonts w:eastAsia="Times New Roman" w:cs="Times New Roman"/>
                <w:szCs w:val="26"/>
              </w:rPr>
              <w:t>BR3.5</w:t>
            </w:r>
          </w:p>
        </w:tc>
        <w:tc>
          <w:tcPr>
            <w:tcW w:w="2340" w:type="dxa"/>
          </w:tcPr>
          <w:p w14:paraId="49A0D6DE" w14:textId="4D5C475D" w:rsidR="002A5A30" w:rsidRPr="00BE2790" w:rsidRDefault="0093019B">
            <w:pPr>
              <w:rPr>
                <w:rFonts w:eastAsia="Times New Roman" w:cs="Times New Roman"/>
                <w:szCs w:val="26"/>
              </w:rPr>
            </w:pPr>
            <w:r w:rsidRPr="0093019B">
              <w:rPr>
                <w:rFonts w:eastAsia="Times New Roman" w:cs="Times New Roman"/>
                <w:szCs w:val="26"/>
              </w:rPr>
              <w:t xml:space="preserve">Customer </w:t>
            </w:r>
          </w:p>
        </w:tc>
        <w:tc>
          <w:tcPr>
            <w:tcW w:w="2340" w:type="dxa"/>
          </w:tcPr>
          <w:p w14:paraId="3A5FD84B" w14:textId="3B8A4D07" w:rsidR="002A5A30" w:rsidRPr="00BE2790" w:rsidRDefault="006362B0">
            <w:pPr>
              <w:rPr>
                <w:rFonts w:eastAsia="Times New Roman" w:cs="Times New Roman"/>
                <w:szCs w:val="26"/>
              </w:rPr>
            </w:pPr>
            <w:r w:rsidRPr="006362B0">
              <w:rPr>
                <w:rFonts w:eastAsia="Times New Roman" w:cs="Times New Roman"/>
                <w:szCs w:val="26"/>
              </w:rPr>
              <w:t>Comment on and rate products</w:t>
            </w:r>
          </w:p>
        </w:tc>
        <w:tc>
          <w:tcPr>
            <w:tcW w:w="2340" w:type="dxa"/>
          </w:tcPr>
          <w:p w14:paraId="09F98054"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590D764A" w14:textId="77777777" w:rsidTr="00683449">
        <w:trPr>
          <w:trHeight w:val="300"/>
        </w:trPr>
        <w:tc>
          <w:tcPr>
            <w:tcW w:w="2340" w:type="dxa"/>
          </w:tcPr>
          <w:p w14:paraId="3CA3A6B0" w14:textId="77777777" w:rsidR="002A5A30" w:rsidRPr="00BE2790" w:rsidRDefault="002A5A30">
            <w:pPr>
              <w:rPr>
                <w:rFonts w:eastAsia="Times New Roman" w:cs="Times New Roman"/>
                <w:szCs w:val="26"/>
              </w:rPr>
            </w:pPr>
            <w:r w:rsidRPr="00BE2790">
              <w:rPr>
                <w:rFonts w:eastAsia="Times New Roman" w:cs="Times New Roman"/>
                <w:szCs w:val="26"/>
              </w:rPr>
              <w:t>BR3.6</w:t>
            </w:r>
          </w:p>
        </w:tc>
        <w:tc>
          <w:tcPr>
            <w:tcW w:w="2340" w:type="dxa"/>
          </w:tcPr>
          <w:p w14:paraId="119E3DF8" w14:textId="226A1E90" w:rsidR="002A5A30" w:rsidRPr="00BE2790" w:rsidRDefault="0093019B">
            <w:pPr>
              <w:rPr>
                <w:rFonts w:eastAsia="Times New Roman" w:cs="Times New Roman"/>
                <w:szCs w:val="26"/>
              </w:rPr>
            </w:pPr>
            <w:r w:rsidRPr="0093019B">
              <w:rPr>
                <w:rFonts w:eastAsia="Times New Roman" w:cs="Times New Roman"/>
                <w:szCs w:val="26"/>
              </w:rPr>
              <w:t xml:space="preserve">Customer </w:t>
            </w:r>
          </w:p>
        </w:tc>
        <w:tc>
          <w:tcPr>
            <w:tcW w:w="2340" w:type="dxa"/>
          </w:tcPr>
          <w:p w14:paraId="7EBC17F3" w14:textId="629E709A" w:rsidR="002A5A30" w:rsidRPr="00BE2790" w:rsidRDefault="006362B0">
            <w:pPr>
              <w:rPr>
                <w:rFonts w:eastAsia="Times New Roman" w:cs="Times New Roman"/>
                <w:szCs w:val="26"/>
              </w:rPr>
            </w:pPr>
            <w:r w:rsidRPr="006362B0">
              <w:rPr>
                <w:rFonts w:eastAsia="Times New Roman" w:cs="Times New Roman"/>
                <w:szCs w:val="26"/>
              </w:rPr>
              <w:t>Update personal information, change password, forgot password</w:t>
            </w:r>
          </w:p>
        </w:tc>
        <w:tc>
          <w:tcPr>
            <w:tcW w:w="2340" w:type="dxa"/>
          </w:tcPr>
          <w:p w14:paraId="10EFC2B6"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7E63FB8B" w14:textId="77777777" w:rsidTr="00683449">
        <w:trPr>
          <w:trHeight w:val="300"/>
        </w:trPr>
        <w:tc>
          <w:tcPr>
            <w:tcW w:w="2340" w:type="dxa"/>
          </w:tcPr>
          <w:p w14:paraId="07D6BA10" w14:textId="53658422"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4</w:t>
            </w:r>
          </w:p>
        </w:tc>
        <w:tc>
          <w:tcPr>
            <w:tcW w:w="2340" w:type="dxa"/>
          </w:tcPr>
          <w:p w14:paraId="53ACAE0F" w14:textId="77777777" w:rsidR="002A5A30" w:rsidRPr="00BE2790" w:rsidRDefault="002A5A30">
            <w:pPr>
              <w:rPr>
                <w:rFonts w:eastAsia="Times New Roman" w:cs="Times New Roman"/>
                <w:szCs w:val="26"/>
              </w:rPr>
            </w:pPr>
            <w:r w:rsidRPr="00BE2790">
              <w:rPr>
                <w:rFonts w:eastAsia="Times New Roman" w:cs="Times New Roman"/>
                <w:szCs w:val="26"/>
              </w:rPr>
              <w:t>Saler (Nhân viên bán hàng)</w:t>
            </w:r>
          </w:p>
        </w:tc>
        <w:tc>
          <w:tcPr>
            <w:tcW w:w="2340" w:type="dxa"/>
          </w:tcPr>
          <w:p w14:paraId="229E62C6" w14:textId="52CA500F" w:rsidR="002A5A30" w:rsidRPr="00BE2790" w:rsidRDefault="006362B0">
            <w:pPr>
              <w:rPr>
                <w:rFonts w:eastAsia="Times New Roman" w:cs="Times New Roman"/>
                <w:szCs w:val="26"/>
              </w:rPr>
            </w:pPr>
            <w:r w:rsidRPr="006362B0">
              <w:rPr>
                <w:rFonts w:eastAsia="Times New Roman" w:cs="Times New Roman"/>
                <w:szCs w:val="26"/>
              </w:rPr>
              <w:t>Manage goods import and suppliers</w:t>
            </w:r>
          </w:p>
        </w:tc>
        <w:tc>
          <w:tcPr>
            <w:tcW w:w="2340" w:type="dxa"/>
          </w:tcPr>
          <w:p w14:paraId="313FF9EE"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650247C" w14:textId="77777777" w:rsidTr="00683449">
        <w:trPr>
          <w:trHeight w:val="300"/>
        </w:trPr>
        <w:tc>
          <w:tcPr>
            <w:tcW w:w="2340" w:type="dxa"/>
          </w:tcPr>
          <w:p w14:paraId="5CB60CC3" w14:textId="06347A61"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4</w:t>
            </w:r>
            <w:r w:rsidRPr="00BE2790">
              <w:rPr>
                <w:rFonts w:eastAsia="Times New Roman" w:cs="Times New Roman"/>
                <w:szCs w:val="26"/>
              </w:rPr>
              <w:t>.1</w:t>
            </w:r>
          </w:p>
        </w:tc>
        <w:tc>
          <w:tcPr>
            <w:tcW w:w="2340" w:type="dxa"/>
          </w:tcPr>
          <w:p w14:paraId="4F148C0D" w14:textId="77777777" w:rsidR="002A5A30" w:rsidRPr="00BE2790" w:rsidRDefault="002A5A30">
            <w:pPr>
              <w:rPr>
                <w:rFonts w:eastAsia="Times New Roman" w:cs="Times New Roman"/>
                <w:szCs w:val="26"/>
              </w:rPr>
            </w:pPr>
            <w:r w:rsidRPr="00BE2790">
              <w:rPr>
                <w:rFonts w:eastAsia="Times New Roman" w:cs="Times New Roman"/>
                <w:szCs w:val="26"/>
              </w:rPr>
              <w:t>Saler</w:t>
            </w:r>
          </w:p>
        </w:tc>
        <w:tc>
          <w:tcPr>
            <w:tcW w:w="2340" w:type="dxa"/>
          </w:tcPr>
          <w:p w14:paraId="624DA82F" w14:textId="453D163C" w:rsidR="002A5A30" w:rsidRPr="00BE2790" w:rsidRDefault="00A67457">
            <w:pPr>
              <w:rPr>
                <w:rFonts w:eastAsia="Times New Roman" w:cs="Times New Roman"/>
                <w:szCs w:val="26"/>
              </w:rPr>
            </w:pPr>
            <w:r w:rsidRPr="00A67457">
              <w:rPr>
                <w:rFonts w:eastAsia="Times New Roman" w:cs="Times New Roman"/>
                <w:szCs w:val="26"/>
              </w:rPr>
              <w:t>Create and update goods receipt records</w:t>
            </w:r>
          </w:p>
        </w:tc>
        <w:tc>
          <w:tcPr>
            <w:tcW w:w="2340" w:type="dxa"/>
          </w:tcPr>
          <w:p w14:paraId="583A0EA1"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205109A" w14:textId="77777777" w:rsidTr="00683449">
        <w:trPr>
          <w:trHeight w:val="300"/>
        </w:trPr>
        <w:tc>
          <w:tcPr>
            <w:tcW w:w="2340" w:type="dxa"/>
          </w:tcPr>
          <w:p w14:paraId="0B947567" w14:textId="2132600D"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4</w:t>
            </w:r>
            <w:r w:rsidRPr="00BE2790">
              <w:rPr>
                <w:rFonts w:eastAsia="Times New Roman" w:cs="Times New Roman"/>
                <w:szCs w:val="26"/>
              </w:rPr>
              <w:t>.2</w:t>
            </w:r>
          </w:p>
        </w:tc>
        <w:tc>
          <w:tcPr>
            <w:tcW w:w="2340" w:type="dxa"/>
          </w:tcPr>
          <w:p w14:paraId="5968A76A" w14:textId="77777777" w:rsidR="002A5A30" w:rsidRPr="00BE2790" w:rsidRDefault="002A5A30">
            <w:pPr>
              <w:rPr>
                <w:rFonts w:eastAsia="Times New Roman" w:cs="Times New Roman"/>
                <w:szCs w:val="26"/>
              </w:rPr>
            </w:pPr>
            <w:r w:rsidRPr="00BE2790">
              <w:rPr>
                <w:rFonts w:eastAsia="Times New Roman" w:cs="Times New Roman"/>
                <w:szCs w:val="26"/>
              </w:rPr>
              <w:t>Saler</w:t>
            </w:r>
          </w:p>
        </w:tc>
        <w:tc>
          <w:tcPr>
            <w:tcW w:w="2340" w:type="dxa"/>
          </w:tcPr>
          <w:p w14:paraId="1EEB73CA" w14:textId="37A86B01" w:rsidR="002A5A30" w:rsidRPr="00BE2790" w:rsidRDefault="00A67457">
            <w:pPr>
              <w:rPr>
                <w:rFonts w:eastAsia="Times New Roman" w:cs="Times New Roman"/>
                <w:szCs w:val="26"/>
              </w:rPr>
            </w:pPr>
            <w:r w:rsidRPr="00A67457">
              <w:rPr>
                <w:rFonts w:eastAsia="Times New Roman" w:cs="Times New Roman"/>
                <w:szCs w:val="26"/>
              </w:rPr>
              <w:t>anage supplier list (contact information, supplied products)</w:t>
            </w:r>
          </w:p>
        </w:tc>
        <w:tc>
          <w:tcPr>
            <w:tcW w:w="2340" w:type="dxa"/>
          </w:tcPr>
          <w:p w14:paraId="49C5BD89"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21CE3FF2" w14:textId="77777777" w:rsidTr="00683449">
        <w:trPr>
          <w:trHeight w:val="300"/>
        </w:trPr>
        <w:tc>
          <w:tcPr>
            <w:tcW w:w="2340" w:type="dxa"/>
          </w:tcPr>
          <w:p w14:paraId="575AC9FF" w14:textId="027A2A86"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4</w:t>
            </w:r>
            <w:r w:rsidRPr="00BE2790">
              <w:rPr>
                <w:rFonts w:eastAsia="Times New Roman" w:cs="Times New Roman"/>
                <w:szCs w:val="26"/>
              </w:rPr>
              <w:t>.3</w:t>
            </w:r>
          </w:p>
        </w:tc>
        <w:tc>
          <w:tcPr>
            <w:tcW w:w="2340" w:type="dxa"/>
          </w:tcPr>
          <w:p w14:paraId="5104249C" w14:textId="77777777" w:rsidR="002A5A30" w:rsidRPr="00BE2790" w:rsidRDefault="002A5A30">
            <w:pPr>
              <w:rPr>
                <w:rFonts w:eastAsia="Times New Roman" w:cs="Times New Roman"/>
                <w:szCs w:val="26"/>
              </w:rPr>
            </w:pPr>
            <w:r w:rsidRPr="00BE2790">
              <w:rPr>
                <w:rFonts w:eastAsia="Times New Roman" w:cs="Times New Roman"/>
                <w:szCs w:val="26"/>
              </w:rPr>
              <w:t>Saler</w:t>
            </w:r>
          </w:p>
        </w:tc>
        <w:tc>
          <w:tcPr>
            <w:tcW w:w="2340" w:type="dxa"/>
          </w:tcPr>
          <w:p w14:paraId="26FD60DF" w14:textId="28D7E523" w:rsidR="002A5A30" w:rsidRPr="00BE2790" w:rsidRDefault="00A67457">
            <w:pPr>
              <w:rPr>
                <w:rFonts w:eastAsia="Times New Roman" w:cs="Times New Roman"/>
                <w:szCs w:val="26"/>
              </w:rPr>
            </w:pPr>
            <w:r w:rsidRPr="00A67457">
              <w:rPr>
                <w:rFonts w:eastAsia="Times New Roman" w:cs="Times New Roman"/>
                <w:szCs w:val="26"/>
              </w:rPr>
              <w:t>View and confirm customer orders</w:t>
            </w:r>
          </w:p>
        </w:tc>
        <w:tc>
          <w:tcPr>
            <w:tcW w:w="2340" w:type="dxa"/>
          </w:tcPr>
          <w:p w14:paraId="617A0993"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C2BC56C" w14:textId="77777777" w:rsidTr="00683449">
        <w:trPr>
          <w:trHeight w:val="300"/>
        </w:trPr>
        <w:tc>
          <w:tcPr>
            <w:tcW w:w="2340" w:type="dxa"/>
          </w:tcPr>
          <w:p w14:paraId="0077DDD7" w14:textId="4D0B6D08"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4</w:t>
            </w:r>
            <w:r w:rsidRPr="00BE2790">
              <w:rPr>
                <w:rFonts w:eastAsia="Times New Roman" w:cs="Times New Roman"/>
                <w:szCs w:val="26"/>
              </w:rPr>
              <w:t>.4</w:t>
            </w:r>
          </w:p>
        </w:tc>
        <w:tc>
          <w:tcPr>
            <w:tcW w:w="2340" w:type="dxa"/>
          </w:tcPr>
          <w:p w14:paraId="11863A0E" w14:textId="77777777" w:rsidR="002A5A30" w:rsidRPr="00BE2790" w:rsidRDefault="002A5A30">
            <w:pPr>
              <w:rPr>
                <w:rFonts w:eastAsia="Times New Roman" w:cs="Times New Roman"/>
                <w:szCs w:val="26"/>
              </w:rPr>
            </w:pPr>
            <w:r w:rsidRPr="00BE2790">
              <w:rPr>
                <w:rFonts w:eastAsia="Times New Roman" w:cs="Times New Roman"/>
                <w:szCs w:val="26"/>
              </w:rPr>
              <w:t>Saler</w:t>
            </w:r>
          </w:p>
        </w:tc>
        <w:tc>
          <w:tcPr>
            <w:tcW w:w="2340" w:type="dxa"/>
          </w:tcPr>
          <w:p w14:paraId="656DE05C" w14:textId="452FEA39" w:rsidR="002A5A30" w:rsidRPr="00BE2790" w:rsidRDefault="00A67457">
            <w:pPr>
              <w:rPr>
                <w:rFonts w:eastAsia="Times New Roman" w:cs="Times New Roman"/>
                <w:szCs w:val="26"/>
              </w:rPr>
            </w:pPr>
            <w:r w:rsidRPr="00A67457">
              <w:rPr>
                <w:rFonts w:eastAsia="Times New Roman" w:cs="Times New Roman"/>
                <w:szCs w:val="26"/>
              </w:rPr>
              <w:t>Message to support customers during ordering process</w:t>
            </w:r>
          </w:p>
        </w:tc>
        <w:tc>
          <w:tcPr>
            <w:tcW w:w="2340" w:type="dxa"/>
          </w:tcPr>
          <w:p w14:paraId="43451462"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1DD82BA2" w14:textId="77777777" w:rsidTr="00683449">
        <w:trPr>
          <w:trHeight w:val="300"/>
        </w:trPr>
        <w:tc>
          <w:tcPr>
            <w:tcW w:w="2340" w:type="dxa"/>
          </w:tcPr>
          <w:p w14:paraId="4641A78F" w14:textId="4729AECA"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5</w:t>
            </w:r>
          </w:p>
        </w:tc>
        <w:tc>
          <w:tcPr>
            <w:tcW w:w="2340" w:type="dxa"/>
          </w:tcPr>
          <w:p w14:paraId="5FC6054B" w14:textId="6567C775" w:rsidR="002A5A30" w:rsidRPr="00BE2790" w:rsidRDefault="0093019B">
            <w:pPr>
              <w:rPr>
                <w:rFonts w:eastAsia="Times New Roman" w:cs="Times New Roman"/>
                <w:szCs w:val="26"/>
              </w:rPr>
            </w:pPr>
            <w:r w:rsidRPr="0093019B">
              <w:rPr>
                <w:rFonts w:eastAsia="Times New Roman" w:cs="Times New Roman"/>
                <w:szCs w:val="26"/>
              </w:rPr>
              <w:t>Administrator</w:t>
            </w:r>
          </w:p>
        </w:tc>
        <w:tc>
          <w:tcPr>
            <w:tcW w:w="2340" w:type="dxa"/>
          </w:tcPr>
          <w:p w14:paraId="4AC6011C" w14:textId="6D51AD0B" w:rsidR="002A5A30" w:rsidRPr="00BE2790" w:rsidRDefault="000A4E7C">
            <w:pPr>
              <w:rPr>
                <w:rFonts w:eastAsia="Times New Roman" w:cs="Times New Roman"/>
                <w:szCs w:val="26"/>
              </w:rPr>
            </w:pPr>
            <w:r w:rsidRPr="000A4E7C">
              <w:rPr>
                <w:rFonts w:eastAsia="Times New Roman" w:cs="Times New Roman"/>
                <w:szCs w:val="26"/>
              </w:rPr>
              <w:t>Statistics and reporting</w:t>
            </w:r>
          </w:p>
        </w:tc>
        <w:tc>
          <w:tcPr>
            <w:tcW w:w="2340" w:type="dxa"/>
          </w:tcPr>
          <w:p w14:paraId="29257A79"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0E3E9D88" w14:textId="77777777" w:rsidTr="00683449">
        <w:trPr>
          <w:trHeight w:val="300"/>
        </w:trPr>
        <w:tc>
          <w:tcPr>
            <w:tcW w:w="2340" w:type="dxa"/>
          </w:tcPr>
          <w:p w14:paraId="090E97C2" w14:textId="576F5E8B"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5</w:t>
            </w:r>
            <w:r w:rsidRPr="00BE2790">
              <w:rPr>
                <w:rFonts w:eastAsia="Times New Roman" w:cs="Times New Roman"/>
                <w:szCs w:val="26"/>
              </w:rPr>
              <w:t>.1</w:t>
            </w:r>
          </w:p>
        </w:tc>
        <w:tc>
          <w:tcPr>
            <w:tcW w:w="2340" w:type="dxa"/>
          </w:tcPr>
          <w:p w14:paraId="0FE09FE8" w14:textId="59BE3FB2" w:rsidR="002A5A30" w:rsidRPr="00BE2790" w:rsidRDefault="0093019B">
            <w:pPr>
              <w:rPr>
                <w:rFonts w:eastAsia="Times New Roman" w:cs="Times New Roman"/>
                <w:szCs w:val="26"/>
              </w:rPr>
            </w:pPr>
            <w:r w:rsidRPr="0093019B">
              <w:rPr>
                <w:rFonts w:eastAsia="Times New Roman" w:cs="Times New Roman"/>
                <w:szCs w:val="26"/>
              </w:rPr>
              <w:t>Administrator</w:t>
            </w:r>
          </w:p>
        </w:tc>
        <w:tc>
          <w:tcPr>
            <w:tcW w:w="2340" w:type="dxa"/>
          </w:tcPr>
          <w:p w14:paraId="37634420" w14:textId="2EF863A0" w:rsidR="002A5A30" w:rsidRPr="00BE2790" w:rsidRDefault="000A4E7C">
            <w:pPr>
              <w:rPr>
                <w:rFonts w:eastAsia="Times New Roman" w:cs="Times New Roman"/>
                <w:szCs w:val="26"/>
              </w:rPr>
            </w:pPr>
            <w:r w:rsidRPr="000A4E7C">
              <w:rPr>
                <w:rFonts w:eastAsia="Times New Roman" w:cs="Times New Roman"/>
                <w:szCs w:val="26"/>
              </w:rPr>
              <w:t>Statistics on revenue, number of orders, best-selling products, traffic</w:t>
            </w:r>
          </w:p>
        </w:tc>
        <w:tc>
          <w:tcPr>
            <w:tcW w:w="2340" w:type="dxa"/>
          </w:tcPr>
          <w:p w14:paraId="763945FB"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2B21DB65" w14:textId="77777777" w:rsidTr="00683449">
        <w:trPr>
          <w:trHeight w:val="300"/>
        </w:trPr>
        <w:tc>
          <w:tcPr>
            <w:tcW w:w="2340" w:type="dxa"/>
          </w:tcPr>
          <w:p w14:paraId="132E1AE3" w14:textId="76BE9BE3"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5</w:t>
            </w:r>
            <w:r w:rsidRPr="00BE2790">
              <w:rPr>
                <w:rFonts w:eastAsia="Times New Roman" w:cs="Times New Roman"/>
                <w:szCs w:val="26"/>
              </w:rPr>
              <w:t>.2</w:t>
            </w:r>
          </w:p>
        </w:tc>
        <w:tc>
          <w:tcPr>
            <w:tcW w:w="2340" w:type="dxa"/>
          </w:tcPr>
          <w:p w14:paraId="6ACA3DF2" w14:textId="0E6273F6" w:rsidR="002A5A30" w:rsidRPr="00BE2790" w:rsidRDefault="0093019B">
            <w:pPr>
              <w:rPr>
                <w:rFonts w:eastAsia="Times New Roman" w:cs="Times New Roman"/>
                <w:szCs w:val="26"/>
              </w:rPr>
            </w:pPr>
            <w:r w:rsidRPr="0093019B">
              <w:rPr>
                <w:rFonts w:eastAsia="Times New Roman" w:cs="Times New Roman"/>
                <w:szCs w:val="26"/>
              </w:rPr>
              <w:t>Administrator</w:t>
            </w:r>
          </w:p>
        </w:tc>
        <w:tc>
          <w:tcPr>
            <w:tcW w:w="2340" w:type="dxa"/>
          </w:tcPr>
          <w:p w14:paraId="6BB751B1" w14:textId="77672C53" w:rsidR="002A5A30" w:rsidRPr="00BE2790" w:rsidRDefault="000A4E7C">
            <w:pPr>
              <w:rPr>
                <w:rFonts w:eastAsia="Times New Roman" w:cs="Times New Roman"/>
                <w:szCs w:val="26"/>
              </w:rPr>
            </w:pPr>
            <w:r w:rsidRPr="000A4E7C">
              <w:rPr>
                <w:rFonts w:eastAsia="Times New Roman" w:cs="Times New Roman"/>
                <w:szCs w:val="26"/>
              </w:rPr>
              <w:t>Export reports by time, category, or staff</w:t>
            </w:r>
          </w:p>
        </w:tc>
        <w:tc>
          <w:tcPr>
            <w:tcW w:w="2340" w:type="dxa"/>
          </w:tcPr>
          <w:p w14:paraId="72C5D8FA"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215B0371" w14:textId="77777777" w:rsidTr="00683449">
        <w:trPr>
          <w:trHeight w:val="300"/>
        </w:trPr>
        <w:tc>
          <w:tcPr>
            <w:tcW w:w="2340" w:type="dxa"/>
          </w:tcPr>
          <w:p w14:paraId="4CEA6CCF" w14:textId="0BCD5CC5"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6</w:t>
            </w:r>
          </w:p>
        </w:tc>
        <w:tc>
          <w:tcPr>
            <w:tcW w:w="2340" w:type="dxa"/>
          </w:tcPr>
          <w:p w14:paraId="585D271A" w14:textId="1D316C89" w:rsidR="002A5A30" w:rsidRPr="00BE2790" w:rsidRDefault="0093019B">
            <w:pPr>
              <w:rPr>
                <w:rFonts w:eastAsia="Times New Roman" w:cs="Times New Roman"/>
                <w:szCs w:val="26"/>
              </w:rPr>
            </w:pPr>
            <w:r w:rsidRPr="0093019B">
              <w:rPr>
                <w:rFonts w:eastAsia="Times New Roman" w:cs="Times New Roman"/>
                <w:szCs w:val="26"/>
              </w:rPr>
              <w:t>All users</w:t>
            </w:r>
          </w:p>
        </w:tc>
        <w:tc>
          <w:tcPr>
            <w:tcW w:w="2340" w:type="dxa"/>
          </w:tcPr>
          <w:p w14:paraId="08B1EB7D" w14:textId="356EA83E" w:rsidR="002A5A30" w:rsidRPr="00BE2790" w:rsidRDefault="00B60931">
            <w:pPr>
              <w:rPr>
                <w:rFonts w:eastAsia="Times New Roman" w:cs="Times New Roman"/>
                <w:szCs w:val="26"/>
              </w:rPr>
            </w:pPr>
            <w:r w:rsidRPr="00B60931">
              <w:rPr>
                <w:rFonts w:eastAsia="Times New Roman" w:cs="Times New Roman"/>
                <w:szCs w:val="26"/>
              </w:rPr>
              <w:t>Messaging and notifications</w:t>
            </w:r>
          </w:p>
        </w:tc>
        <w:tc>
          <w:tcPr>
            <w:tcW w:w="2340" w:type="dxa"/>
          </w:tcPr>
          <w:p w14:paraId="2CA3C220"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7E557AE7" w14:textId="77777777" w:rsidTr="00683449">
        <w:trPr>
          <w:trHeight w:val="300"/>
        </w:trPr>
        <w:tc>
          <w:tcPr>
            <w:tcW w:w="2340" w:type="dxa"/>
          </w:tcPr>
          <w:p w14:paraId="3B9FDA45" w14:textId="43A2818E"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6</w:t>
            </w:r>
            <w:r w:rsidRPr="00BE2790">
              <w:rPr>
                <w:rFonts w:eastAsia="Times New Roman" w:cs="Times New Roman"/>
                <w:szCs w:val="26"/>
              </w:rPr>
              <w:t>.1</w:t>
            </w:r>
          </w:p>
        </w:tc>
        <w:tc>
          <w:tcPr>
            <w:tcW w:w="2340" w:type="dxa"/>
          </w:tcPr>
          <w:p w14:paraId="7E856932" w14:textId="40A54349" w:rsidR="002A5A30" w:rsidRPr="00BE2790" w:rsidRDefault="0093019B">
            <w:pPr>
              <w:rPr>
                <w:rFonts w:eastAsia="Times New Roman" w:cs="Times New Roman"/>
                <w:szCs w:val="26"/>
              </w:rPr>
            </w:pPr>
            <w:r w:rsidRPr="0093019B">
              <w:rPr>
                <w:rFonts w:eastAsia="Times New Roman" w:cs="Times New Roman"/>
                <w:szCs w:val="26"/>
              </w:rPr>
              <w:t>All users</w:t>
            </w:r>
          </w:p>
        </w:tc>
        <w:tc>
          <w:tcPr>
            <w:tcW w:w="2340" w:type="dxa"/>
          </w:tcPr>
          <w:p w14:paraId="5F21A517" w14:textId="14721E29" w:rsidR="002A5A30" w:rsidRPr="00BE2790" w:rsidRDefault="00B60931">
            <w:pPr>
              <w:rPr>
                <w:rFonts w:eastAsia="Times New Roman" w:cs="Times New Roman"/>
                <w:szCs w:val="26"/>
              </w:rPr>
            </w:pPr>
            <w:r w:rsidRPr="00B60931">
              <w:rPr>
                <w:rFonts w:eastAsia="Times New Roman" w:cs="Times New Roman"/>
                <w:szCs w:val="26"/>
              </w:rPr>
              <w:t>Send/receive internal messages within the system</w:t>
            </w:r>
          </w:p>
        </w:tc>
        <w:tc>
          <w:tcPr>
            <w:tcW w:w="2340" w:type="dxa"/>
          </w:tcPr>
          <w:p w14:paraId="28C73BFF"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7DFAEFDB" w14:textId="77777777" w:rsidTr="00683449">
        <w:trPr>
          <w:trHeight w:val="300"/>
        </w:trPr>
        <w:tc>
          <w:tcPr>
            <w:tcW w:w="2340" w:type="dxa"/>
          </w:tcPr>
          <w:p w14:paraId="3058E4E2" w14:textId="5AB347F7" w:rsidR="002A5A30" w:rsidRPr="00BE2790" w:rsidRDefault="002A5A30">
            <w:pPr>
              <w:rPr>
                <w:rFonts w:eastAsia="Times New Roman" w:cs="Times New Roman"/>
                <w:szCs w:val="26"/>
              </w:rPr>
            </w:pPr>
            <w:r w:rsidRPr="00BE2790">
              <w:rPr>
                <w:rFonts w:eastAsia="Times New Roman" w:cs="Times New Roman"/>
                <w:szCs w:val="26"/>
              </w:rPr>
              <w:t>BR</w:t>
            </w:r>
            <w:r w:rsidR="004C1BEF" w:rsidRPr="00BE2790">
              <w:rPr>
                <w:rFonts w:eastAsia="Times New Roman" w:cs="Times New Roman"/>
                <w:szCs w:val="26"/>
              </w:rPr>
              <w:t>6</w:t>
            </w:r>
            <w:r w:rsidRPr="00BE2790">
              <w:rPr>
                <w:rFonts w:eastAsia="Times New Roman" w:cs="Times New Roman"/>
                <w:szCs w:val="26"/>
              </w:rPr>
              <w:t>.2</w:t>
            </w:r>
          </w:p>
        </w:tc>
        <w:tc>
          <w:tcPr>
            <w:tcW w:w="2340" w:type="dxa"/>
          </w:tcPr>
          <w:p w14:paraId="5D517A68" w14:textId="69C77AE4" w:rsidR="002A5A30" w:rsidRPr="00BE2790" w:rsidRDefault="0093019B">
            <w:pPr>
              <w:rPr>
                <w:rFonts w:eastAsia="Times New Roman" w:cs="Times New Roman"/>
                <w:szCs w:val="26"/>
              </w:rPr>
            </w:pPr>
            <w:r w:rsidRPr="0093019B">
              <w:rPr>
                <w:rFonts w:eastAsia="Times New Roman" w:cs="Times New Roman"/>
                <w:szCs w:val="26"/>
              </w:rPr>
              <w:t>All users</w:t>
            </w:r>
          </w:p>
        </w:tc>
        <w:tc>
          <w:tcPr>
            <w:tcW w:w="2340" w:type="dxa"/>
          </w:tcPr>
          <w:p w14:paraId="19D1CC7D" w14:textId="56970EF9" w:rsidR="002A5A30" w:rsidRPr="00BE2790" w:rsidRDefault="00B60931">
            <w:pPr>
              <w:rPr>
                <w:rFonts w:eastAsia="Times New Roman" w:cs="Times New Roman"/>
                <w:szCs w:val="26"/>
              </w:rPr>
            </w:pPr>
            <w:r w:rsidRPr="00B60931">
              <w:rPr>
                <w:rFonts w:eastAsia="Times New Roman" w:cs="Times New Roman"/>
                <w:szCs w:val="26"/>
              </w:rPr>
              <w:t>Receive notifications for new orders and promotions</w:t>
            </w:r>
          </w:p>
        </w:tc>
        <w:tc>
          <w:tcPr>
            <w:tcW w:w="2340" w:type="dxa"/>
          </w:tcPr>
          <w:p w14:paraId="209E8FAF"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bl>
    <w:p w14:paraId="1ED0A91C" w14:textId="77777777" w:rsidR="002A5A30" w:rsidRPr="00BE2790" w:rsidRDefault="002A5A30" w:rsidP="002A5A30">
      <w:pPr>
        <w:rPr>
          <w:rFonts w:cs="Times New Roman"/>
          <w:b/>
          <w:szCs w:val="26"/>
        </w:rPr>
      </w:pPr>
    </w:p>
    <w:p w14:paraId="45F45716" w14:textId="07A56192" w:rsidR="002A5A30" w:rsidRPr="00BE2790" w:rsidRDefault="002A5A30" w:rsidP="002A5A30">
      <w:pPr>
        <w:pStyle w:val="Heading3"/>
        <w:rPr>
          <w:rFonts w:cs="Times New Roman"/>
          <w:szCs w:val="26"/>
        </w:rPr>
      </w:pPr>
      <w:bookmarkStart w:id="12" w:name="_Toc217241601"/>
      <w:r w:rsidRPr="00BE2790">
        <w:rPr>
          <w:rFonts w:cs="Times New Roman"/>
          <w:szCs w:val="26"/>
        </w:rPr>
        <w:t xml:space="preserve">4.2 </w:t>
      </w:r>
      <w:r w:rsidR="00FA43EB" w:rsidRPr="00FA43EB">
        <w:rPr>
          <w:rFonts w:cs="Times New Roman"/>
          <w:szCs w:val="26"/>
        </w:rPr>
        <w:t>Non-functional requirements</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340"/>
        <w:gridCol w:w="2340"/>
        <w:gridCol w:w="2340"/>
        <w:gridCol w:w="2340"/>
      </w:tblGrid>
      <w:tr w:rsidR="002A5A30" w:rsidRPr="00BE2790" w14:paraId="3C473AB8" w14:textId="77777777">
        <w:trPr>
          <w:trHeight w:val="300"/>
        </w:trPr>
        <w:tc>
          <w:tcPr>
            <w:tcW w:w="2340" w:type="dxa"/>
          </w:tcPr>
          <w:p w14:paraId="0F426110" w14:textId="3E86C2E9" w:rsidR="002A5A30" w:rsidRPr="00BE2790" w:rsidRDefault="00657D3E">
            <w:pPr>
              <w:rPr>
                <w:rFonts w:eastAsia="Times New Roman" w:cs="Times New Roman"/>
                <w:b/>
                <w:szCs w:val="26"/>
              </w:rPr>
            </w:pPr>
            <w:r w:rsidRPr="00657D3E">
              <w:rPr>
                <w:rFonts w:eastAsia="Times New Roman" w:cs="Times New Roman"/>
                <w:b/>
                <w:szCs w:val="26"/>
              </w:rPr>
              <w:t>Requirement ID</w:t>
            </w:r>
          </w:p>
        </w:tc>
        <w:tc>
          <w:tcPr>
            <w:tcW w:w="2340" w:type="dxa"/>
          </w:tcPr>
          <w:p w14:paraId="0AD9B17A" w14:textId="1D90892C" w:rsidR="002A5A30" w:rsidRPr="00BE2790" w:rsidRDefault="00657D3E">
            <w:pPr>
              <w:rPr>
                <w:rFonts w:eastAsia="Times New Roman" w:cs="Times New Roman"/>
                <w:b/>
                <w:szCs w:val="26"/>
              </w:rPr>
            </w:pPr>
            <w:r w:rsidRPr="00657D3E">
              <w:rPr>
                <w:rFonts w:eastAsia="Times New Roman" w:cs="Times New Roman"/>
                <w:b/>
                <w:szCs w:val="26"/>
              </w:rPr>
              <w:t>Requester</w:t>
            </w:r>
          </w:p>
        </w:tc>
        <w:tc>
          <w:tcPr>
            <w:tcW w:w="2340" w:type="dxa"/>
          </w:tcPr>
          <w:p w14:paraId="5D07D799" w14:textId="6F686FF9" w:rsidR="002A5A30" w:rsidRPr="00BE2790" w:rsidRDefault="0071693C">
            <w:pPr>
              <w:rPr>
                <w:rFonts w:eastAsia="Times New Roman" w:cs="Times New Roman"/>
                <w:b/>
                <w:szCs w:val="26"/>
              </w:rPr>
            </w:pPr>
            <w:r w:rsidRPr="0071693C">
              <w:rPr>
                <w:rFonts w:eastAsia="Times New Roman" w:cs="Times New Roman"/>
                <w:b/>
                <w:szCs w:val="26"/>
              </w:rPr>
              <w:t>Requirement description</w:t>
            </w:r>
          </w:p>
        </w:tc>
        <w:tc>
          <w:tcPr>
            <w:tcW w:w="2340" w:type="dxa"/>
          </w:tcPr>
          <w:p w14:paraId="04D6B76B" w14:textId="2629D67D" w:rsidR="002A5A30" w:rsidRPr="00BE2790" w:rsidRDefault="0071693C">
            <w:pPr>
              <w:rPr>
                <w:rFonts w:eastAsia="Times New Roman" w:cs="Times New Roman"/>
                <w:b/>
                <w:szCs w:val="26"/>
              </w:rPr>
            </w:pPr>
            <w:r w:rsidRPr="0071693C">
              <w:rPr>
                <w:rFonts w:eastAsia="Times New Roman" w:cs="Times New Roman"/>
                <w:b/>
                <w:szCs w:val="26"/>
              </w:rPr>
              <w:t>Priority</w:t>
            </w:r>
          </w:p>
        </w:tc>
      </w:tr>
      <w:tr w:rsidR="002A5A30" w:rsidRPr="00BE2790" w14:paraId="69675130" w14:textId="77777777">
        <w:trPr>
          <w:trHeight w:val="300"/>
        </w:trPr>
        <w:tc>
          <w:tcPr>
            <w:tcW w:w="2340" w:type="dxa"/>
          </w:tcPr>
          <w:p w14:paraId="13A47D30" w14:textId="77777777" w:rsidR="002A5A30" w:rsidRPr="00BE2790" w:rsidRDefault="002A5A30">
            <w:pPr>
              <w:rPr>
                <w:rFonts w:eastAsia="Times New Roman" w:cs="Times New Roman"/>
                <w:szCs w:val="26"/>
              </w:rPr>
            </w:pPr>
            <w:r w:rsidRPr="00BE2790">
              <w:rPr>
                <w:rFonts w:eastAsia="Times New Roman" w:cs="Times New Roman"/>
                <w:szCs w:val="26"/>
              </w:rPr>
              <w:t>NFR1</w:t>
            </w:r>
          </w:p>
        </w:tc>
        <w:tc>
          <w:tcPr>
            <w:tcW w:w="2340" w:type="dxa"/>
          </w:tcPr>
          <w:p w14:paraId="286353D6" w14:textId="1C0561E5" w:rsidR="002A5A30" w:rsidRPr="00BE2790" w:rsidRDefault="0071693C">
            <w:pPr>
              <w:rPr>
                <w:rFonts w:eastAsia="Times New Roman" w:cs="Times New Roman"/>
                <w:szCs w:val="26"/>
              </w:rPr>
            </w:pPr>
            <w:r w:rsidRPr="0071693C">
              <w:rPr>
                <w:rFonts w:eastAsia="Times New Roman" w:cs="Times New Roman"/>
                <w:szCs w:val="26"/>
              </w:rPr>
              <w:t>User</w:t>
            </w:r>
          </w:p>
        </w:tc>
        <w:tc>
          <w:tcPr>
            <w:tcW w:w="2340" w:type="dxa"/>
          </w:tcPr>
          <w:p w14:paraId="0593F178" w14:textId="55A82B4E" w:rsidR="002A5A30" w:rsidRPr="00BE2790" w:rsidRDefault="00486517">
            <w:pPr>
              <w:rPr>
                <w:rFonts w:eastAsia="Times New Roman" w:cs="Times New Roman"/>
                <w:szCs w:val="26"/>
              </w:rPr>
            </w:pPr>
            <w:r w:rsidRPr="00486517">
              <w:rPr>
                <w:rFonts w:eastAsia="Times New Roman" w:cs="Times New Roman"/>
                <w:szCs w:val="26"/>
              </w:rPr>
              <w:t>Simple, intuitive interface, easy to use for all users</w:t>
            </w:r>
          </w:p>
        </w:tc>
        <w:tc>
          <w:tcPr>
            <w:tcW w:w="2340" w:type="dxa"/>
          </w:tcPr>
          <w:p w14:paraId="17A328F7"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0F411E9F" w14:textId="77777777">
        <w:trPr>
          <w:trHeight w:val="300"/>
        </w:trPr>
        <w:tc>
          <w:tcPr>
            <w:tcW w:w="2340" w:type="dxa"/>
          </w:tcPr>
          <w:p w14:paraId="3BA286E3" w14:textId="77777777" w:rsidR="002A5A30" w:rsidRPr="00BE2790" w:rsidRDefault="002A5A30">
            <w:pPr>
              <w:rPr>
                <w:rFonts w:eastAsia="Times New Roman" w:cs="Times New Roman"/>
                <w:szCs w:val="26"/>
              </w:rPr>
            </w:pPr>
            <w:r w:rsidRPr="00BE2790">
              <w:rPr>
                <w:rFonts w:eastAsia="Times New Roman" w:cs="Times New Roman"/>
                <w:szCs w:val="26"/>
              </w:rPr>
              <w:t>NFR2</w:t>
            </w:r>
          </w:p>
        </w:tc>
        <w:tc>
          <w:tcPr>
            <w:tcW w:w="2340" w:type="dxa"/>
          </w:tcPr>
          <w:p w14:paraId="651D943F" w14:textId="7795EEE3" w:rsidR="002A5A30" w:rsidRPr="00BE2790" w:rsidRDefault="0071693C">
            <w:pPr>
              <w:rPr>
                <w:rFonts w:eastAsia="Times New Roman" w:cs="Times New Roman"/>
                <w:szCs w:val="26"/>
              </w:rPr>
            </w:pPr>
            <w:r w:rsidRPr="0071693C">
              <w:rPr>
                <w:rFonts w:eastAsia="Times New Roman" w:cs="Times New Roman"/>
                <w:szCs w:val="26"/>
              </w:rPr>
              <w:t>User</w:t>
            </w:r>
          </w:p>
        </w:tc>
        <w:tc>
          <w:tcPr>
            <w:tcW w:w="2340" w:type="dxa"/>
          </w:tcPr>
          <w:p w14:paraId="3ACD104D" w14:textId="278F249D" w:rsidR="002A5A30" w:rsidRPr="00BE2790" w:rsidRDefault="00486517">
            <w:pPr>
              <w:rPr>
                <w:rFonts w:eastAsia="Times New Roman" w:cs="Times New Roman"/>
                <w:szCs w:val="26"/>
              </w:rPr>
            </w:pPr>
            <w:r w:rsidRPr="00486517">
              <w:rPr>
                <w:rFonts w:eastAsia="Times New Roman" w:cs="Times New Roman"/>
                <w:szCs w:val="26"/>
              </w:rPr>
              <w:t>System response time does not exceed 3 seconds for each operation</w:t>
            </w:r>
          </w:p>
        </w:tc>
        <w:tc>
          <w:tcPr>
            <w:tcW w:w="2340" w:type="dxa"/>
          </w:tcPr>
          <w:p w14:paraId="67F72486"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396F80D" w14:textId="77777777">
        <w:trPr>
          <w:trHeight w:val="300"/>
        </w:trPr>
        <w:tc>
          <w:tcPr>
            <w:tcW w:w="2340" w:type="dxa"/>
          </w:tcPr>
          <w:p w14:paraId="5040697E" w14:textId="77777777" w:rsidR="002A5A30" w:rsidRPr="00BE2790" w:rsidRDefault="002A5A30">
            <w:pPr>
              <w:rPr>
                <w:rFonts w:eastAsia="Times New Roman" w:cs="Times New Roman"/>
                <w:szCs w:val="26"/>
              </w:rPr>
            </w:pPr>
            <w:r w:rsidRPr="00BE2790">
              <w:rPr>
                <w:rFonts w:eastAsia="Times New Roman" w:cs="Times New Roman"/>
                <w:szCs w:val="26"/>
              </w:rPr>
              <w:t>NFR3</w:t>
            </w:r>
          </w:p>
        </w:tc>
        <w:tc>
          <w:tcPr>
            <w:tcW w:w="2340" w:type="dxa"/>
          </w:tcPr>
          <w:p w14:paraId="521BD54C" w14:textId="110F1CDD" w:rsidR="002A5A30" w:rsidRPr="00BE2790" w:rsidRDefault="0071693C">
            <w:pPr>
              <w:rPr>
                <w:rFonts w:eastAsia="Times New Roman" w:cs="Times New Roman"/>
                <w:szCs w:val="26"/>
              </w:rPr>
            </w:pPr>
            <w:r w:rsidRPr="0071693C">
              <w:rPr>
                <w:rFonts w:eastAsia="Times New Roman" w:cs="Times New Roman"/>
                <w:szCs w:val="26"/>
              </w:rPr>
              <w:t>Administrator</w:t>
            </w:r>
          </w:p>
        </w:tc>
        <w:tc>
          <w:tcPr>
            <w:tcW w:w="2340" w:type="dxa"/>
          </w:tcPr>
          <w:p w14:paraId="10D2AC3D" w14:textId="7CEB97CD" w:rsidR="002A5A30" w:rsidRPr="00BE2790" w:rsidRDefault="00486517">
            <w:pPr>
              <w:rPr>
                <w:rFonts w:eastAsia="Times New Roman" w:cs="Times New Roman"/>
                <w:szCs w:val="26"/>
              </w:rPr>
            </w:pPr>
            <w:r w:rsidRPr="00486517">
              <w:rPr>
                <w:rFonts w:eastAsia="Times New Roman" w:cs="Times New Roman"/>
                <w:szCs w:val="26"/>
              </w:rPr>
              <w:t>System has scalability when the number of users increases</w:t>
            </w:r>
          </w:p>
        </w:tc>
        <w:tc>
          <w:tcPr>
            <w:tcW w:w="2340" w:type="dxa"/>
          </w:tcPr>
          <w:p w14:paraId="7D265BA6"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5881CB35" w14:textId="77777777">
        <w:trPr>
          <w:trHeight w:val="300"/>
        </w:trPr>
        <w:tc>
          <w:tcPr>
            <w:tcW w:w="2340" w:type="dxa"/>
          </w:tcPr>
          <w:p w14:paraId="11B6D13C" w14:textId="77777777" w:rsidR="002A5A30" w:rsidRPr="00BE2790" w:rsidRDefault="002A5A30">
            <w:pPr>
              <w:rPr>
                <w:rFonts w:eastAsia="Times New Roman" w:cs="Times New Roman"/>
                <w:szCs w:val="26"/>
              </w:rPr>
            </w:pPr>
            <w:r w:rsidRPr="00BE2790">
              <w:rPr>
                <w:rFonts w:eastAsia="Times New Roman" w:cs="Times New Roman"/>
                <w:szCs w:val="26"/>
              </w:rPr>
              <w:t>NFR4</w:t>
            </w:r>
          </w:p>
        </w:tc>
        <w:tc>
          <w:tcPr>
            <w:tcW w:w="2340" w:type="dxa"/>
          </w:tcPr>
          <w:p w14:paraId="2D859B5A" w14:textId="1C93FD2C" w:rsidR="002A5A30" w:rsidRPr="00BE2790" w:rsidRDefault="0071693C">
            <w:pPr>
              <w:rPr>
                <w:rFonts w:eastAsia="Times New Roman" w:cs="Times New Roman"/>
                <w:szCs w:val="26"/>
              </w:rPr>
            </w:pPr>
            <w:r w:rsidRPr="0071693C">
              <w:rPr>
                <w:rFonts w:eastAsia="Times New Roman" w:cs="Times New Roman"/>
                <w:szCs w:val="26"/>
              </w:rPr>
              <w:t>Administrator</w:t>
            </w:r>
          </w:p>
        </w:tc>
        <w:tc>
          <w:tcPr>
            <w:tcW w:w="2340" w:type="dxa"/>
          </w:tcPr>
          <w:p w14:paraId="79A59A24" w14:textId="5889E5EB" w:rsidR="002A5A30" w:rsidRPr="00BE2790" w:rsidRDefault="008C0F0B">
            <w:pPr>
              <w:rPr>
                <w:rFonts w:eastAsia="Times New Roman" w:cs="Times New Roman"/>
                <w:szCs w:val="26"/>
              </w:rPr>
            </w:pPr>
            <w:r w:rsidRPr="008C0F0B">
              <w:rPr>
                <w:rFonts w:eastAsia="Times New Roman" w:cs="Times New Roman"/>
                <w:szCs w:val="26"/>
              </w:rPr>
              <w:t>User information security (password encryption, no direct storage of card information)</w:t>
            </w:r>
          </w:p>
        </w:tc>
        <w:tc>
          <w:tcPr>
            <w:tcW w:w="2340" w:type="dxa"/>
          </w:tcPr>
          <w:p w14:paraId="61175E19"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2799E239" w14:textId="77777777">
        <w:trPr>
          <w:trHeight w:val="300"/>
        </w:trPr>
        <w:tc>
          <w:tcPr>
            <w:tcW w:w="2340" w:type="dxa"/>
          </w:tcPr>
          <w:p w14:paraId="065DA033" w14:textId="77777777" w:rsidR="002A5A30" w:rsidRPr="00BE2790" w:rsidRDefault="002A5A30">
            <w:pPr>
              <w:rPr>
                <w:rFonts w:eastAsia="Times New Roman" w:cs="Times New Roman"/>
                <w:szCs w:val="26"/>
              </w:rPr>
            </w:pPr>
            <w:r w:rsidRPr="00BE2790">
              <w:rPr>
                <w:rFonts w:eastAsia="Times New Roman" w:cs="Times New Roman"/>
                <w:szCs w:val="26"/>
              </w:rPr>
              <w:t>NFR5</w:t>
            </w:r>
          </w:p>
        </w:tc>
        <w:tc>
          <w:tcPr>
            <w:tcW w:w="2340" w:type="dxa"/>
          </w:tcPr>
          <w:p w14:paraId="50D7863D" w14:textId="73F49539" w:rsidR="002A5A30" w:rsidRPr="00BE2790" w:rsidRDefault="0071693C">
            <w:pPr>
              <w:rPr>
                <w:rFonts w:eastAsia="Times New Roman" w:cs="Times New Roman"/>
                <w:szCs w:val="26"/>
              </w:rPr>
            </w:pPr>
            <w:r w:rsidRPr="0071693C">
              <w:rPr>
                <w:rFonts w:eastAsia="Times New Roman" w:cs="Times New Roman"/>
                <w:szCs w:val="26"/>
              </w:rPr>
              <w:t>Administrator</w:t>
            </w:r>
          </w:p>
        </w:tc>
        <w:tc>
          <w:tcPr>
            <w:tcW w:w="2340" w:type="dxa"/>
          </w:tcPr>
          <w:p w14:paraId="7745B776" w14:textId="57810CE2" w:rsidR="002A5A30" w:rsidRPr="00BE2790" w:rsidRDefault="008C0F0B">
            <w:pPr>
              <w:rPr>
                <w:rFonts w:eastAsia="Times New Roman" w:cs="Times New Roman"/>
                <w:szCs w:val="26"/>
              </w:rPr>
            </w:pPr>
            <w:r w:rsidRPr="008C0F0B">
              <w:rPr>
                <w:rFonts w:eastAsia="Times New Roman" w:cs="Times New Roman"/>
                <w:szCs w:val="26"/>
              </w:rPr>
              <w:t>System operates stably across multiple browsers and mobile devices</w:t>
            </w:r>
          </w:p>
        </w:tc>
        <w:tc>
          <w:tcPr>
            <w:tcW w:w="2340" w:type="dxa"/>
          </w:tcPr>
          <w:p w14:paraId="489C19E3" w14:textId="77777777" w:rsidR="002A5A30" w:rsidRPr="00BE2790" w:rsidRDefault="002A5A30">
            <w:pPr>
              <w:rPr>
                <w:rFonts w:eastAsia="Times New Roman" w:cs="Times New Roman"/>
                <w:szCs w:val="26"/>
              </w:rPr>
            </w:pPr>
            <w:r w:rsidRPr="00BE2790">
              <w:rPr>
                <w:rFonts w:eastAsia="Times New Roman" w:cs="Times New Roman"/>
                <w:szCs w:val="26"/>
              </w:rPr>
              <w:t>High</w:t>
            </w:r>
          </w:p>
        </w:tc>
      </w:tr>
      <w:tr w:rsidR="002A5A30" w:rsidRPr="00BE2790" w14:paraId="477FE58C" w14:textId="77777777">
        <w:trPr>
          <w:trHeight w:val="300"/>
        </w:trPr>
        <w:tc>
          <w:tcPr>
            <w:tcW w:w="2340" w:type="dxa"/>
          </w:tcPr>
          <w:p w14:paraId="5588667E" w14:textId="77777777" w:rsidR="002A5A30" w:rsidRPr="00BE2790" w:rsidRDefault="002A5A30">
            <w:pPr>
              <w:rPr>
                <w:rFonts w:eastAsia="Times New Roman" w:cs="Times New Roman"/>
                <w:szCs w:val="26"/>
              </w:rPr>
            </w:pPr>
            <w:r w:rsidRPr="00BE2790">
              <w:rPr>
                <w:rFonts w:eastAsia="Times New Roman" w:cs="Times New Roman"/>
                <w:szCs w:val="26"/>
              </w:rPr>
              <w:t>NFR6</w:t>
            </w:r>
          </w:p>
        </w:tc>
        <w:tc>
          <w:tcPr>
            <w:tcW w:w="2340" w:type="dxa"/>
          </w:tcPr>
          <w:p w14:paraId="6CD0DC0B" w14:textId="2F65A23F" w:rsidR="002A5A30" w:rsidRPr="00BE2790" w:rsidRDefault="0071693C">
            <w:pPr>
              <w:rPr>
                <w:rFonts w:eastAsia="Times New Roman" w:cs="Times New Roman"/>
                <w:szCs w:val="26"/>
              </w:rPr>
            </w:pPr>
            <w:r w:rsidRPr="0071693C">
              <w:rPr>
                <w:rFonts w:eastAsia="Times New Roman" w:cs="Times New Roman"/>
                <w:szCs w:val="26"/>
              </w:rPr>
              <w:t>Administrator</w:t>
            </w:r>
          </w:p>
        </w:tc>
        <w:tc>
          <w:tcPr>
            <w:tcW w:w="2340" w:type="dxa"/>
          </w:tcPr>
          <w:p w14:paraId="23967DE5" w14:textId="018D7A8E" w:rsidR="002A5A30" w:rsidRPr="00BE2790" w:rsidRDefault="008C0F0B">
            <w:pPr>
              <w:rPr>
                <w:rFonts w:eastAsia="Times New Roman" w:cs="Times New Roman"/>
                <w:szCs w:val="26"/>
              </w:rPr>
            </w:pPr>
            <w:r w:rsidRPr="008C0F0B">
              <w:rPr>
                <w:rFonts w:eastAsia="Times New Roman" w:cs="Times New Roman"/>
                <w:szCs w:val="26"/>
              </w:rPr>
              <w:t>Data is automatically backed up periodically on a daily basis</w:t>
            </w:r>
          </w:p>
        </w:tc>
        <w:tc>
          <w:tcPr>
            <w:tcW w:w="2340" w:type="dxa"/>
          </w:tcPr>
          <w:p w14:paraId="5F68833F" w14:textId="77777777" w:rsidR="002A5A30" w:rsidRPr="00BE2790" w:rsidRDefault="002A5A30">
            <w:pPr>
              <w:rPr>
                <w:rFonts w:eastAsia="Times New Roman" w:cs="Times New Roman"/>
                <w:szCs w:val="26"/>
              </w:rPr>
            </w:pPr>
            <w:r w:rsidRPr="00BE2790">
              <w:rPr>
                <w:rFonts w:eastAsia="Times New Roman" w:cs="Times New Roman"/>
                <w:szCs w:val="26"/>
              </w:rPr>
              <w:t>Medium</w:t>
            </w:r>
          </w:p>
        </w:tc>
      </w:tr>
      <w:tr w:rsidR="002A5A30" w:rsidRPr="00BE2790" w14:paraId="0B4FDA6F" w14:textId="77777777">
        <w:trPr>
          <w:trHeight w:val="300"/>
        </w:trPr>
        <w:tc>
          <w:tcPr>
            <w:tcW w:w="2340" w:type="dxa"/>
          </w:tcPr>
          <w:p w14:paraId="109607A6" w14:textId="77777777" w:rsidR="002A5A30" w:rsidRPr="00BE2790" w:rsidRDefault="002A5A30">
            <w:pPr>
              <w:rPr>
                <w:rFonts w:eastAsia="Times New Roman" w:cs="Times New Roman"/>
                <w:szCs w:val="26"/>
              </w:rPr>
            </w:pPr>
            <w:r w:rsidRPr="00BE2790">
              <w:rPr>
                <w:rFonts w:eastAsia="Times New Roman" w:cs="Times New Roman"/>
                <w:szCs w:val="26"/>
              </w:rPr>
              <w:t>NFR7</w:t>
            </w:r>
          </w:p>
        </w:tc>
        <w:tc>
          <w:tcPr>
            <w:tcW w:w="2340" w:type="dxa"/>
          </w:tcPr>
          <w:p w14:paraId="66B03256" w14:textId="42C05B25" w:rsidR="002A5A30" w:rsidRPr="00BE2790" w:rsidRDefault="0071693C">
            <w:pPr>
              <w:rPr>
                <w:rFonts w:eastAsia="Times New Roman" w:cs="Times New Roman"/>
                <w:szCs w:val="26"/>
              </w:rPr>
            </w:pPr>
            <w:r w:rsidRPr="0071693C">
              <w:rPr>
                <w:rFonts w:eastAsia="Times New Roman" w:cs="Times New Roman"/>
                <w:szCs w:val="26"/>
              </w:rPr>
              <w:t>User</w:t>
            </w:r>
          </w:p>
        </w:tc>
        <w:tc>
          <w:tcPr>
            <w:tcW w:w="2340" w:type="dxa"/>
          </w:tcPr>
          <w:p w14:paraId="1087EE94" w14:textId="2DFE7BE9" w:rsidR="002A5A30" w:rsidRPr="00BE2790" w:rsidRDefault="008C0F0B">
            <w:pPr>
              <w:rPr>
                <w:rFonts w:eastAsia="Times New Roman" w:cs="Times New Roman"/>
                <w:szCs w:val="26"/>
              </w:rPr>
            </w:pPr>
            <w:r w:rsidRPr="008C0F0B">
              <w:rPr>
                <w:rFonts w:eastAsia="Times New Roman" w:cs="Times New Roman"/>
                <w:szCs w:val="26"/>
              </w:rPr>
              <w:t>Multilingual support (Vietnamese, English)</w:t>
            </w:r>
          </w:p>
        </w:tc>
        <w:tc>
          <w:tcPr>
            <w:tcW w:w="2340" w:type="dxa"/>
          </w:tcPr>
          <w:p w14:paraId="49D8555E" w14:textId="77777777" w:rsidR="002A5A30" w:rsidRPr="00BE2790" w:rsidRDefault="002A5A30">
            <w:pPr>
              <w:rPr>
                <w:rFonts w:eastAsia="Times New Roman" w:cs="Times New Roman"/>
                <w:szCs w:val="26"/>
              </w:rPr>
            </w:pPr>
            <w:r w:rsidRPr="00BE2790">
              <w:rPr>
                <w:rFonts w:eastAsia="Times New Roman" w:cs="Times New Roman"/>
                <w:szCs w:val="26"/>
              </w:rPr>
              <w:t>Low</w:t>
            </w:r>
          </w:p>
        </w:tc>
      </w:tr>
      <w:tr w:rsidR="002A5A30" w:rsidRPr="00BE2790" w14:paraId="5F052970" w14:textId="77777777">
        <w:trPr>
          <w:trHeight w:val="300"/>
        </w:trPr>
        <w:tc>
          <w:tcPr>
            <w:tcW w:w="2340" w:type="dxa"/>
          </w:tcPr>
          <w:p w14:paraId="117B7B4A" w14:textId="77777777" w:rsidR="002A5A30" w:rsidRPr="00BE2790" w:rsidRDefault="002A5A30">
            <w:pPr>
              <w:rPr>
                <w:rFonts w:eastAsia="Times New Roman" w:cs="Times New Roman"/>
                <w:szCs w:val="26"/>
              </w:rPr>
            </w:pPr>
            <w:r w:rsidRPr="00BE2790">
              <w:rPr>
                <w:rFonts w:eastAsia="Times New Roman" w:cs="Times New Roman"/>
                <w:szCs w:val="26"/>
              </w:rPr>
              <w:t>NFR8</w:t>
            </w:r>
          </w:p>
        </w:tc>
        <w:tc>
          <w:tcPr>
            <w:tcW w:w="2340" w:type="dxa"/>
          </w:tcPr>
          <w:p w14:paraId="49358ABE" w14:textId="14318954" w:rsidR="002A5A30" w:rsidRPr="00BE2790" w:rsidRDefault="0071693C">
            <w:pPr>
              <w:rPr>
                <w:rFonts w:eastAsia="Times New Roman" w:cs="Times New Roman"/>
                <w:szCs w:val="26"/>
              </w:rPr>
            </w:pPr>
            <w:r w:rsidRPr="0071693C">
              <w:rPr>
                <w:rFonts w:eastAsia="Times New Roman" w:cs="Times New Roman"/>
                <w:szCs w:val="26"/>
              </w:rPr>
              <w:t>User</w:t>
            </w:r>
          </w:p>
        </w:tc>
        <w:tc>
          <w:tcPr>
            <w:tcW w:w="2340" w:type="dxa"/>
          </w:tcPr>
          <w:p w14:paraId="26187218" w14:textId="327EC606" w:rsidR="002A5A30" w:rsidRPr="00BE2790" w:rsidRDefault="00DB3C29">
            <w:pPr>
              <w:rPr>
                <w:rFonts w:eastAsia="Times New Roman" w:cs="Times New Roman"/>
                <w:szCs w:val="26"/>
              </w:rPr>
            </w:pPr>
            <w:r w:rsidRPr="00DB3C29">
              <w:rPr>
                <w:rFonts w:eastAsia="Times New Roman" w:cs="Times New Roman"/>
                <w:szCs w:val="26"/>
              </w:rPr>
              <w:t>Interface friendly for people with disabilities (clear fonts, alt text for images)</w:t>
            </w:r>
          </w:p>
        </w:tc>
        <w:tc>
          <w:tcPr>
            <w:tcW w:w="2340" w:type="dxa"/>
          </w:tcPr>
          <w:p w14:paraId="12DDB8BF" w14:textId="77777777" w:rsidR="002A5A30" w:rsidRPr="00BE2790" w:rsidRDefault="002A5A30">
            <w:pPr>
              <w:rPr>
                <w:rFonts w:eastAsia="Times New Roman" w:cs="Times New Roman"/>
                <w:szCs w:val="26"/>
              </w:rPr>
            </w:pPr>
            <w:r w:rsidRPr="00BE2790">
              <w:rPr>
                <w:rFonts w:eastAsia="Times New Roman" w:cs="Times New Roman"/>
                <w:szCs w:val="26"/>
              </w:rPr>
              <w:t>Low</w:t>
            </w:r>
          </w:p>
        </w:tc>
      </w:tr>
    </w:tbl>
    <w:p w14:paraId="69B0D383" w14:textId="77777777" w:rsidR="00495AB3" w:rsidRPr="00BE2790" w:rsidRDefault="00495AB3" w:rsidP="006358D5">
      <w:pPr>
        <w:rPr>
          <w:szCs w:val="26"/>
        </w:rPr>
      </w:pPr>
    </w:p>
    <w:p w14:paraId="008426D9" w14:textId="5C45E820" w:rsidR="00914F11" w:rsidRPr="00BE2790" w:rsidRDefault="00560664" w:rsidP="009957DA">
      <w:pPr>
        <w:pStyle w:val="Heading2"/>
        <w:rPr>
          <w:szCs w:val="26"/>
        </w:rPr>
      </w:pPr>
      <w:bookmarkStart w:id="13" w:name="_Toc217241602"/>
      <w:r w:rsidRPr="00BE2790">
        <w:rPr>
          <w:szCs w:val="26"/>
        </w:rPr>
        <w:t xml:space="preserve">1.5 </w:t>
      </w:r>
      <w:r w:rsidR="00215BBC" w:rsidRPr="00215BBC">
        <w:rPr>
          <w:szCs w:val="26"/>
        </w:rPr>
        <w:t>Testing objectives</w:t>
      </w:r>
      <w:bookmarkEnd w:id="13"/>
    </w:p>
    <w:p w14:paraId="1361318A" w14:textId="77777777" w:rsidR="00E2205F" w:rsidRPr="00E2205F" w:rsidRDefault="00E2205F" w:rsidP="00E2205F">
      <w:pPr>
        <w:rPr>
          <w:rFonts w:cs="Times New Roman"/>
          <w:szCs w:val="26"/>
        </w:rPr>
      </w:pPr>
      <w:r w:rsidRPr="00E2205F">
        <w:rPr>
          <w:rFonts w:cs="Times New Roman"/>
          <w:szCs w:val="26"/>
        </w:rPr>
        <w:t>The objective of the topic “Software testing for a clothing sales WEBSITE” is to apply the knowledge learned about software testing to evaluate the quality of a real e-commerce website. Through the analysis of requirements and business processes, the topic focuses on building testing scenarios and test cases to detect defects and assess the level of functional requirement fulfillment of the system.</w:t>
      </w:r>
    </w:p>
    <w:p w14:paraId="2DFB0F62" w14:textId="603AC8BD" w:rsidR="00914F11" w:rsidRDefault="00E2205F" w:rsidP="009957DA">
      <w:pPr>
        <w:rPr>
          <w:rFonts w:cs="Times New Roman"/>
          <w:szCs w:val="26"/>
        </w:rPr>
      </w:pPr>
      <w:r w:rsidRPr="00E2205F">
        <w:rPr>
          <w:rFonts w:cs="Times New Roman"/>
          <w:szCs w:val="26"/>
        </w:rPr>
        <w:t>In addition, the topic aims to verify the correctness of the purchasing business workflow, the validity of data, and the website’s error handling capability in common situations. The testing results are summarized and analyzed to provide comments on system quality, while also proposing appropriate improvement directions</w:t>
      </w:r>
      <w:r w:rsidR="00914F11" w:rsidRPr="00914F11">
        <w:rPr>
          <w:rFonts w:cs="Times New Roman"/>
          <w:szCs w:val="26"/>
        </w:rPr>
        <w:t>.</w:t>
      </w:r>
    </w:p>
    <w:p w14:paraId="60529F1E" w14:textId="77777777" w:rsidR="009957DA" w:rsidRDefault="009957DA" w:rsidP="009957DA">
      <w:pPr>
        <w:rPr>
          <w:rFonts w:cs="Times New Roman"/>
          <w:szCs w:val="26"/>
        </w:rPr>
      </w:pPr>
    </w:p>
    <w:p w14:paraId="45186FB6" w14:textId="2FCF6343" w:rsidR="009957DA" w:rsidRPr="00BE2790" w:rsidRDefault="00A47FBF" w:rsidP="00213CCD">
      <w:pPr>
        <w:pStyle w:val="Heading1"/>
        <w:jc w:val="center"/>
        <w:rPr>
          <w:szCs w:val="26"/>
        </w:rPr>
      </w:pPr>
      <w:bookmarkStart w:id="14" w:name="_Toc217241603"/>
      <w:r w:rsidRPr="00A47FBF">
        <w:rPr>
          <w:szCs w:val="26"/>
        </w:rPr>
        <w:t>CHAPTER 2 BUSINESS ANALYSIS AND ARCHITECTURE DESIGN</w:t>
      </w:r>
      <w:bookmarkEnd w:id="14"/>
    </w:p>
    <w:p w14:paraId="4B3469F0" w14:textId="77777777" w:rsidR="00A47FBF" w:rsidRDefault="006C44D4" w:rsidP="00A47FBF">
      <w:pPr>
        <w:pStyle w:val="Heading2"/>
        <w:rPr>
          <w:szCs w:val="26"/>
        </w:rPr>
      </w:pPr>
      <w:bookmarkStart w:id="15" w:name="_Toc217241604"/>
      <w:r w:rsidRPr="00BE2790">
        <w:rPr>
          <w:szCs w:val="26"/>
        </w:rPr>
        <w:t>2</w:t>
      </w:r>
      <w:r w:rsidR="004B48BC" w:rsidRPr="00BE2790">
        <w:rPr>
          <w:szCs w:val="26"/>
        </w:rPr>
        <w:t>.1</w:t>
      </w:r>
      <w:r w:rsidRPr="00BE2790">
        <w:rPr>
          <w:szCs w:val="26"/>
        </w:rPr>
        <w:t xml:space="preserve"> </w:t>
      </w:r>
      <w:r w:rsidR="00A47FBF" w:rsidRPr="00A47FBF">
        <w:rPr>
          <w:szCs w:val="26"/>
        </w:rPr>
        <w:t>Business analysis</w:t>
      </w:r>
      <w:bookmarkEnd w:id="15"/>
    </w:p>
    <w:p w14:paraId="6487A47F" w14:textId="0D678FDF" w:rsidR="003A2F1A" w:rsidRDefault="00591ED0" w:rsidP="00A47FBF">
      <w:pPr>
        <w:pStyle w:val="Heading2"/>
        <w:rPr>
          <w:rFonts w:eastAsia="Arial" w:cs="Times New Roman"/>
          <w:szCs w:val="26"/>
        </w:rPr>
      </w:pPr>
      <w:bookmarkStart w:id="16" w:name="_Toc217241605"/>
      <w:r w:rsidRPr="00BE2790">
        <w:rPr>
          <w:szCs w:val="26"/>
        </w:rPr>
        <w:t xml:space="preserve">2.1.1 </w:t>
      </w:r>
      <w:r w:rsidR="003A2F1A" w:rsidRPr="00BE2790">
        <w:rPr>
          <w:rFonts w:eastAsia="Arial" w:cs="Times New Roman"/>
          <w:szCs w:val="26"/>
        </w:rPr>
        <w:t>Business context</w:t>
      </w:r>
      <w:bookmarkEnd w:id="16"/>
    </w:p>
    <w:p w14:paraId="4CD44A8F" w14:textId="77777777" w:rsidR="00AF665F" w:rsidRPr="00AF665F" w:rsidRDefault="00AF665F" w:rsidP="00AF665F">
      <w:pPr>
        <w:rPr>
          <w:szCs w:val="26"/>
        </w:rPr>
      </w:pPr>
      <w:r w:rsidRPr="00AF665F">
        <w:rPr>
          <w:szCs w:val="26"/>
        </w:rPr>
        <w:t>The clothing sales website has basic business scenarios for Product catalog, Shopping cart, Invoice, Payment process, Inventory management, Product review, and Access control.</w:t>
      </w:r>
    </w:p>
    <w:p w14:paraId="073D1C15" w14:textId="77777777" w:rsidR="00AF665F" w:rsidRPr="00AF665F" w:rsidRDefault="00AF665F" w:rsidP="00AF665F">
      <w:pPr>
        <w:rPr>
          <w:szCs w:val="26"/>
        </w:rPr>
      </w:pPr>
      <w:r w:rsidRPr="00AF665F">
        <w:rPr>
          <w:szCs w:val="26"/>
        </w:rPr>
        <w:t>With Product catalog, buyers can browse the product list with filtering and sorting functions by category, brand, and name search. When clicking on a product in the list, buyers can view product details including: name, images, description, promotional price, stock quantity, and reviews. Administrators in the system can manage products and categories.</w:t>
      </w:r>
    </w:p>
    <w:p w14:paraId="4E6AF3B9" w14:textId="77777777" w:rsidR="00AF665F" w:rsidRPr="00AF665F" w:rsidRDefault="00AF665F" w:rsidP="00AF665F">
      <w:pPr>
        <w:rPr>
          <w:szCs w:val="26"/>
        </w:rPr>
      </w:pPr>
      <w:r w:rsidRPr="00AF665F">
        <w:rPr>
          <w:szCs w:val="26"/>
        </w:rPr>
        <w:t>With Shopping cart, buyers can add any product to the cart by clicking the add-to-cart icon on each product. In addition, users can access the product detail page and click the add to cart or buy now button. After adding products, the shopping cart displays the selected products along with a summary table, including subtotal and total order value. Buyers can increase or decrease quantities, remove products, or update directly on the shopping cart interface, and the system will automatically calculate and update the total order value. The shopping cart is stored long-term via cookies or sessions for buyers who are not logged in and stored persistently in personal accounts for logged-in buyers, allowing them to return and continue shopping later. Before buyers proceed to checkout, the system rechecks the actual stock quantity of each product in the cart. If a product is out of stock or insufficient in quantity, the system notifies the buyer to update the cart before continuing. Buyers perform the checkout process by clicking the Payment button on the shopping cart page.</w:t>
      </w:r>
    </w:p>
    <w:p w14:paraId="7814CC7B" w14:textId="77777777" w:rsidR="00AF665F" w:rsidRPr="00AF665F" w:rsidRDefault="00AF665F" w:rsidP="00AF665F">
      <w:pPr>
        <w:rPr>
          <w:szCs w:val="26"/>
        </w:rPr>
      </w:pPr>
      <w:r w:rsidRPr="00AF665F">
        <w:rPr>
          <w:szCs w:val="26"/>
        </w:rPr>
        <w:t>With Payment process, after the Buyer clicks Payment (Checkout), the system verifies product information, order details, and shipping address. When the information is valid, the system automatically creates a new order and records the initial status as “Pending processing”. The system supports two main payment methods: Cash on delivery (COD) and Online payment via VNPAY.</w:t>
      </w:r>
    </w:p>
    <w:p w14:paraId="50F58770" w14:textId="77777777" w:rsidR="00AF665F" w:rsidRPr="00AF665F" w:rsidRDefault="00AF665F" w:rsidP="00AF665F">
      <w:pPr>
        <w:rPr>
          <w:szCs w:val="26"/>
        </w:rPr>
      </w:pPr>
      <w:r w:rsidRPr="00AF665F">
        <w:rPr>
          <w:szCs w:val="26"/>
        </w:rPr>
        <w:t>With Cash on delivery (COD), buyers only need to confirm the order and do not need to pay immediately. Store staff receive notifications of new orders, prepare and pack goods, then create shipping orders through the API of a third-party logistics provider. The system records the tracking code, shipping provider, and initial status as “Waiting for pickup”. When the logistics provider updates the status to “Successfully delivered”, the system automatically updates the order status to “Completed”, recording the successful delivery time and the responsible staff member.</w:t>
      </w:r>
    </w:p>
    <w:p w14:paraId="7659BE28" w14:textId="77777777" w:rsidR="00AF665F" w:rsidRPr="00AF665F" w:rsidRDefault="00AF665F" w:rsidP="002534EE">
      <w:pPr>
        <w:jc w:val="left"/>
        <w:rPr>
          <w:szCs w:val="26"/>
        </w:rPr>
      </w:pPr>
      <w:r w:rsidRPr="00AF665F">
        <w:rPr>
          <w:szCs w:val="26"/>
        </w:rPr>
        <w:t>With Payment via VNPAY, after buyers confirm the order, the system redirects to the VNPAY payment gateway to perform the electronic transaction. When payment is successfully confirmed by VNPAY, the system updates the order status to “Paid – In delivery” for the buyer. Store staff then prepare and pack the goods and create a shipping order through the logistics provider’s API. The logistics provider receives and updates delivery status through the system. When the order is successfully delivered, the status is automatically changed to “Completed”, the system records the completion time, and sends a delivery success confirmation email to the buyer.</w:t>
      </w:r>
    </w:p>
    <w:p w14:paraId="6BE10901" w14:textId="77777777" w:rsidR="00AF665F" w:rsidRPr="00AF665F" w:rsidRDefault="00AF665F" w:rsidP="002534EE">
      <w:pPr>
        <w:jc w:val="left"/>
        <w:rPr>
          <w:szCs w:val="26"/>
        </w:rPr>
      </w:pPr>
      <w:r w:rsidRPr="00AF665F">
        <w:rPr>
          <w:szCs w:val="26"/>
        </w:rPr>
        <w:t>When the order is completed, the system automatically deducts the corresponding stock quantity, records the transaction in the sales database, and stores payment information for reconciliation and revenue reporting. SysAdmin can look up, update, and monitor all customer orders.</w:t>
      </w:r>
    </w:p>
    <w:p w14:paraId="33234A99" w14:textId="77777777" w:rsidR="00AF665F" w:rsidRPr="00AF665F" w:rsidRDefault="00AF665F" w:rsidP="002534EE">
      <w:pPr>
        <w:jc w:val="left"/>
        <w:rPr>
          <w:szCs w:val="26"/>
        </w:rPr>
      </w:pPr>
      <w:r w:rsidRPr="00AF665F">
        <w:rPr>
          <w:szCs w:val="26"/>
        </w:rPr>
        <w:t>With Inventory management, SysAdmin can manage inventory, including updating stock quantities, managing warehouses, and generating statistics of products by warehouse. The system also provides reporting and statistics functions for revenue, best-selling products, inventory levels, and successful order rates, helping administrators monitor business performance over different periods.</w:t>
      </w:r>
    </w:p>
    <w:p w14:paraId="6BF1A453" w14:textId="77777777" w:rsidR="00AF665F" w:rsidRPr="00AF665F" w:rsidRDefault="00AF665F" w:rsidP="002534EE">
      <w:pPr>
        <w:jc w:val="left"/>
        <w:rPr>
          <w:szCs w:val="26"/>
        </w:rPr>
      </w:pPr>
      <w:r w:rsidRPr="00AF665F">
        <w:rPr>
          <w:szCs w:val="26"/>
        </w:rPr>
        <w:t>With Product review, buyers after receiving goods can rate products on a 1–5 star scale and submit comments. These reviews are displayed on the product detail page, supporting subsequent buyers in decision-making. In addition, the system supports buyers in submitting feedback or complaints related to orders. Administrators can receive and process return, exchange, or refund requests according to policy.</w:t>
      </w:r>
    </w:p>
    <w:p w14:paraId="3039EEB4" w14:textId="77777777" w:rsidR="00AF665F" w:rsidRPr="00AF665F" w:rsidRDefault="00AF665F" w:rsidP="002534EE">
      <w:pPr>
        <w:jc w:val="left"/>
        <w:rPr>
          <w:szCs w:val="26"/>
        </w:rPr>
      </w:pPr>
      <w:r w:rsidRPr="00AF665F">
        <w:rPr>
          <w:szCs w:val="26"/>
        </w:rPr>
        <w:t>With Marketing and news, the system allows admin to create and manage Blog posts to attract customers. At the same time, Admin manages the Voucher system (discount codes), sets validity periods, quantity limits, and discount levels to stimulate purchases.</w:t>
      </w:r>
    </w:p>
    <w:p w14:paraId="39872E42" w14:textId="77777777" w:rsidR="00AF665F" w:rsidRPr="00AF665F" w:rsidRDefault="00AF665F" w:rsidP="002534EE">
      <w:pPr>
        <w:jc w:val="left"/>
        <w:rPr>
          <w:szCs w:val="26"/>
        </w:rPr>
      </w:pPr>
      <w:r w:rsidRPr="00AF665F">
        <w:rPr>
          <w:szCs w:val="26"/>
        </w:rPr>
        <w:t>With Access control, the system allows buyers to log in when necessary to manage personal information and track orders. However, for buyers who have previously transacted (member), the system can automatically recognize information without requiring re-login. Administrators (SysAdmin), as operators and managers of the internal system, access the administration interface directly through the store’s internal network, without performing the login process in the normal business workflow.</w:t>
      </w:r>
    </w:p>
    <w:p w14:paraId="13B9AF8E" w14:textId="1007D496" w:rsidR="00E85B3D" w:rsidRPr="00AF665F" w:rsidRDefault="00AF665F" w:rsidP="002534EE">
      <w:pPr>
        <w:jc w:val="left"/>
        <w:rPr>
          <w:szCs w:val="26"/>
        </w:rPr>
      </w:pPr>
      <w:r w:rsidRPr="00AF665F">
        <w:rPr>
          <w:szCs w:val="26"/>
        </w:rPr>
        <w:t>Some one-time tasks need to be performed when accessing the clothing sales website during initial setup: creating a SysAdmin account, two sample Buyer accounts, and sample data for products, inventory, and reviews for some products</w:t>
      </w:r>
      <w:r w:rsidR="00BA1999" w:rsidRPr="00AF665F">
        <w:rPr>
          <w:szCs w:val="26"/>
        </w:rPr>
        <w:t>.</w:t>
      </w:r>
    </w:p>
    <w:p w14:paraId="13039F31" w14:textId="40D292D2" w:rsidR="00B962C5" w:rsidRPr="00BE2790" w:rsidRDefault="00BE021A" w:rsidP="00754F84">
      <w:pPr>
        <w:pStyle w:val="Heading3"/>
        <w:rPr>
          <w:rFonts w:ascii="Arial" w:eastAsia="Arial" w:hAnsi="Arial" w:cs="Arial"/>
          <w:szCs w:val="26"/>
        </w:rPr>
      </w:pPr>
      <w:bookmarkStart w:id="17" w:name="_Toc217241606"/>
      <w:r w:rsidRPr="00BE2790">
        <w:rPr>
          <w:szCs w:val="26"/>
        </w:rPr>
        <w:t xml:space="preserve">2.1.2 </w:t>
      </w:r>
      <w:r w:rsidR="00E67B4F" w:rsidRPr="00E67B4F">
        <w:rPr>
          <w:szCs w:val="26"/>
        </w:rPr>
        <w:t>Business process diagram</w:t>
      </w:r>
      <w:bookmarkEnd w:id="17"/>
      <w:r w:rsidR="00E67B4F" w:rsidRPr="00E67B4F">
        <w:rPr>
          <w:szCs w:val="26"/>
        </w:rPr>
        <w:t xml:space="preserve"> </w:t>
      </w:r>
      <w:r w:rsidR="00754F84" w:rsidRPr="00BE2790">
        <w:rPr>
          <w:rFonts w:ascii="Arial" w:eastAsia="Arial" w:hAnsi="Arial" w:cs="Arial"/>
          <w:szCs w:val="26"/>
        </w:rPr>
        <w:t xml:space="preserve"> </w:t>
      </w:r>
    </w:p>
    <w:p w14:paraId="01810467" w14:textId="77777777" w:rsidR="001944F2" w:rsidRPr="001944F2" w:rsidRDefault="001944F2" w:rsidP="002534EE">
      <w:pPr>
        <w:spacing w:after="100" w:afterAutospacing="1"/>
        <w:rPr>
          <w:rFonts w:eastAsia="Times New Roman" w:cs="Times New Roman"/>
          <w:color w:val="auto"/>
          <w:kern w:val="0"/>
          <w:szCs w:val="26"/>
          <w14:ligatures w14:val="none"/>
        </w:rPr>
      </w:pPr>
      <w:r w:rsidRPr="001944F2">
        <w:rPr>
          <w:rFonts w:eastAsia="Times New Roman" w:cs="Times New Roman"/>
          <w:color w:val="auto"/>
          <w:kern w:val="0"/>
          <w:szCs w:val="26"/>
          <w14:ligatures w14:val="none"/>
        </w:rPr>
        <w:t>This section describes the core business processes of the e-commerce system in the KTPM project (React.js frontend, Node.js/Express backend, MySQL). The diagrams are presented in the direction of “actor – processing step – decision point – outcome”, thereby clarifying the main flow and exception branches that need attention when designing testing in later chapters.</w:t>
      </w:r>
    </w:p>
    <w:p w14:paraId="2D61F130" w14:textId="16CF7FD0" w:rsidR="00E32239" w:rsidRPr="001944F2" w:rsidRDefault="001944F2" w:rsidP="002534EE">
      <w:pPr>
        <w:spacing w:after="100" w:afterAutospacing="1"/>
        <w:jc w:val="left"/>
        <w:rPr>
          <w:rFonts w:eastAsia="Times New Roman" w:cs="Times New Roman"/>
          <w:color w:val="auto"/>
          <w:kern w:val="0"/>
          <w:szCs w:val="26"/>
          <w14:ligatures w14:val="none"/>
        </w:rPr>
      </w:pPr>
      <w:r w:rsidRPr="001944F2">
        <w:rPr>
          <w:rFonts w:eastAsia="Times New Roman" w:cs="Times New Roman"/>
          <w:color w:val="auto"/>
          <w:kern w:val="0"/>
          <w:szCs w:val="26"/>
          <w14:ligatures w14:val="none"/>
        </w:rPr>
        <w:t>In the project, the processes are implemented through backend API groups: shopping cart (/api/add-shopcart, /api/get-all-shopcart-by-userId, /api/delete-item-shopcart), order &amp; payment (/api/create-new-order, /api/payment-order, /api/payment-order-success, /api/payment-order-vnpay, /api/vnpay_return, /api/confirm-order), and administration APIs (attached with authorization middleware verifyTokenAdmin, verifyTokenAdminOrUser). The full endpoint list is managed at ecomAPI/src/route/web.js</w:t>
      </w:r>
      <w:r w:rsidR="00E32239" w:rsidRPr="001944F2">
        <w:rPr>
          <w:szCs w:val="26"/>
        </w:rPr>
        <w:t>.</w:t>
      </w:r>
    </w:p>
    <w:p w14:paraId="216E8625" w14:textId="4992A247" w:rsidR="00E32239" w:rsidRPr="00BE2790" w:rsidRDefault="00E32239" w:rsidP="00E32239">
      <w:pPr>
        <w:rPr>
          <w:b/>
          <w:szCs w:val="26"/>
        </w:rPr>
      </w:pPr>
      <w:r w:rsidRPr="00BE2790">
        <w:rPr>
          <w:b/>
          <w:szCs w:val="26"/>
        </w:rPr>
        <w:t xml:space="preserve">2.1.2.1. </w:t>
      </w:r>
      <w:r w:rsidR="009F3E98" w:rsidRPr="009F3E98">
        <w:rPr>
          <w:b/>
          <w:szCs w:val="26"/>
        </w:rPr>
        <w:t>Shopping cart processing process</w:t>
      </w:r>
    </w:p>
    <w:p w14:paraId="281D0CC3" w14:textId="046DA53C" w:rsidR="00E32239" w:rsidRPr="00BE2790" w:rsidRDefault="009F3E98" w:rsidP="00E32239">
      <w:pPr>
        <w:rPr>
          <w:szCs w:val="26"/>
        </w:rPr>
      </w:pPr>
      <w:r w:rsidRPr="009F3E98">
        <w:rPr>
          <w:szCs w:val="26"/>
        </w:rPr>
        <w:t>The shopping cart process describes the typical behavior of customers from logging in, selecting products, adding them to the cart, and adjusting the cart before proceeding to order placement. This is a high-frequency and high-risk process (incorrect quantity, incorrect total amount, unsynchronized delete/adjust operations), therefore it is chosen as the foundational business flow for designing testing (Chapter 3–4) and summarizing results (Chapter 5)</w:t>
      </w:r>
      <w:r w:rsidR="00E32239" w:rsidRPr="00BE2790">
        <w:rPr>
          <w:szCs w:val="26"/>
        </w:rPr>
        <w:t>.</w:t>
      </w:r>
    </w:p>
    <w:p w14:paraId="7D7F6E13" w14:textId="466E6361" w:rsidR="00E32239" w:rsidRPr="004042DE" w:rsidRDefault="001D3EFF" w:rsidP="006A4FBD">
      <w:pPr>
        <w:pStyle w:val="ListParagraph"/>
        <w:numPr>
          <w:ilvl w:val="0"/>
          <w:numId w:val="20"/>
        </w:numPr>
        <w:rPr>
          <w:szCs w:val="26"/>
        </w:rPr>
      </w:pPr>
      <w:r w:rsidRPr="004042DE">
        <w:rPr>
          <w:szCs w:val="26"/>
        </w:rPr>
        <w:t>Primary actor: Customer</w:t>
      </w:r>
    </w:p>
    <w:p w14:paraId="1CAEDBEB" w14:textId="4BBA46FE" w:rsidR="00E32239" w:rsidRPr="004042DE" w:rsidRDefault="001D3EFF" w:rsidP="006A4FBD">
      <w:pPr>
        <w:pStyle w:val="ListParagraph"/>
        <w:numPr>
          <w:ilvl w:val="0"/>
          <w:numId w:val="20"/>
        </w:numPr>
        <w:rPr>
          <w:szCs w:val="26"/>
        </w:rPr>
      </w:pPr>
      <w:r w:rsidRPr="004042DE">
        <w:rPr>
          <w:szCs w:val="26"/>
        </w:rPr>
        <w:t>Precondition: Customer has logged in and has a valid token</w:t>
      </w:r>
    </w:p>
    <w:p w14:paraId="7B379A83" w14:textId="4EC4318B" w:rsidR="00E32239" w:rsidRPr="004042DE" w:rsidRDefault="004042DE" w:rsidP="006A4FBD">
      <w:pPr>
        <w:pStyle w:val="ListParagraph"/>
        <w:numPr>
          <w:ilvl w:val="0"/>
          <w:numId w:val="20"/>
        </w:numPr>
        <w:rPr>
          <w:szCs w:val="26"/>
        </w:rPr>
      </w:pPr>
      <w:r w:rsidRPr="004042DE">
        <w:rPr>
          <w:szCs w:val="26"/>
        </w:rPr>
        <w:t>Expected output: Shopping cart list is correct per user; add/delete/adjust operations are correctly reflected after reload</w:t>
      </w:r>
    </w:p>
    <w:p w14:paraId="1F2F931F" w14:textId="4EA2E075" w:rsidR="00E32239" w:rsidRPr="00BE2790" w:rsidRDefault="00E32239" w:rsidP="00E32239">
      <w:pPr>
        <w:rPr>
          <w:szCs w:val="26"/>
        </w:rPr>
      </w:pPr>
      <w:r w:rsidRPr="00BE2790">
        <w:rPr>
          <w:szCs w:val="26"/>
        </w:rPr>
        <w:t>*</w:t>
      </w:r>
      <w:r w:rsidR="004042DE" w:rsidRPr="004042DE">
        <w:rPr>
          <w:szCs w:val="26"/>
        </w:rPr>
        <w:t>Main processing flow</w:t>
      </w:r>
      <w:r w:rsidRPr="00BE2790">
        <w:rPr>
          <w:szCs w:val="26"/>
        </w:rPr>
        <w:t>:</w:t>
      </w:r>
    </w:p>
    <w:p w14:paraId="7F2BC5BA" w14:textId="28205C86" w:rsidR="00E32239" w:rsidRPr="00BE2790" w:rsidRDefault="00EC3079" w:rsidP="006A4FBD">
      <w:pPr>
        <w:pStyle w:val="ListParagraph"/>
        <w:numPr>
          <w:ilvl w:val="0"/>
          <w:numId w:val="21"/>
        </w:numPr>
        <w:rPr>
          <w:szCs w:val="26"/>
        </w:rPr>
      </w:pPr>
      <w:r w:rsidRPr="00EC3079">
        <w:rPr>
          <w:szCs w:val="26"/>
        </w:rPr>
        <w:t>Customer logs into the system</w:t>
      </w:r>
    </w:p>
    <w:p w14:paraId="4D4D7CFC" w14:textId="1E57E566" w:rsidR="00E32239" w:rsidRPr="00BE2790" w:rsidRDefault="00EC3079" w:rsidP="006A4FBD">
      <w:pPr>
        <w:pStyle w:val="ListParagraph"/>
        <w:numPr>
          <w:ilvl w:val="0"/>
          <w:numId w:val="21"/>
        </w:numPr>
        <w:rPr>
          <w:szCs w:val="26"/>
        </w:rPr>
      </w:pPr>
      <w:r w:rsidRPr="00EC3079">
        <w:rPr>
          <w:szCs w:val="26"/>
        </w:rPr>
        <w:t>Customer browses/searches products and views product details</w:t>
      </w:r>
    </w:p>
    <w:p w14:paraId="5D6083B9" w14:textId="4E2422D5" w:rsidR="00EC3079" w:rsidRDefault="00EC3079" w:rsidP="006A4FBD">
      <w:pPr>
        <w:pStyle w:val="ListParagraph"/>
        <w:numPr>
          <w:ilvl w:val="0"/>
          <w:numId w:val="21"/>
        </w:numPr>
        <w:rPr>
          <w:szCs w:val="26"/>
        </w:rPr>
      </w:pPr>
      <w:r w:rsidRPr="00EC3079">
        <w:rPr>
          <w:szCs w:val="26"/>
        </w:rPr>
        <w:t>Customer selects “Add to cart”. Backend records the item into the cart (API: POST /api/add-shopcart)</w:t>
      </w:r>
    </w:p>
    <w:p w14:paraId="35C6730E" w14:textId="77777777" w:rsidR="00DA79AD" w:rsidRDefault="00E32239" w:rsidP="006A4FBD">
      <w:pPr>
        <w:pStyle w:val="ListParagraph"/>
        <w:numPr>
          <w:ilvl w:val="0"/>
          <w:numId w:val="21"/>
        </w:numPr>
        <w:rPr>
          <w:szCs w:val="26"/>
        </w:rPr>
      </w:pPr>
      <w:r w:rsidRPr="00BE2790">
        <w:rPr>
          <w:szCs w:val="26"/>
        </w:rPr>
        <w:t>Khách hàng truy cập màn hình giỏ hàng để xem danh sách item hiện có (API: GET /api/get-all-shopcart-by-userId)</w:t>
      </w:r>
    </w:p>
    <w:p w14:paraId="40EB49A5" w14:textId="77777777" w:rsidR="009110AA" w:rsidRDefault="009110AA" w:rsidP="006A4FBD">
      <w:pPr>
        <w:pStyle w:val="ListParagraph"/>
        <w:numPr>
          <w:ilvl w:val="0"/>
          <w:numId w:val="21"/>
        </w:numPr>
        <w:rPr>
          <w:szCs w:val="26"/>
        </w:rPr>
      </w:pPr>
      <w:r w:rsidRPr="009110AA">
        <w:rPr>
          <w:szCs w:val="26"/>
        </w:rPr>
        <w:t>Customer accesses the shopping cart screen to view the current item list (API: GET /api/get-all-shopcart-by-userId)</w:t>
      </w:r>
    </w:p>
    <w:p w14:paraId="71B611A8" w14:textId="77777777" w:rsidR="009110AA" w:rsidRDefault="009110AA" w:rsidP="006A4FBD">
      <w:pPr>
        <w:pStyle w:val="ListParagraph"/>
        <w:numPr>
          <w:ilvl w:val="0"/>
          <w:numId w:val="21"/>
        </w:numPr>
        <w:rPr>
          <w:szCs w:val="26"/>
        </w:rPr>
      </w:pPr>
      <w:r w:rsidRPr="009110AA">
        <w:rPr>
          <w:szCs w:val="26"/>
        </w:rPr>
        <w:t>On the shopping cart screen, the customer decides whether to modify the cart:</w:t>
      </w:r>
    </w:p>
    <w:p w14:paraId="5FCC0AB1" w14:textId="77777777" w:rsidR="009110AA" w:rsidRDefault="009110AA" w:rsidP="006A4FBD">
      <w:pPr>
        <w:pStyle w:val="ListParagraph"/>
        <w:numPr>
          <w:ilvl w:val="0"/>
          <w:numId w:val="21"/>
        </w:numPr>
        <w:rPr>
          <w:szCs w:val="26"/>
        </w:rPr>
      </w:pPr>
      <w:r w:rsidRPr="009110AA">
        <w:rPr>
          <w:szCs w:val="26"/>
        </w:rPr>
        <w:t>If yes: adjust quantity or delete products from the cart (API: DELETE /api/delete-item-shopcart)</w:t>
      </w:r>
    </w:p>
    <w:p w14:paraId="581A7292" w14:textId="77777777" w:rsidR="009110AA" w:rsidRDefault="009110AA" w:rsidP="006A4FBD">
      <w:pPr>
        <w:pStyle w:val="ListParagraph"/>
        <w:numPr>
          <w:ilvl w:val="0"/>
          <w:numId w:val="21"/>
        </w:numPr>
        <w:rPr>
          <w:szCs w:val="26"/>
        </w:rPr>
      </w:pPr>
      <w:r w:rsidRPr="009110AA">
        <w:rPr>
          <w:szCs w:val="26"/>
        </w:rPr>
        <w:t>If no: proceed to the order placement step</w:t>
      </w:r>
    </w:p>
    <w:p w14:paraId="53FB1175" w14:textId="77777777" w:rsidR="00530DDD" w:rsidRDefault="009110AA" w:rsidP="006A4FBD">
      <w:pPr>
        <w:pStyle w:val="ListParagraph"/>
        <w:numPr>
          <w:ilvl w:val="0"/>
          <w:numId w:val="21"/>
        </w:numPr>
        <w:rPr>
          <w:szCs w:val="26"/>
        </w:rPr>
      </w:pPr>
      <w:r w:rsidRPr="009110AA">
        <w:rPr>
          <w:szCs w:val="26"/>
        </w:rPr>
        <w:t>Customer clicks “Proceed to order” to move to the order placement and payment process</w:t>
      </w:r>
    </w:p>
    <w:p w14:paraId="0ED5885D" w14:textId="2E7A98E5" w:rsidR="00A655CF" w:rsidRPr="00A655CF" w:rsidRDefault="00A655CF" w:rsidP="00A655CF">
      <w:pPr>
        <w:rPr>
          <w:szCs w:val="26"/>
        </w:rPr>
      </w:pPr>
      <w:r w:rsidRPr="00A655CF">
        <w:rPr>
          <w:szCs w:val="26"/>
        </w:rPr>
        <w:t>Exception branches and control points:</w:t>
      </w:r>
    </w:p>
    <w:p w14:paraId="0BA252E2" w14:textId="77777777" w:rsidR="00530DDD" w:rsidRDefault="00530DDD" w:rsidP="006A4FBD">
      <w:pPr>
        <w:pStyle w:val="ListParagraph"/>
        <w:numPr>
          <w:ilvl w:val="0"/>
          <w:numId w:val="21"/>
        </w:numPr>
        <w:rPr>
          <w:szCs w:val="26"/>
        </w:rPr>
      </w:pPr>
      <w:r w:rsidRPr="00530DDD">
        <w:rPr>
          <w:szCs w:val="26"/>
        </w:rPr>
        <w:t>Missing/invalid token: shopping cart APIs require authentication (verifyTokenUser)</w:t>
      </w:r>
    </w:p>
    <w:p w14:paraId="7C254625" w14:textId="00307BA4" w:rsidR="00530DDD" w:rsidRDefault="00530DDD" w:rsidP="006A4FBD">
      <w:pPr>
        <w:pStyle w:val="ListParagraph"/>
        <w:numPr>
          <w:ilvl w:val="0"/>
          <w:numId w:val="21"/>
        </w:numPr>
        <w:rPr>
          <w:szCs w:val="26"/>
        </w:rPr>
      </w:pPr>
      <w:r w:rsidRPr="00530DDD">
        <w:rPr>
          <w:szCs w:val="26"/>
        </w:rPr>
        <w:t>Invalid data (quantity, productId): the system needs to validate at the API/service layer</w:t>
      </w:r>
    </w:p>
    <w:p w14:paraId="60BDD397" w14:textId="128F464A" w:rsidR="00E73709" w:rsidRPr="00530DDD" w:rsidRDefault="00A655CF" w:rsidP="006A4FBD">
      <w:pPr>
        <w:pStyle w:val="ListParagraph"/>
        <w:numPr>
          <w:ilvl w:val="0"/>
          <w:numId w:val="21"/>
        </w:numPr>
        <w:rPr>
          <w:szCs w:val="26"/>
        </w:rPr>
      </w:pPr>
      <w:r w:rsidRPr="00BE2790">
        <w:rPr>
          <w:noProof/>
        </w:rPr>
        <w:drawing>
          <wp:anchor distT="0" distB="0" distL="114300" distR="114300" simplePos="0" relativeHeight="251658245" behindDoc="0" locked="0" layoutInCell="1" allowOverlap="1" wp14:anchorId="0CFE88B2" wp14:editId="078F0C2E">
            <wp:simplePos x="0" y="0"/>
            <wp:positionH relativeFrom="margin">
              <wp:posOffset>1936297</wp:posOffset>
            </wp:positionH>
            <wp:positionV relativeFrom="margin">
              <wp:posOffset>2980690</wp:posOffset>
            </wp:positionV>
            <wp:extent cx="2290445" cy="4625340"/>
            <wp:effectExtent l="0" t="0" r="0" b="3810"/>
            <wp:wrapTopAndBottom/>
            <wp:docPr id="205080260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02607" name="Picture 1" descr="A diagram of a flowchar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90445" cy="4625340"/>
                    </a:xfrm>
                    <a:prstGeom prst="rect">
                      <a:avLst/>
                    </a:prstGeom>
                  </pic:spPr>
                </pic:pic>
              </a:graphicData>
            </a:graphic>
            <wp14:sizeRelH relativeFrom="margin">
              <wp14:pctWidth>0</wp14:pctWidth>
            </wp14:sizeRelH>
            <wp14:sizeRelV relativeFrom="margin">
              <wp14:pctHeight>0</wp14:pctHeight>
            </wp14:sizeRelV>
          </wp:anchor>
        </w:drawing>
      </w:r>
      <w:r w:rsidRPr="00A655CF">
        <w:rPr>
          <w:szCs w:val="26"/>
        </w:rPr>
        <w:t>UI ↔ API synchronization: after add/delete/adjust actions, the UI must reload or update state</w:t>
      </w:r>
    </w:p>
    <w:p w14:paraId="0A7AC183" w14:textId="20EA8F30" w:rsidR="00E32239" w:rsidRPr="00BE2790" w:rsidRDefault="00FD7109" w:rsidP="00E32239">
      <w:pPr>
        <w:jc w:val="center"/>
        <w:rPr>
          <w:szCs w:val="26"/>
        </w:rPr>
      </w:pPr>
      <w:r w:rsidRPr="00FD7109">
        <w:rPr>
          <w:i/>
          <w:szCs w:val="26"/>
        </w:rPr>
        <w:t xml:space="preserve">Figure 2.1: Shopping </w:t>
      </w:r>
      <w:r>
        <w:rPr>
          <w:i/>
          <w:szCs w:val="26"/>
        </w:rPr>
        <w:t>c</w:t>
      </w:r>
      <w:r w:rsidRPr="00FD7109">
        <w:rPr>
          <w:i/>
          <w:szCs w:val="26"/>
        </w:rPr>
        <w:t xml:space="preserve">art </w:t>
      </w:r>
      <w:r>
        <w:rPr>
          <w:i/>
          <w:szCs w:val="26"/>
        </w:rPr>
        <w:t>p</w:t>
      </w:r>
      <w:r w:rsidRPr="00FD7109">
        <w:rPr>
          <w:i/>
          <w:szCs w:val="26"/>
        </w:rPr>
        <w:t xml:space="preserve">rocessing </w:t>
      </w:r>
      <w:r>
        <w:rPr>
          <w:i/>
          <w:szCs w:val="26"/>
        </w:rPr>
        <w:t>ư</w:t>
      </w:r>
      <w:r w:rsidRPr="00FD7109">
        <w:rPr>
          <w:i/>
          <w:szCs w:val="26"/>
        </w:rPr>
        <w:t xml:space="preserve">orkflow </w:t>
      </w:r>
      <w:r>
        <w:rPr>
          <w:i/>
          <w:szCs w:val="26"/>
        </w:rPr>
        <w:t>d</w:t>
      </w:r>
      <w:r w:rsidRPr="00FD7109">
        <w:rPr>
          <w:i/>
          <w:szCs w:val="26"/>
        </w:rPr>
        <w:t>iagram</w:t>
      </w:r>
      <w:r w:rsidR="00E32239" w:rsidRPr="00BE2790">
        <w:rPr>
          <w:i/>
          <w:szCs w:val="26"/>
        </w:rPr>
        <w:t xml:space="preserve"> </w:t>
      </w:r>
    </w:p>
    <w:p w14:paraId="225E7A62" w14:textId="354776B1" w:rsidR="00E32239" w:rsidRPr="00FD1276" w:rsidRDefault="00E32239" w:rsidP="00536552">
      <w:pPr>
        <w:pStyle w:val="Heading4"/>
        <w:rPr>
          <w:i/>
          <w:szCs w:val="26"/>
        </w:rPr>
      </w:pPr>
      <w:r w:rsidRPr="00FD1276">
        <w:rPr>
          <w:szCs w:val="26"/>
        </w:rPr>
        <w:t xml:space="preserve">2.1.2.2. </w:t>
      </w:r>
      <w:r w:rsidR="00C54B16" w:rsidRPr="00FD1276">
        <w:rPr>
          <w:szCs w:val="26"/>
        </w:rPr>
        <w:t>Order placement and payment process</w:t>
      </w:r>
    </w:p>
    <w:p w14:paraId="1D89D97F" w14:textId="0E5BD7BF" w:rsidR="00E32239" w:rsidRPr="00BE2790" w:rsidRDefault="00944360" w:rsidP="00E32239">
      <w:pPr>
        <w:rPr>
          <w:szCs w:val="26"/>
        </w:rPr>
      </w:pPr>
      <w:r w:rsidRPr="00944360">
        <w:rPr>
          <w:szCs w:val="26"/>
        </w:rPr>
        <w:t>The order placement and payment process describes how the system transitions from the “shopping cart” state to the “order” state, while handling two common payment branches: COD and online payment (Paypal/VNPay). This process contains many decision points and integration points with third-party systems, therefore it is considered a high-risk business flow</w:t>
      </w:r>
      <w:r w:rsidR="00E32239" w:rsidRPr="00BE2790">
        <w:rPr>
          <w:szCs w:val="26"/>
        </w:rPr>
        <w:t>.</w:t>
      </w:r>
    </w:p>
    <w:p w14:paraId="4C699316" w14:textId="73939EA1" w:rsidR="00E32239" w:rsidRPr="00967CA2" w:rsidRDefault="00BB6469" w:rsidP="006A4FBD">
      <w:pPr>
        <w:pStyle w:val="ListParagraph"/>
        <w:numPr>
          <w:ilvl w:val="0"/>
          <w:numId w:val="22"/>
        </w:numPr>
        <w:rPr>
          <w:szCs w:val="26"/>
        </w:rPr>
      </w:pPr>
      <w:r w:rsidRPr="00967CA2">
        <w:rPr>
          <w:szCs w:val="26"/>
        </w:rPr>
        <w:t>Primary actor: Customer</w:t>
      </w:r>
    </w:p>
    <w:p w14:paraId="093C8471" w14:textId="7DF6B87C" w:rsidR="00E32239" w:rsidRPr="00967CA2" w:rsidRDefault="007B3B18" w:rsidP="006A4FBD">
      <w:pPr>
        <w:pStyle w:val="ListParagraph"/>
        <w:numPr>
          <w:ilvl w:val="0"/>
          <w:numId w:val="22"/>
        </w:numPr>
        <w:rPr>
          <w:szCs w:val="26"/>
        </w:rPr>
      </w:pPr>
      <w:r w:rsidRPr="00967CA2">
        <w:rPr>
          <w:szCs w:val="26"/>
        </w:rPr>
        <w:t>Secondary actors: Payment gateway, backend system</w:t>
      </w:r>
    </w:p>
    <w:p w14:paraId="71B1A788" w14:textId="1A991A7A" w:rsidR="00E32239" w:rsidRPr="00967CA2" w:rsidRDefault="00967CA2" w:rsidP="006A4FBD">
      <w:pPr>
        <w:pStyle w:val="ListParagraph"/>
        <w:numPr>
          <w:ilvl w:val="0"/>
          <w:numId w:val="22"/>
        </w:numPr>
        <w:rPr>
          <w:szCs w:val="26"/>
        </w:rPr>
      </w:pPr>
      <w:r w:rsidRPr="00967CA2">
        <w:rPr>
          <w:szCs w:val="26"/>
        </w:rPr>
        <w:t>Preconditions: Customer has logged in; has a valid shipping address; shopping cart contains products</w:t>
      </w:r>
    </w:p>
    <w:p w14:paraId="47750D5C" w14:textId="5A76B640" w:rsidR="00E32239" w:rsidRPr="00BE2790" w:rsidRDefault="00536552" w:rsidP="00E32239">
      <w:pPr>
        <w:rPr>
          <w:szCs w:val="26"/>
        </w:rPr>
      </w:pPr>
      <w:r w:rsidRPr="00BE2790">
        <w:rPr>
          <w:szCs w:val="26"/>
        </w:rPr>
        <w:t>*</w:t>
      </w:r>
      <w:r w:rsidR="006943F2" w:rsidRPr="006943F2">
        <w:rPr>
          <w:szCs w:val="26"/>
        </w:rPr>
        <w:t>Main processing flow</w:t>
      </w:r>
      <w:r w:rsidR="00E32239" w:rsidRPr="00BE2790">
        <w:rPr>
          <w:szCs w:val="26"/>
        </w:rPr>
        <w:t>:</w:t>
      </w:r>
    </w:p>
    <w:p w14:paraId="708E4D1F" w14:textId="05634406" w:rsidR="00E32239" w:rsidRPr="00BE2790" w:rsidRDefault="008A4166" w:rsidP="006A4FBD">
      <w:pPr>
        <w:pStyle w:val="ListParagraph"/>
        <w:numPr>
          <w:ilvl w:val="0"/>
          <w:numId w:val="23"/>
        </w:numPr>
        <w:rPr>
          <w:szCs w:val="26"/>
        </w:rPr>
      </w:pPr>
      <w:r w:rsidRPr="008A4166">
        <w:rPr>
          <w:szCs w:val="26"/>
        </w:rPr>
        <w:t>Customer enters/selects shipping information (API: GET /api/get-all-address-user, POST /api/create-new-address-user)</w:t>
      </w:r>
    </w:p>
    <w:p w14:paraId="1E31A223" w14:textId="3ACC4628" w:rsidR="00E32239" w:rsidRPr="00BE2790" w:rsidRDefault="004D78B0" w:rsidP="006A4FBD">
      <w:pPr>
        <w:pStyle w:val="ListParagraph"/>
        <w:numPr>
          <w:ilvl w:val="0"/>
          <w:numId w:val="23"/>
        </w:numPr>
        <w:rPr>
          <w:szCs w:val="26"/>
        </w:rPr>
      </w:pPr>
      <w:r w:rsidRPr="004D78B0">
        <w:rPr>
          <w:szCs w:val="26"/>
        </w:rPr>
        <w:t>Customer selects a payment method</w:t>
      </w:r>
      <w:r w:rsidR="008A4166">
        <w:rPr>
          <w:szCs w:val="26"/>
        </w:rPr>
        <w:t xml:space="preserve">. </w:t>
      </w:r>
    </w:p>
    <w:p w14:paraId="7125E690" w14:textId="387F7A93" w:rsidR="00E32239" w:rsidRPr="00BE2790" w:rsidRDefault="004D78B0" w:rsidP="006A4FBD">
      <w:pPr>
        <w:pStyle w:val="ListParagraph"/>
        <w:numPr>
          <w:ilvl w:val="0"/>
          <w:numId w:val="23"/>
        </w:numPr>
        <w:rPr>
          <w:szCs w:val="26"/>
        </w:rPr>
      </w:pPr>
      <w:r w:rsidRPr="004D78B0">
        <w:rPr>
          <w:szCs w:val="26"/>
        </w:rPr>
        <w:t>The system branches according to the selected payment method</w:t>
      </w:r>
      <w:r>
        <w:rPr>
          <w:szCs w:val="26"/>
        </w:rPr>
        <w:t>:</w:t>
      </w:r>
    </w:p>
    <w:p w14:paraId="560B17F3" w14:textId="328DC1D8" w:rsidR="00E32239" w:rsidRPr="00BE2790" w:rsidRDefault="004B42B9" w:rsidP="00536552">
      <w:pPr>
        <w:jc w:val="left"/>
        <w:rPr>
          <w:szCs w:val="26"/>
        </w:rPr>
      </w:pPr>
      <w:r w:rsidRPr="004B42B9">
        <w:rPr>
          <w:b/>
          <w:szCs w:val="26"/>
        </w:rPr>
        <w:t>A. COD branch</w:t>
      </w:r>
      <w:r w:rsidR="00E32239" w:rsidRPr="00BE2790">
        <w:rPr>
          <w:szCs w:val="26"/>
        </w:rPr>
        <w:t>:</w:t>
      </w:r>
      <w:r w:rsidR="00E32239" w:rsidRPr="00BE2790">
        <w:rPr>
          <w:szCs w:val="26"/>
        </w:rPr>
        <w:br/>
      </w:r>
      <w:r w:rsidRPr="004B42B9">
        <w:rPr>
          <w:szCs w:val="26"/>
        </w:rPr>
        <w:t>4. Customer confirms order placement</w:t>
      </w:r>
      <w:r w:rsidR="00E32239" w:rsidRPr="00BE2790">
        <w:rPr>
          <w:szCs w:val="26"/>
        </w:rPr>
        <w:br/>
      </w:r>
      <w:r w:rsidR="00187FD8" w:rsidRPr="00187FD8">
        <w:rPr>
          <w:szCs w:val="26"/>
        </w:rPr>
        <w:t>5. Backend creates the order (API: POST /api/create-new-order</w:t>
      </w:r>
      <w:r w:rsidR="00E32239" w:rsidRPr="00BE2790">
        <w:rPr>
          <w:szCs w:val="26"/>
        </w:rPr>
        <w:t>)</w:t>
      </w:r>
      <w:r w:rsidR="00E32239" w:rsidRPr="00BE2790">
        <w:rPr>
          <w:szCs w:val="26"/>
        </w:rPr>
        <w:br/>
      </w:r>
      <w:r w:rsidR="00187FD8" w:rsidRPr="00187FD8">
        <w:rPr>
          <w:szCs w:val="26"/>
        </w:rPr>
        <w:t>6. System checks conditions (address data, shipping fee, shopping cart</w:t>
      </w:r>
      <w:r w:rsidR="00E32239" w:rsidRPr="00BE2790">
        <w:rPr>
          <w:szCs w:val="26"/>
        </w:rPr>
        <w:t>)</w:t>
      </w:r>
      <w:r w:rsidR="00E32239" w:rsidRPr="00BE2790">
        <w:rPr>
          <w:szCs w:val="26"/>
        </w:rPr>
        <w:br/>
      </w:r>
      <w:r w:rsidR="003B090A" w:rsidRPr="003B090A">
        <w:rPr>
          <w:szCs w:val="26"/>
        </w:rPr>
        <w:t>7. If successful, customer receives confirmation (API: GET /api/get-all-order-by-user</w:t>
      </w:r>
      <w:r w:rsidR="00E32239" w:rsidRPr="00BE2790">
        <w:rPr>
          <w:szCs w:val="26"/>
        </w:rPr>
        <w:t>)</w:t>
      </w:r>
    </w:p>
    <w:p w14:paraId="02A2A604" w14:textId="59BBA28A" w:rsidR="00E32239" w:rsidRPr="00BE2790" w:rsidRDefault="003B090A" w:rsidP="00536552">
      <w:pPr>
        <w:jc w:val="left"/>
        <w:rPr>
          <w:szCs w:val="26"/>
        </w:rPr>
      </w:pPr>
      <w:r w:rsidRPr="003B090A">
        <w:rPr>
          <w:b/>
          <w:szCs w:val="26"/>
        </w:rPr>
        <w:t>B. Online payment branch (Paypal/VNPay)</w:t>
      </w:r>
      <w:r w:rsidR="00E32239" w:rsidRPr="00BE2790">
        <w:rPr>
          <w:b/>
          <w:szCs w:val="26"/>
        </w:rPr>
        <w:t>)</w:t>
      </w:r>
      <w:r w:rsidR="00E32239" w:rsidRPr="00BE2790">
        <w:rPr>
          <w:szCs w:val="26"/>
        </w:rPr>
        <w:t>:</w:t>
      </w:r>
      <w:r w:rsidR="00E32239" w:rsidRPr="00BE2790">
        <w:rPr>
          <w:szCs w:val="26"/>
        </w:rPr>
        <w:br/>
      </w:r>
      <w:r w:rsidR="00FA0E0F" w:rsidRPr="00FA0E0F">
        <w:rPr>
          <w:szCs w:val="26"/>
        </w:rPr>
        <w:t>4. Customer requests online payment initialization (API: POST /api/payment-order or POST /api/payment-order-vnpay</w:t>
      </w:r>
      <w:r w:rsidR="00E32239" w:rsidRPr="00BE2790">
        <w:rPr>
          <w:szCs w:val="26"/>
        </w:rPr>
        <w:t>)</w:t>
      </w:r>
      <w:r w:rsidR="00E32239" w:rsidRPr="00BE2790">
        <w:rPr>
          <w:szCs w:val="26"/>
        </w:rPr>
        <w:br/>
        <w:t xml:space="preserve">5. </w:t>
      </w:r>
      <w:r w:rsidR="00A70B40" w:rsidRPr="00A70B40">
        <w:rPr>
          <w:szCs w:val="26"/>
        </w:rPr>
        <w:t>Payment gateway generates a payment code (QR/redirect URL)</w:t>
      </w:r>
      <w:r w:rsidR="00E32239" w:rsidRPr="00BE2790">
        <w:rPr>
          <w:szCs w:val="26"/>
        </w:rPr>
        <w:br/>
        <w:t xml:space="preserve">6. </w:t>
      </w:r>
      <w:r w:rsidR="00A70B40" w:rsidRPr="00A70B40">
        <w:rPr>
          <w:szCs w:val="26"/>
        </w:rPr>
        <w:t>Customer performs payment</w:t>
      </w:r>
      <w:r w:rsidR="00E32239" w:rsidRPr="00BE2790">
        <w:rPr>
          <w:szCs w:val="26"/>
        </w:rPr>
        <w:br/>
        <w:t xml:space="preserve">7. </w:t>
      </w:r>
      <w:r w:rsidR="00D55B60" w:rsidRPr="00D55B60">
        <w:rPr>
          <w:szCs w:val="26"/>
        </w:rPr>
        <w:t>Payment gateway returns the result (API: POST /api/payment-order-success or POST /api/vnpay_return)</w:t>
      </w:r>
      <w:r w:rsidR="00E32239" w:rsidRPr="00BE2790">
        <w:rPr>
          <w:szCs w:val="26"/>
        </w:rPr>
        <w:br/>
        <w:t xml:space="preserve">8. </w:t>
      </w:r>
      <w:r w:rsidR="00D55B60" w:rsidRPr="00D55B60">
        <w:rPr>
          <w:szCs w:val="26"/>
        </w:rPr>
        <w:t>System branches based on the result:</w:t>
      </w:r>
      <w:r w:rsidR="00E32239" w:rsidRPr="00BE2790">
        <w:rPr>
          <w:szCs w:val="26"/>
        </w:rPr>
        <w:br/>
        <w:t xml:space="preserve">- </w:t>
      </w:r>
      <w:r w:rsidR="001B4E74" w:rsidRPr="001B4E74">
        <w:rPr>
          <w:szCs w:val="26"/>
        </w:rPr>
        <w:t>Failure: notify and allow returning to payment method selection</w:t>
      </w:r>
      <w:r w:rsidR="00E32239" w:rsidRPr="00BE2790">
        <w:rPr>
          <w:szCs w:val="26"/>
        </w:rPr>
        <w:br/>
        <w:t xml:space="preserve">- </w:t>
      </w:r>
      <w:r w:rsidR="001B4E74" w:rsidRPr="001B4E74">
        <w:rPr>
          <w:szCs w:val="26"/>
        </w:rPr>
        <w:t>Success: complete the order and update status (API: PUT /api/confirm-order)</w:t>
      </w:r>
    </w:p>
    <w:p w14:paraId="34C787AC" w14:textId="609BDD65" w:rsidR="00E32239" w:rsidRPr="00BE2790" w:rsidRDefault="00155D63" w:rsidP="00E32239">
      <w:pPr>
        <w:rPr>
          <w:szCs w:val="26"/>
        </w:rPr>
      </w:pPr>
      <w:r w:rsidRPr="00155D63">
        <w:rPr>
          <w:b/>
          <w:szCs w:val="26"/>
        </w:rPr>
        <w:t>Exception branches and control points</w:t>
      </w:r>
      <w:r w:rsidR="00E32239" w:rsidRPr="00BE2790">
        <w:rPr>
          <w:szCs w:val="26"/>
        </w:rPr>
        <w:t>:</w:t>
      </w:r>
    </w:p>
    <w:p w14:paraId="757F6657" w14:textId="541BC974" w:rsidR="00536552" w:rsidRPr="00BE2790" w:rsidRDefault="00155D63" w:rsidP="00E32239">
      <w:pPr>
        <w:rPr>
          <w:szCs w:val="26"/>
        </w:rPr>
      </w:pPr>
      <w:r w:rsidRPr="00155D63">
        <w:rPr>
          <w:szCs w:val="26"/>
        </w:rPr>
        <w:t>Missing input data: validate at the service layer during order creation</w:t>
      </w:r>
      <w:r w:rsidRPr="00155D63">
        <w:rPr>
          <w:szCs w:val="26"/>
        </w:rPr>
        <w:br/>
        <w:t>Payment successful but order not completed: post-processing handling mechanism</w:t>
      </w:r>
      <w:r w:rsidRPr="00155D63">
        <w:rPr>
          <w:szCs w:val="26"/>
        </w:rPr>
        <w:br/>
        <w:t>GHN shipping webhook: endpoint POST /api/webhook/ghn receives delivery status updates</w:t>
      </w:r>
    </w:p>
    <w:p w14:paraId="3B09E969" w14:textId="704A8809" w:rsidR="00536552" w:rsidRPr="00BE2790" w:rsidRDefault="00445363" w:rsidP="00E32239">
      <w:pPr>
        <w:rPr>
          <w:i/>
          <w:szCs w:val="26"/>
        </w:rPr>
      </w:pPr>
      <w:r w:rsidRPr="00BE2790">
        <w:rPr>
          <w:i/>
          <w:noProof/>
          <w:szCs w:val="26"/>
        </w:rPr>
        <w:drawing>
          <wp:inline distT="0" distB="0" distL="0" distR="0" wp14:anchorId="7651B4BB" wp14:editId="6C4EA6D8">
            <wp:extent cx="5940425" cy="5397500"/>
            <wp:effectExtent l="0" t="0" r="3175" b="0"/>
            <wp:docPr id="152454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45738" name=""/>
                    <pic:cNvPicPr/>
                  </pic:nvPicPr>
                  <pic:blipFill>
                    <a:blip r:embed="rId16"/>
                    <a:stretch>
                      <a:fillRect/>
                    </a:stretch>
                  </pic:blipFill>
                  <pic:spPr>
                    <a:xfrm>
                      <a:off x="0" y="0"/>
                      <a:ext cx="5940425" cy="5397500"/>
                    </a:xfrm>
                    <a:prstGeom prst="rect">
                      <a:avLst/>
                    </a:prstGeom>
                  </pic:spPr>
                </pic:pic>
              </a:graphicData>
            </a:graphic>
          </wp:inline>
        </w:drawing>
      </w:r>
    </w:p>
    <w:p w14:paraId="4258539B" w14:textId="6383BCDE" w:rsidR="00E32239" w:rsidRPr="00BE2790" w:rsidRDefault="003429AE" w:rsidP="00536552">
      <w:pPr>
        <w:jc w:val="center"/>
        <w:rPr>
          <w:szCs w:val="26"/>
        </w:rPr>
      </w:pPr>
      <w:r w:rsidRPr="003429AE">
        <w:rPr>
          <w:i/>
          <w:szCs w:val="26"/>
        </w:rPr>
        <w:t>Figure 2.2: Order placement and payment process diagram</w:t>
      </w:r>
    </w:p>
    <w:p w14:paraId="518C2EA2" w14:textId="01F657A1" w:rsidR="00E32239" w:rsidRPr="00155D63" w:rsidRDefault="00E32239" w:rsidP="00445363">
      <w:pPr>
        <w:pStyle w:val="Heading4"/>
        <w:rPr>
          <w:i/>
          <w:szCs w:val="26"/>
        </w:rPr>
      </w:pPr>
      <w:r w:rsidRPr="00155D63">
        <w:rPr>
          <w:szCs w:val="26"/>
        </w:rPr>
        <w:t xml:space="preserve">2.1.2.3. </w:t>
      </w:r>
      <w:r w:rsidR="00FF51DA" w:rsidRPr="00FF51DA">
        <w:rPr>
          <w:szCs w:val="26"/>
        </w:rPr>
        <w:t>System administration process</w:t>
      </w:r>
    </w:p>
    <w:p w14:paraId="09E5E814" w14:textId="3AB6AADF" w:rsidR="00E32239" w:rsidRPr="00BE2790" w:rsidRDefault="002A6E32" w:rsidP="00E32239">
      <w:pPr>
        <w:rPr>
          <w:szCs w:val="26"/>
        </w:rPr>
      </w:pPr>
      <w:r w:rsidRPr="002A6E32">
        <w:rPr>
          <w:szCs w:val="26"/>
        </w:rPr>
        <w:t>The administration process describes the operations performed by administrators on management subsystems: user management, products, banners, shipping types, vouchers, orders, and statistics. The key point is authorization: only admin accounts are allowed to access administration APIs (middleware verifyTokenAdmin</w:t>
      </w:r>
      <w:r w:rsidR="00E32239" w:rsidRPr="00BE2790">
        <w:rPr>
          <w:szCs w:val="26"/>
        </w:rPr>
        <w:t>).</w:t>
      </w:r>
    </w:p>
    <w:p w14:paraId="5404F7F8" w14:textId="0D35437F" w:rsidR="00E32239" w:rsidRPr="005E3188" w:rsidRDefault="00CB1AFF" w:rsidP="006A4FBD">
      <w:pPr>
        <w:pStyle w:val="ListParagraph"/>
        <w:numPr>
          <w:ilvl w:val="0"/>
          <w:numId w:val="24"/>
        </w:numPr>
        <w:rPr>
          <w:szCs w:val="26"/>
        </w:rPr>
      </w:pPr>
      <w:r w:rsidRPr="005E3188">
        <w:rPr>
          <w:szCs w:val="26"/>
        </w:rPr>
        <w:t>Primary actor: Administrator</w:t>
      </w:r>
    </w:p>
    <w:p w14:paraId="5DA9C17B" w14:textId="4BD25317" w:rsidR="00E32239" w:rsidRPr="005E3188" w:rsidRDefault="005E3188" w:rsidP="006A4FBD">
      <w:pPr>
        <w:pStyle w:val="ListParagraph"/>
        <w:numPr>
          <w:ilvl w:val="0"/>
          <w:numId w:val="24"/>
        </w:numPr>
        <w:rPr>
          <w:szCs w:val="26"/>
        </w:rPr>
      </w:pPr>
      <w:r w:rsidRPr="005E3188">
        <w:rPr>
          <w:szCs w:val="26"/>
        </w:rPr>
        <w:t>Precondition: Logged in with an account having the admin role</w:t>
      </w:r>
    </w:p>
    <w:p w14:paraId="54706419" w14:textId="056456A5" w:rsidR="00E32239" w:rsidRPr="00BE2790" w:rsidRDefault="00934181" w:rsidP="00E32239">
      <w:pPr>
        <w:rPr>
          <w:szCs w:val="26"/>
        </w:rPr>
      </w:pPr>
      <w:r w:rsidRPr="00BE2790">
        <w:rPr>
          <w:szCs w:val="26"/>
        </w:rPr>
        <w:t>*</w:t>
      </w:r>
      <w:r w:rsidR="00A60C96" w:rsidRPr="00A60C96">
        <w:rPr>
          <w:szCs w:val="26"/>
        </w:rPr>
        <w:t>Main processing flow</w:t>
      </w:r>
      <w:r w:rsidR="00E32239" w:rsidRPr="00BE2790">
        <w:rPr>
          <w:szCs w:val="26"/>
        </w:rPr>
        <w:t>:</w:t>
      </w:r>
    </w:p>
    <w:p w14:paraId="76BCF9CE" w14:textId="42BA16CD" w:rsidR="00E32239" w:rsidRDefault="0037125B" w:rsidP="006A4FBD">
      <w:pPr>
        <w:pStyle w:val="ListParagraph"/>
        <w:numPr>
          <w:ilvl w:val="0"/>
          <w:numId w:val="25"/>
        </w:numPr>
        <w:rPr>
          <w:szCs w:val="26"/>
        </w:rPr>
      </w:pPr>
      <w:r w:rsidRPr="0037125B">
        <w:rPr>
          <w:szCs w:val="26"/>
        </w:rPr>
        <w:t>Administrator logs into the system</w:t>
      </w:r>
    </w:p>
    <w:p w14:paraId="771AA9C5" w14:textId="5BB277EB" w:rsidR="0037125B" w:rsidRDefault="0037125B" w:rsidP="006A4FBD">
      <w:pPr>
        <w:pStyle w:val="ListParagraph"/>
        <w:numPr>
          <w:ilvl w:val="0"/>
          <w:numId w:val="25"/>
        </w:numPr>
        <w:rPr>
          <w:szCs w:val="26"/>
        </w:rPr>
      </w:pPr>
      <w:r w:rsidRPr="0037125B">
        <w:rPr>
          <w:szCs w:val="26"/>
        </w:rPr>
        <w:t>Administrator accesses the administration page and selects a management module</w:t>
      </w:r>
    </w:p>
    <w:p w14:paraId="5E2196ED" w14:textId="4EF85CB9" w:rsidR="0037125B" w:rsidRDefault="003304C8" w:rsidP="006A4FBD">
      <w:pPr>
        <w:pStyle w:val="ListParagraph"/>
        <w:numPr>
          <w:ilvl w:val="0"/>
          <w:numId w:val="25"/>
        </w:numPr>
        <w:rPr>
          <w:szCs w:val="26"/>
        </w:rPr>
      </w:pPr>
      <w:r w:rsidRPr="003304C8">
        <w:rPr>
          <w:szCs w:val="26"/>
        </w:rPr>
        <w:t>Depending on the module, performs CRUD/search operations:</w:t>
      </w:r>
    </w:p>
    <w:p w14:paraId="467DE228" w14:textId="411F119C" w:rsidR="003304C8" w:rsidRDefault="006E3909" w:rsidP="006A4FBD">
      <w:pPr>
        <w:pStyle w:val="ListParagraph"/>
        <w:numPr>
          <w:ilvl w:val="0"/>
          <w:numId w:val="25"/>
        </w:numPr>
        <w:rPr>
          <w:szCs w:val="26"/>
        </w:rPr>
      </w:pPr>
      <w:r w:rsidRPr="006E3909">
        <w:rPr>
          <w:szCs w:val="26"/>
        </w:rPr>
        <w:t>User management (API: GET /api/get-all-user, DELETE /api/delete-user)</w:t>
      </w:r>
    </w:p>
    <w:p w14:paraId="27D93640" w14:textId="516AD617" w:rsidR="006E3909" w:rsidRDefault="006E3909" w:rsidP="006A4FBD">
      <w:pPr>
        <w:pStyle w:val="ListParagraph"/>
        <w:numPr>
          <w:ilvl w:val="0"/>
          <w:numId w:val="25"/>
        </w:numPr>
        <w:rPr>
          <w:szCs w:val="26"/>
        </w:rPr>
      </w:pPr>
      <w:r w:rsidRPr="006E3909">
        <w:rPr>
          <w:szCs w:val="26"/>
        </w:rPr>
        <w:t>Product management (API: POST /api/create-new-product, PUT /api/update-product)</w:t>
      </w:r>
    </w:p>
    <w:p w14:paraId="3B6D8DE3" w14:textId="7CDC4420" w:rsidR="006E3909" w:rsidRDefault="00BD5989" w:rsidP="006A4FBD">
      <w:pPr>
        <w:pStyle w:val="ListParagraph"/>
        <w:numPr>
          <w:ilvl w:val="0"/>
          <w:numId w:val="25"/>
        </w:numPr>
        <w:rPr>
          <w:szCs w:val="26"/>
        </w:rPr>
      </w:pPr>
      <w:r w:rsidRPr="00BD5989">
        <w:rPr>
          <w:szCs w:val="26"/>
        </w:rPr>
        <w:t>Banner, shipping type, voucher, blog, supplier management</w:t>
      </w:r>
    </w:p>
    <w:p w14:paraId="6B270EB3" w14:textId="4D4AE675" w:rsidR="00BD5989" w:rsidRDefault="00BD5989" w:rsidP="006A4FBD">
      <w:pPr>
        <w:pStyle w:val="ListParagraph"/>
        <w:numPr>
          <w:ilvl w:val="0"/>
          <w:numId w:val="25"/>
        </w:numPr>
        <w:rPr>
          <w:szCs w:val="26"/>
        </w:rPr>
      </w:pPr>
      <w:r w:rsidRPr="00BD5989">
        <w:rPr>
          <w:szCs w:val="26"/>
        </w:rPr>
        <w:t>Order management (API: PUT /api/update-status-order, PUT /api/update-shipping-info)</w:t>
      </w:r>
    </w:p>
    <w:p w14:paraId="1807EAC5" w14:textId="1428E279" w:rsidR="00514670" w:rsidRDefault="00514670" w:rsidP="006A4FBD">
      <w:pPr>
        <w:pStyle w:val="ListParagraph"/>
        <w:numPr>
          <w:ilvl w:val="0"/>
          <w:numId w:val="25"/>
        </w:numPr>
        <w:rPr>
          <w:szCs w:val="26"/>
        </w:rPr>
      </w:pPr>
      <w:r w:rsidRPr="00514670">
        <w:rPr>
          <w:szCs w:val="26"/>
        </w:rPr>
        <w:t>When processing online payment orders, if a “order cancellation/return” occurs, the system triggers the refund flow (API: PUT /api/update-refund-status)</w:t>
      </w:r>
    </w:p>
    <w:p w14:paraId="7DD21378" w14:textId="20315756" w:rsidR="007D1BAF" w:rsidRPr="007D1BAF" w:rsidRDefault="007D1BAF" w:rsidP="007D1BAF">
      <w:pPr>
        <w:rPr>
          <w:szCs w:val="26"/>
        </w:rPr>
      </w:pPr>
      <w:r w:rsidRPr="007D1BAF">
        <w:rPr>
          <w:szCs w:val="26"/>
        </w:rPr>
        <w:t>Exception branches and control points:</w:t>
      </w:r>
    </w:p>
    <w:p w14:paraId="2D93FC73" w14:textId="31EDCC91" w:rsidR="00340E6D" w:rsidRDefault="00340E6D" w:rsidP="006A4FBD">
      <w:pPr>
        <w:pStyle w:val="ListParagraph"/>
        <w:numPr>
          <w:ilvl w:val="0"/>
          <w:numId w:val="25"/>
        </w:numPr>
        <w:rPr>
          <w:szCs w:val="26"/>
        </w:rPr>
      </w:pPr>
      <w:r w:rsidRPr="00340E6D">
        <w:rPr>
          <w:szCs w:val="26"/>
        </w:rPr>
        <w:t>Insufficient permissions: middleware blocks requests if a normal user calls admin APIs</w:t>
      </w:r>
    </w:p>
    <w:p w14:paraId="1F0BD60E" w14:textId="79051B93" w:rsidR="00340E6D" w:rsidRPr="00340E6D" w:rsidRDefault="003429AE" w:rsidP="006A4FBD">
      <w:pPr>
        <w:pStyle w:val="ListParagraph"/>
        <w:numPr>
          <w:ilvl w:val="0"/>
          <w:numId w:val="25"/>
        </w:numPr>
        <w:rPr>
          <w:szCs w:val="26"/>
        </w:rPr>
      </w:pPr>
      <w:r w:rsidRPr="00BE2790">
        <w:rPr>
          <w:i/>
          <w:noProof/>
          <w:szCs w:val="26"/>
        </w:rPr>
        <w:drawing>
          <wp:anchor distT="0" distB="0" distL="114300" distR="114300" simplePos="0" relativeHeight="251658244" behindDoc="0" locked="0" layoutInCell="1" allowOverlap="1" wp14:anchorId="7C47A356" wp14:editId="38B4EB28">
            <wp:simplePos x="0" y="0"/>
            <wp:positionH relativeFrom="margin">
              <wp:posOffset>1229409</wp:posOffset>
            </wp:positionH>
            <wp:positionV relativeFrom="margin">
              <wp:posOffset>3777664</wp:posOffset>
            </wp:positionV>
            <wp:extent cx="3200400" cy="4037965"/>
            <wp:effectExtent l="0" t="0" r="0" b="635"/>
            <wp:wrapTopAndBottom/>
            <wp:docPr id="203105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5471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0400" cy="4037965"/>
                    </a:xfrm>
                    <a:prstGeom prst="rect">
                      <a:avLst/>
                    </a:prstGeom>
                  </pic:spPr>
                </pic:pic>
              </a:graphicData>
            </a:graphic>
            <wp14:sizeRelH relativeFrom="margin">
              <wp14:pctWidth>0</wp14:pctWidth>
            </wp14:sizeRelH>
            <wp14:sizeRelV relativeFrom="margin">
              <wp14:pctHeight>0</wp14:pctHeight>
            </wp14:sizeRelV>
          </wp:anchor>
        </w:drawing>
      </w:r>
      <w:r w:rsidR="007D1BAF" w:rsidRPr="007D1BAF">
        <w:rPr>
          <w:szCs w:val="26"/>
        </w:rPr>
        <w:t>State consistency: order status changes must comply with lifecycle rules</w:t>
      </w:r>
    </w:p>
    <w:p w14:paraId="09F11009" w14:textId="46F1CD1E" w:rsidR="00934181" w:rsidRPr="00BE2790" w:rsidRDefault="00934181" w:rsidP="00934181">
      <w:pPr>
        <w:jc w:val="center"/>
        <w:rPr>
          <w:i/>
          <w:szCs w:val="26"/>
        </w:rPr>
      </w:pPr>
    </w:p>
    <w:p w14:paraId="28242B5E" w14:textId="74638C1C" w:rsidR="006F11CD" w:rsidRPr="00D0137B" w:rsidRDefault="00D0137B" w:rsidP="00934181">
      <w:pPr>
        <w:jc w:val="center"/>
        <w:rPr>
          <w:i/>
          <w:szCs w:val="26"/>
        </w:rPr>
      </w:pPr>
      <w:r w:rsidRPr="00D0137B">
        <w:rPr>
          <w:i/>
          <w:szCs w:val="26"/>
        </w:rPr>
        <w:t>Figure 2.3: System administration process diagram</w:t>
      </w:r>
    </w:p>
    <w:p w14:paraId="3EAA478E" w14:textId="01BBFED9" w:rsidR="006F11CD" w:rsidRPr="00BE2790" w:rsidRDefault="002E7DE8" w:rsidP="00B26F9D">
      <w:pPr>
        <w:pStyle w:val="Heading3"/>
        <w:rPr>
          <w:szCs w:val="26"/>
        </w:rPr>
      </w:pPr>
      <w:bookmarkStart w:id="18" w:name="_Toc217241607"/>
      <w:r w:rsidRPr="00BE2790">
        <w:rPr>
          <w:szCs w:val="26"/>
        </w:rPr>
        <w:t>2.1.3</w:t>
      </w:r>
      <w:r w:rsidR="00B26F9D" w:rsidRPr="00BE2790">
        <w:rPr>
          <w:szCs w:val="26"/>
        </w:rPr>
        <w:t xml:space="preserve"> </w:t>
      </w:r>
      <w:r w:rsidR="000C6BCA" w:rsidRPr="000C6BCA">
        <w:rPr>
          <w:szCs w:val="26"/>
        </w:rPr>
        <w:t>Actors participating in the system</w:t>
      </w:r>
      <w:bookmarkEnd w:id="18"/>
    </w:p>
    <w:p w14:paraId="42ECDC68" w14:textId="77777777" w:rsidR="0031744B" w:rsidRPr="0031744B" w:rsidRDefault="0031744B" w:rsidP="0031744B">
      <w:pPr>
        <w:rPr>
          <w:rFonts w:cs="Times New Roman"/>
          <w:szCs w:val="26"/>
        </w:rPr>
      </w:pPr>
      <w:r w:rsidRPr="0031744B">
        <w:rPr>
          <w:rFonts w:cs="Times New Roman"/>
          <w:szCs w:val="26"/>
        </w:rPr>
        <w:t>Administrator has the highest authority in the system and is responsible for managing and operating the entire clothing sales website. Administrator has the right to manage users, assign access permissions, manage products, inventory, orders, configure the system, and monitor revenue reports.</w:t>
      </w:r>
    </w:p>
    <w:p w14:paraId="13D05242" w14:textId="77777777" w:rsidR="0031744B" w:rsidRPr="0031744B" w:rsidRDefault="0031744B" w:rsidP="0031744B">
      <w:pPr>
        <w:rPr>
          <w:rFonts w:cs="Times New Roman"/>
          <w:szCs w:val="26"/>
        </w:rPr>
      </w:pPr>
      <w:r w:rsidRPr="0031744B">
        <w:rPr>
          <w:rFonts w:cs="Times New Roman"/>
          <w:szCs w:val="26"/>
        </w:rPr>
        <w:t>Sales staff are internal actors of the system, responsible for handling order-related operations and supporting customers. Sales staff are provided with accounts with limited permissions and are only allowed to access and operate functions that support the sales process; they do not have system administration rights or user authorization permissions.</w:t>
      </w:r>
    </w:p>
    <w:p w14:paraId="39F0649A" w14:textId="77777777" w:rsidR="0031744B" w:rsidRPr="0031744B" w:rsidRDefault="0031744B" w:rsidP="0031744B">
      <w:pPr>
        <w:rPr>
          <w:rFonts w:cs="Times New Roman"/>
          <w:szCs w:val="26"/>
        </w:rPr>
      </w:pPr>
      <w:r w:rsidRPr="0031744B">
        <w:rPr>
          <w:rFonts w:cs="Times New Roman"/>
          <w:szCs w:val="26"/>
        </w:rPr>
        <w:t>Customer is an external actor who uses the website to perform shopping activities such as viewing product categories, searching and viewing product details, adding products to the shopping cart, placing orders, selecting payment methods, tracking order status, and reviewing products after receiving goods. Customer can log in to manage personal information and purchase history.</w:t>
      </w:r>
    </w:p>
    <w:p w14:paraId="56502B61" w14:textId="77777777" w:rsidR="0031744B" w:rsidRPr="0031744B" w:rsidRDefault="0031744B" w:rsidP="0031744B">
      <w:pPr>
        <w:rPr>
          <w:rFonts w:cs="Times New Roman"/>
          <w:szCs w:val="26"/>
        </w:rPr>
      </w:pPr>
      <w:r w:rsidRPr="0031744B">
        <w:rPr>
          <w:rFonts w:cs="Times New Roman"/>
          <w:szCs w:val="26"/>
        </w:rPr>
        <w:t>Online payment gateways PayPal, VNPAY are third-party systems integrated into the website to support customers in making payments.</w:t>
      </w:r>
    </w:p>
    <w:p w14:paraId="2A74A292" w14:textId="38C8CC49" w:rsidR="00D9751D" w:rsidRPr="0031744B" w:rsidRDefault="0031744B" w:rsidP="00D9751D">
      <w:pPr>
        <w:rPr>
          <w:rFonts w:cs="Times New Roman"/>
          <w:szCs w:val="26"/>
        </w:rPr>
      </w:pPr>
      <w:r w:rsidRPr="0031744B">
        <w:rPr>
          <w:rFonts w:cs="Times New Roman"/>
          <w:szCs w:val="26"/>
        </w:rPr>
        <w:t>GHN is a third-party logistics provider integrated into the system to support delivery for online shopping orders</w:t>
      </w:r>
      <w:r w:rsidR="00D9751D" w:rsidRPr="0031744B">
        <w:rPr>
          <w:rFonts w:cs="Times New Roman"/>
          <w:szCs w:val="26"/>
        </w:rPr>
        <w:t>.</w:t>
      </w:r>
    </w:p>
    <w:p w14:paraId="3D86670B" w14:textId="77777777" w:rsidR="00D9751D" w:rsidRPr="00BE2790" w:rsidRDefault="005B5612" w:rsidP="00295BC2">
      <w:pPr>
        <w:jc w:val="center"/>
        <w:rPr>
          <w:szCs w:val="26"/>
        </w:rPr>
      </w:pPr>
      <w:r w:rsidRPr="00BE2790">
        <w:rPr>
          <w:noProof/>
          <w:szCs w:val="26"/>
        </w:rPr>
        <w:drawing>
          <wp:inline distT="0" distB="0" distL="0" distR="0" wp14:anchorId="678E3AA4" wp14:editId="0C2BC106">
            <wp:extent cx="4876800" cy="3566160"/>
            <wp:effectExtent l="0" t="0" r="0" b="0"/>
            <wp:docPr id="1982151321" name="Picture 1"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51321" name="Picture 1" descr="A black background with white dot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76800" cy="3566160"/>
                    </a:xfrm>
                    <a:prstGeom prst="rect">
                      <a:avLst/>
                    </a:prstGeom>
                    <a:noFill/>
                    <a:ln>
                      <a:noFill/>
                    </a:ln>
                  </pic:spPr>
                </pic:pic>
              </a:graphicData>
            </a:graphic>
          </wp:inline>
        </w:drawing>
      </w:r>
    </w:p>
    <w:p w14:paraId="793C8B3F" w14:textId="7CF19018" w:rsidR="00ED2192" w:rsidRPr="00334735" w:rsidRDefault="00D0137B" w:rsidP="00CE47A0">
      <w:pPr>
        <w:jc w:val="center"/>
        <w:rPr>
          <w:rFonts w:cs="Times New Roman"/>
          <w:i/>
          <w:iCs/>
          <w:szCs w:val="26"/>
        </w:rPr>
      </w:pPr>
      <w:r w:rsidRPr="00D0137B">
        <w:rPr>
          <w:rFonts w:cs="Times New Roman"/>
          <w:i/>
          <w:iCs/>
          <w:szCs w:val="26"/>
        </w:rPr>
        <w:t>Figure 2.4: System participant actors diagram</w:t>
      </w:r>
    </w:p>
    <w:p w14:paraId="65559ABB" w14:textId="1D3AFBDC" w:rsidR="00B45342" w:rsidRPr="00BE2790" w:rsidRDefault="00B5081D" w:rsidP="00B45342">
      <w:pPr>
        <w:pStyle w:val="Heading3"/>
        <w:rPr>
          <w:rFonts w:eastAsia="Arial"/>
          <w:szCs w:val="26"/>
        </w:rPr>
      </w:pPr>
      <w:bookmarkStart w:id="19" w:name="_Toc217241608"/>
      <w:r w:rsidRPr="00BE2790">
        <w:rPr>
          <w:szCs w:val="26"/>
        </w:rPr>
        <w:t xml:space="preserve">2.1.4 </w:t>
      </w:r>
      <w:r w:rsidR="00B45342" w:rsidRPr="00BE2790">
        <w:rPr>
          <w:rFonts w:eastAsia="Arial"/>
          <w:szCs w:val="26"/>
        </w:rPr>
        <w:t>Context diagram</w:t>
      </w:r>
      <w:bookmarkEnd w:id="19"/>
    </w:p>
    <w:p w14:paraId="18370F08" w14:textId="77777777" w:rsidR="00336373" w:rsidRPr="00336373" w:rsidRDefault="00336373" w:rsidP="00336373">
      <w:pPr>
        <w:rPr>
          <w:rFonts w:cs="Times New Roman"/>
          <w:szCs w:val="26"/>
        </w:rPr>
      </w:pPr>
      <w:r w:rsidRPr="00336373">
        <w:rPr>
          <w:rFonts w:cs="Times New Roman"/>
          <w:szCs w:val="26"/>
        </w:rPr>
        <w:t>Customer: Sends requests to view products, order information, and payment to the system. The system responds with the product list, order confirmation, and purchase history.</w:t>
      </w:r>
    </w:p>
    <w:p w14:paraId="13486AFE" w14:textId="77777777" w:rsidR="00336373" w:rsidRPr="00336373" w:rsidRDefault="00336373" w:rsidP="00336373">
      <w:pPr>
        <w:rPr>
          <w:rFonts w:cs="Times New Roman"/>
          <w:szCs w:val="26"/>
        </w:rPr>
      </w:pPr>
      <w:r w:rsidRPr="00336373">
        <w:rPr>
          <w:rFonts w:cs="Times New Roman"/>
          <w:szCs w:val="26"/>
        </w:rPr>
        <w:t>Staff: Provides inventory input data, supplier information, and updates order status. The system provides the list of orders to be processed and corresponding management data.</w:t>
      </w:r>
    </w:p>
    <w:p w14:paraId="5366B1A7" w14:textId="22C1CFB1" w:rsidR="007438B6" w:rsidRPr="007566C2" w:rsidRDefault="00336373" w:rsidP="00B36982">
      <w:pPr>
        <w:rPr>
          <w:rFonts w:cs="Times New Roman"/>
          <w:szCs w:val="26"/>
        </w:rPr>
      </w:pPr>
      <w:r w:rsidRPr="00336373">
        <w:rPr>
          <w:rFonts w:cs="Times New Roman"/>
          <w:szCs w:val="26"/>
        </w:rPr>
        <w:t>Administrator: Configures the system, manages users, and promotional campaigns. The system outputs revenue reports and statistics to support decision-making</w:t>
      </w:r>
      <w:r w:rsidR="007438B6" w:rsidRPr="007566C2">
        <w:rPr>
          <w:rFonts w:cs="Times New Roman"/>
          <w:szCs w:val="26"/>
        </w:rPr>
        <w:t>.</w:t>
      </w:r>
    </w:p>
    <w:p w14:paraId="73C99660" w14:textId="015D4948" w:rsidR="007438B6" w:rsidRPr="007566C2" w:rsidRDefault="00C57513" w:rsidP="00B36982">
      <w:pPr>
        <w:rPr>
          <w:rFonts w:cs="Times New Roman"/>
          <w:szCs w:val="26"/>
        </w:rPr>
      </w:pPr>
      <w:r w:rsidRPr="007566C2">
        <w:rPr>
          <w:rFonts w:cs="Times New Roman"/>
          <w:szCs w:val="26"/>
        </w:rPr>
        <w:t>Integrated systems</w:t>
      </w:r>
      <w:r w:rsidR="007438B6" w:rsidRPr="007566C2">
        <w:rPr>
          <w:rFonts w:cs="Times New Roman"/>
          <w:szCs w:val="26"/>
        </w:rPr>
        <w:t>:</w:t>
      </w:r>
    </w:p>
    <w:p w14:paraId="179AE4D4" w14:textId="64482137" w:rsidR="007438B6" w:rsidRPr="007566C2" w:rsidRDefault="00A56EE1" w:rsidP="004350A0">
      <w:pPr>
        <w:pStyle w:val="ListParagraph"/>
        <w:numPr>
          <w:ilvl w:val="0"/>
          <w:numId w:val="4"/>
        </w:numPr>
        <w:rPr>
          <w:rFonts w:cs="Times New Roman"/>
          <w:szCs w:val="26"/>
        </w:rPr>
      </w:pPr>
      <w:r w:rsidRPr="007566C2">
        <w:rPr>
          <w:rFonts w:cs="Times New Roman"/>
          <w:szCs w:val="26"/>
        </w:rPr>
        <w:t>Payment: The system sends payment requests and receives transaction results from the payment gateway</w:t>
      </w:r>
      <w:r w:rsidR="007438B6" w:rsidRPr="007566C2">
        <w:rPr>
          <w:rFonts w:cs="Times New Roman"/>
          <w:szCs w:val="26"/>
        </w:rPr>
        <w:t>.</w:t>
      </w:r>
    </w:p>
    <w:p w14:paraId="32BA5E7A" w14:textId="75749F2A" w:rsidR="007438B6" w:rsidRPr="007566C2" w:rsidRDefault="007566C2" w:rsidP="004350A0">
      <w:pPr>
        <w:pStyle w:val="ListParagraph"/>
        <w:numPr>
          <w:ilvl w:val="0"/>
          <w:numId w:val="4"/>
        </w:numPr>
        <w:rPr>
          <w:rFonts w:cs="Times New Roman"/>
          <w:szCs w:val="26"/>
        </w:rPr>
      </w:pPr>
      <w:r w:rsidRPr="007566C2">
        <w:rPr>
          <w:rFonts w:cs="Times New Roman"/>
          <w:szCs w:val="26"/>
        </w:rPr>
        <w:t>Shipping: The system sends delivery requests and receives tracking codes and shipping status from the express delivery provider (GHN</w:t>
      </w:r>
      <w:r w:rsidR="00B36982" w:rsidRPr="007566C2">
        <w:rPr>
          <w:rFonts w:cs="Times New Roman"/>
          <w:szCs w:val="26"/>
        </w:rPr>
        <w:t>)</w:t>
      </w:r>
      <w:r w:rsidR="007438B6" w:rsidRPr="007566C2">
        <w:rPr>
          <w:rFonts w:cs="Times New Roman"/>
          <w:szCs w:val="26"/>
        </w:rPr>
        <w:t>.</w:t>
      </w:r>
    </w:p>
    <w:p w14:paraId="419A32EF" w14:textId="77777777" w:rsidR="00B87DEF" w:rsidRPr="00BE2790" w:rsidRDefault="00B87DEF" w:rsidP="00B87DEF">
      <w:pPr>
        <w:rPr>
          <w:szCs w:val="26"/>
        </w:rPr>
      </w:pPr>
    </w:p>
    <w:p w14:paraId="136F363C" w14:textId="77777777" w:rsidR="00B36982" w:rsidRPr="00BE2790" w:rsidRDefault="00600A03" w:rsidP="00295BC2">
      <w:pPr>
        <w:jc w:val="center"/>
        <w:rPr>
          <w:szCs w:val="26"/>
        </w:rPr>
      </w:pPr>
      <w:r w:rsidRPr="00BE2790">
        <w:rPr>
          <w:noProof/>
          <w:szCs w:val="26"/>
        </w:rPr>
        <w:drawing>
          <wp:inline distT="0" distB="0" distL="0" distR="0" wp14:anchorId="42198483" wp14:editId="09468349">
            <wp:extent cx="5943600" cy="2649855"/>
            <wp:effectExtent l="0" t="0" r="0" b="0"/>
            <wp:docPr id="47653076" name="Picture 3"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3076" name="Picture 3" descr="A diagram of a websit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49855"/>
                    </a:xfrm>
                    <a:prstGeom prst="rect">
                      <a:avLst/>
                    </a:prstGeom>
                    <a:noFill/>
                    <a:ln>
                      <a:noFill/>
                    </a:ln>
                  </pic:spPr>
                </pic:pic>
              </a:graphicData>
            </a:graphic>
          </wp:inline>
        </w:drawing>
      </w:r>
    </w:p>
    <w:p w14:paraId="4286D96C" w14:textId="3E2ECEBA" w:rsidR="00875CE8" w:rsidRPr="00334735" w:rsidRDefault="00522D4B" w:rsidP="00875CE8">
      <w:pPr>
        <w:jc w:val="center"/>
        <w:rPr>
          <w:rFonts w:cs="Times New Roman"/>
          <w:i/>
          <w:iCs/>
          <w:szCs w:val="26"/>
        </w:rPr>
      </w:pPr>
      <w:r w:rsidRPr="00522D4B">
        <w:rPr>
          <w:rFonts w:cs="Times New Roman"/>
          <w:i/>
          <w:iCs/>
          <w:szCs w:val="26"/>
        </w:rPr>
        <w:t>Figure 2.5: System context diagram</w:t>
      </w:r>
    </w:p>
    <w:p w14:paraId="14866D1B" w14:textId="77777777" w:rsidR="00B0388E" w:rsidRDefault="00B0388E" w:rsidP="00875CE8">
      <w:pPr>
        <w:jc w:val="center"/>
        <w:rPr>
          <w:rFonts w:cs="Times New Roman"/>
          <w:szCs w:val="26"/>
        </w:rPr>
      </w:pPr>
    </w:p>
    <w:p w14:paraId="1DF5BE64" w14:textId="77777777" w:rsidR="00B0388E" w:rsidRDefault="00B0388E" w:rsidP="00875CE8">
      <w:pPr>
        <w:jc w:val="center"/>
        <w:rPr>
          <w:rFonts w:cs="Times New Roman"/>
          <w:szCs w:val="26"/>
        </w:rPr>
      </w:pPr>
    </w:p>
    <w:p w14:paraId="44CE589F" w14:textId="77777777" w:rsidR="00B0388E" w:rsidRDefault="00B0388E" w:rsidP="00875CE8">
      <w:pPr>
        <w:jc w:val="center"/>
        <w:rPr>
          <w:rFonts w:cs="Times New Roman"/>
          <w:szCs w:val="26"/>
        </w:rPr>
      </w:pPr>
    </w:p>
    <w:p w14:paraId="6D8A5D57" w14:textId="77777777" w:rsidR="00B0388E" w:rsidRDefault="00B0388E" w:rsidP="00875CE8">
      <w:pPr>
        <w:jc w:val="center"/>
        <w:rPr>
          <w:rFonts w:cs="Times New Roman"/>
          <w:szCs w:val="26"/>
        </w:rPr>
      </w:pPr>
    </w:p>
    <w:p w14:paraId="7605F82F" w14:textId="4AB54731" w:rsidR="00112D25" w:rsidRDefault="00DC43C5" w:rsidP="00112D25">
      <w:pPr>
        <w:pStyle w:val="Heading3"/>
        <w:rPr>
          <w:szCs w:val="26"/>
        </w:rPr>
      </w:pPr>
      <w:bookmarkStart w:id="20" w:name="_Toc217241609"/>
      <w:r>
        <w:rPr>
          <w:szCs w:val="26"/>
        </w:rPr>
        <w:t xml:space="preserve">2.1.5 </w:t>
      </w:r>
      <w:r w:rsidR="00E24EDF" w:rsidRPr="00E24EDF">
        <w:rPr>
          <w:szCs w:val="26"/>
        </w:rPr>
        <w:t>System use case</w:t>
      </w:r>
      <w:bookmarkEnd w:id="20"/>
    </w:p>
    <w:p w14:paraId="4189346C" w14:textId="77777777" w:rsidR="00CC4D98" w:rsidRDefault="00CC4D98" w:rsidP="00CC4D98">
      <w:pPr>
        <w:spacing w:line="360" w:lineRule="auto"/>
        <w:rPr>
          <w:rFonts w:eastAsia="Arial" w:cs="Times New Roman"/>
          <w:b/>
          <w:bCs/>
          <w:szCs w:val="26"/>
        </w:rPr>
      </w:pPr>
      <w:r w:rsidRPr="00CC4D98">
        <w:rPr>
          <w:rFonts w:eastAsia="Arial" w:cs="Times New Roman"/>
          <w:b/>
          <w:bCs/>
          <w:szCs w:val="26"/>
        </w:rPr>
        <w:t>Use case summary</w:t>
      </w:r>
    </w:p>
    <w:p w14:paraId="75E3DAFB" w14:textId="77777777" w:rsidR="00CB7BC2" w:rsidRPr="00CB7BC2" w:rsidRDefault="00CB7BC2" w:rsidP="00CB7BC2">
      <w:pPr>
        <w:spacing w:line="360" w:lineRule="auto"/>
        <w:rPr>
          <w:rFonts w:eastAsia="Arial" w:cs="Times New Roman"/>
          <w:szCs w:val="26"/>
        </w:rPr>
      </w:pPr>
      <w:r w:rsidRPr="00CB7BC2">
        <w:rPr>
          <w:rFonts w:eastAsia="Arial" w:cs="Times New Roman"/>
          <w:szCs w:val="26"/>
        </w:rPr>
        <w:t>The diagram describes the main functions of the clothing shop management system, with the main actors being customer, sales staff, and administrator.</w:t>
      </w:r>
    </w:p>
    <w:p w14:paraId="4154BAEE" w14:textId="77777777" w:rsidR="00CB7BC2" w:rsidRPr="00CB7BC2" w:rsidRDefault="00CB7BC2" w:rsidP="00CB7BC2">
      <w:pPr>
        <w:spacing w:line="360" w:lineRule="auto"/>
        <w:rPr>
          <w:rFonts w:eastAsia="Arial" w:cs="Times New Roman"/>
          <w:szCs w:val="26"/>
        </w:rPr>
      </w:pPr>
      <w:r w:rsidRPr="00CB7BC2">
        <w:rPr>
          <w:rFonts w:eastAsia="Arial" w:cs="Times New Roman"/>
          <w:szCs w:val="26"/>
        </w:rPr>
        <w:t>Customer mainly performs shopping cart management such as adding, editing, and deleting products in the cart.</w:t>
      </w:r>
    </w:p>
    <w:p w14:paraId="6A941E17" w14:textId="77777777" w:rsidR="00CB7BC2" w:rsidRPr="00CB7BC2" w:rsidRDefault="00CB7BC2" w:rsidP="00CB7BC2">
      <w:pPr>
        <w:spacing w:line="360" w:lineRule="auto"/>
        <w:rPr>
          <w:rFonts w:eastAsia="Arial" w:cs="Times New Roman"/>
          <w:szCs w:val="26"/>
        </w:rPr>
      </w:pPr>
      <w:r w:rsidRPr="00CB7BC2">
        <w:rPr>
          <w:rFonts w:eastAsia="Arial" w:cs="Times New Roman"/>
          <w:szCs w:val="26"/>
        </w:rPr>
        <w:t>Sales staff and administrator have access to most management functions: payment management, access control, product management, order management, post management, and reviews.</w:t>
      </w:r>
    </w:p>
    <w:p w14:paraId="6E09BDA2" w14:textId="5CA2BD42" w:rsidR="009B2FBB" w:rsidRPr="00B77923" w:rsidRDefault="00CB7BC2" w:rsidP="009B2FBB">
      <w:pPr>
        <w:spacing w:line="360" w:lineRule="auto"/>
        <w:rPr>
          <w:rFonts w:eastAsia="Arial" w:cs="Times New Roman"/>
          <w:szCs w:val="26"/>
        </w:rPr>
      </w:pPr>
      <w:r w:rsidRPr="00CB7BC2">
        <w:rPr>
          <w:rFonts w:eastAsia="Arial" w:cs="Times New Roman"/>
          <w:szCs w:val="26"/>
        </w:rPr>
        <w:t>Administrator has the highest authority and can access all use cases</w:t>
      </w:r>
      <w:r>
        <w:rPr>
          <w:rFonts w:eastAsia="Arial" w:cs="Times New Roman"/>
          <w:szCs w:val="26"/>
        </w:rPr>
        <w:t>.</w:t>
      </w:r>
    </w:p>
    <w:p w14:paraId="0FB5D655" w14:textId="2848D245" w:rsidR="002E019E" w:rsidRDefault="002E019E" w:rsidP="00CC4D98">
      <w:pPr>
        <w:spacing w:line="360" w:lineRule="auto"/>
        <w:rPr>
          <w:rFonts w:eastAsia="Arial" w:cs="Times New Roman"/>
          <w:b/>
          <w:bCs/>
          <w:szCs w:val="26"/>
        </w:rPr>
      </w:pPr>
      <w:r w:rsidRPr="00BE2790">
        <w:rPr>
          <w:noProof/>
          <w:szCs w:val="26"/>
        </w:rPr>
        <w:drawing>
          <wp:inline distT="0" distB="0" distL="0" distR="0" wp14:anchorId="78BD0688" wp14:editId="1E1BB513">
            <wp:extent cx="5940425" cy="4268470"/>
            <wp:effectExtent l="0" t="0" r="3175" b="0"/>
            <wp:docPr id="253430073"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30073" name="Picture 8" descr="A diagram of a diagram&#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4268470"/>
                    </a:xfrm>
                    <a:prstGeom prst="rect">
                      <a:avLst/>
                    </a:prstGeom>
                    <a:noFill/>
                    <a:ln>
                      <a:noFill/>
                    </a:ln>
                  </pic:spPr>
                </pic:pic>
              </a:graphicData>
            </a:graphic>
          </wp:inline>
        </w:drawing>
      </w:r>
    </w:p>
    <w:p w14:paraId="3B30A05C" w14:textId="69B0EDB2" w:rsidR="00972584" w:rsidRPr="00972584" w:rsidRDefault="00522D4B" w:rsidP="00972584">
      <w:pPr>
        <w:spacing w:line="360" w:lineRule="auto"/>
        <w:jc w:val="center"/>
        <w:rPr>
          <w:rFonts w:eastAsia="Arial" w:cs="Times New Roman"/>
          <w:i/>
          <w:iCs/>
          <w:szCs w:val="26"/>
        </w:rPr>
      </w:pPr>
      <w:r w:rsidRPr="00522D4B">
        <w:rPr>
          <w:rFonts w:eastAsia="Arial" w:cs="Times New Roman"/>
          <w:i/>
          <w:iCs/>
          <w:szCs w:val="26"/>
        </w:rPr>
        <w:t>Figure</w:t>
      </w:r>
      <w:r w:rsidR="00334735" w:rsidRPr="00972584">
        <w:rPr>
          <w:rFonts w:eastAsia="Arial" w:cs="Times New Roman"/>
          <w:i/>
          <w:iCs/>
          <w:szCs w:val="26"/>
        </w:rPr>
        <w:t xml:space="preserve"> 2.6</w:t>
      </w:r>
      <w:r w:rsidR="00EE178A">
        <w:rPr>
          <w:rFonts w:eastAsia="Arial" w:cs="Times New Roman"/>
          <w:i/>
          <w:iCs/>
          <w:szCs w:val="26"/>
        </w:rPr>
        <w:t>:</w:t>
      </w:r>
      <w:r w:rsidR="00972584" w:rsidRPr="00972584">
        <w:rPr>
          <w:rFonts w:eastAsia="Arial" w:cs="Times New Roman"/>
          <w:i/>
          <w:iCs/>
          <w:szCs w:val="26"/>
        </w:rPr>
        <w:t xml:space="preserve"> </w:t>
      </w:r>
      <w:r w:rsidRPr="00522D4B">
        <w:rPr>
          <w:rFonts w:eastAsia="Arial" w:cs="Times New Roman"/>
          <w:i/>
          <w:iCs/>
          <w:szCs w:val="26"/>
        </w:rPr>
        <w:t>Use</w:t>
      </w:r>
      <w:r w:rsidR="00972584" w:rsidRPr="00972584">
        <w:rPr>
          <w:rFonts w:eastAsia="Arial" w:cs="Times New Roman"/>
          <w:i/>
          <w:iCs/>
          <w:szCs w:val="26"/>
        </w:rPr>
        <w:t xml:space="preserve"> case summary</w:t>
      </w:r>
      <w:r w:rsidRPr="00522D4B">
        <w:rPr>
          <w:rFonts w:eastAsia="Arial" w:cs="Times New Roman"/>
          <w:i/>
          <w:iCs/>
          <w:szCs w:val="26"/>
        </w:rPr>
        <w:t xml:space="preserve"> diagram</w:t>
      </w:r>
    </w:p>
    <w:p w14:paraId="06C2E9D4" w14:textId="77777777" w:rsidR="0049674D" w:rsidRDefault="0049674D" w:rsidP="00B0388E">
      <w:pPr>
        <w:rPr>
          <w:rFonts w:cs="Times New Roman"/>
          <w:szCs w:val="26"/>
        </w:rPr>
      </w:pPr>
    </w:p>
    <w:p w14:paraId="7CA1F13A" w14:textId="77777777" w:rsidR="00C775E6" w:rsidRDefault="00C775E6" w:rsidP="00B0388E">
      <w:pPr>
        <w:rPr>
          <w:rFonts w:cs="Times New Roman"/>
          <w:szCs w:val="26"/>
        </w:rPr>
      </w:pPr>
    </w:p>
    <w:p w14:paraId="615DABAD" w14:textId="77777777" w:rsidR="00C775E6" w:rsidRDefault="00C775E6" w:rsidP="00B0388E">
      <w:pPr>
        <w:rPr>
          <w:rFonts w:cs="Times New Roman"/>
          <w:szCs w:val="26"/>
        </w:rPr>
      </w:pPr>
    </w:p>
    <w:p w14:paraId="6D61E972" w14:textId="77777777" w:rsidR="00C775E6" w:rsidRDefault="00C775E6" w:rsidP="00B0388E">
      <w:pPr>
        <w:rPr>
          <w:rFonts w:cs="Times New Roman"/>
          <w:szCs w:val="26"/>
        </w:rPr>
      </w:pPr>
    </w:p>
    <w:p w14:paraId="6B40B1BC" w14:textId="77777777" w:rsidR="00C775E6" w:rsidRDefault="00C775E6" w:rsidP="00B0388E">
      <w:pPr>
        <w:rPr>
          <w:rFonts w:cs="Times New Roman"/>
          <w:szCs w:val="26"/>
        </w:rPr>
      </w:pPr>
    </w:p>
    <w:p w14:paraId="18B6C7A2" w14:textId="77777777" w:rsidR="00C775E6" w:rsidRDefault="00C775E6" w:rsidP="00B0388E">
      <w:pPr>
        <w:rPr>
          <w:rFonts w:cs="Times New Roman"/>
          <w:szCs w:val="26"/>
        </w:rPr>
      </w:pPr>
    </w:p>
    <w:p w14:paraId="46DD9001" w14:textId="77777777" w:rsidR="00C775E6" w:rsidRDefault="00C775E6" w:rsidP="00B0388E">
      <w:pPr>
        <w:rPr>
          <w:rFonts w:cs="Times New Roman"/>
          <w:szCs w:val="26"/>
        </w:rPr>
      </w:pPr>
    </w:p>
    <w:p w14:paraId="062774A4" w14:textId="77777777" w:rsidR="00C775E6" w:rsidRDefault="00C775E6" w:rsidP="00B0388E">
      <w:pPr>
        <w:rPr>
          <w:rFonts w:cs="Times New Roman"/>
          <w:szCs w:val="26"/>
        </w:rPr>
      </w:pPr>
    </w:p>
    <w:p w14:paraId="026B6222" w14:textId="77777777" w:rsidR="00C775E6" w:rsidRPr="0049674D" w:rsidRDefault="00C775E6" w:rsidP="00B0388E">
      <w:pPr>
        <w:rPr>
          <w:rFonts w:cs="Times New Roman"/>
          <w:szCs w:val="26"/>
        </w:rPr>
      </w:pPr>
    </w:p>
    <w:p w14:paraId="4508355C" w14:textId="7F9A6370" w:rsidR="007C01A2" w:rsidRDefault="007F7D65" w:rsidP="00B0388E">
      <w:pPr>
        <w:rPr>
          <w:rFonts w:cs="Times New Roman"/>
          <w:b/>
          <w:bCs/>
          <w:szCs w:val="26"/>
        </w:rPr>
      </w:pPr>
      <w:r w:rsidRPr="007F7D65">
        <w:rPr>
          <w:rFonts w:cs="Times New Roman"/>
          <w:b/>
          <w:bCs/>
          <w:szCs w:val="26"/>
        </w:rPr>
        <w:t>UC1 Access control and authentication</w:t>
      </w:r>
    </w:p>
    <w:p w14:paraId="2E49B895" w14:textId="77777777" w:rsidR="00493B90" w:rsidRPr="00493B90" w:rsidRDefault="00493B90" w:rsidP="00493B90">
      <w:pPr>
        <w:rPr>
          <w:rFonts w:cs="Times New Roman"/>
          <w:szCs w:val="26"/>
        </w:rPr>
      </w:pPr>
      <w:r w:rsidRPr="00493B90">
        <w:rPr>
          <w:rFonts w:cs="Times New Roman"/>
          <w:szCs w:val="26"/>
        </w:rPr>
        <w:t>The use case describes the main functions related to users including customer, staff, and administrator accessing the system.</w:t>
      </w:r>
    </w:p>
    <w:p w14:paraId="5D3AFC60" w14:textId="77777777" w:rsidR="00493B90" w:rsidRPr="00493B90" w:rsidRDefault="00493B90" w:rsidP="00493B90">
      <w:pPr>
        <w:rPr>
          <w:rFonts w:cs="Times New Roman"/>
          <w:szCs w:val="26"/>
        </w:rPr>
      </w:pPr>
      <w:r w:rsidRPr="00493B90">
        <w:rPr>
          <w:rFonts w:cs="Times New Roman"/>
          <w:szCs w:val="26"/>
        </w:rPr>
        <w:t>System login is the core use case, including: access authorization, the system checks roles to grant appropriate permissions.</w:t>
      </w:r>
    </w:p>
    <w:p w14:paraId="3AF0DD52" w14:textId="77777777" w:rsidR="00493B90" w:rsidRPr="00493B90" w:rsidRDefault="00493B90" w:rsidP="00493B90">
      <w:pPr>
        <w:rPr>
          <w:rFonts w:cs="Times New Roman"/>
          <w:szCs w:val="26"/>
        </w:rPr>
      </w:pPr>
      <w:r w:rsidRPr="00493B90">
        <w:rPr>
          <w:rFonts w:cs="Times New Roman"/>
          <w:szCs w:val="26"/>
        </w:rPr>
        <w:t>Forgot password users can recover their password if forgotten (optional).</w:t>
      </w:r>
    </w:p>
    <w:p w14:paraId="7F1384CA" w14:textId="02C77983" w:rsidR="00712CF8" w:rsidRPr="00712CF8" w:rsidRDefault="00493B90" w:rsidP="009A5DC7">
      <w:pPr>
        <w:rPr>
          <w:rFonts w:cs="Times New Roman"/>
          <w:szCs w:val="26"/>
        </w:rPr>
      </w:pPr>
      <w:r w:rsidRPr="00493B90">
        <w:rPr>
          <w:rFonts w:cs="Times New Roman"/>
          <w:szCs w:val="26"/>
        </w:rPr>
        <w:t>Account registration requires OTP verification, sending an OTP code via phone number to confirm the new account</w:t>
      </w:r>
      <w:r w:rsidR="00712CF8" w:rsidRPr="00712CF8">
        <w:rPr>
          <w:rFonts w:cs="Times New Roman"/>
          <w:szCs w:val="26"/>
        </w:rPr>
        <w:t>.</w:t>
      </w:r>
    </w:p>
    <w:p w14:paraId="3424AA25" w14:textId="7AC66A79" w:rsidR="006D7AFF" w:rsidRDefault="006D7AFF" w:rsidP="0049674D">
      <w:pPr>
        <w:jc w:val="left"/>
        <w:rPr>
          <w:rFonts w:cs="Times New Roman"/>
          <w:b/>
          <w:bCs/>
          <w:szCs w:val="26"/>
        </w:rPr>
      </w:pPr>
    </w:p>
    <w:p w14:paraId="00B44D80" w14:textId="3B67D011" w:rsidR="006D7AFF" w:rsidRDefault="00A73ADE" w:rsidP="006D7AFF">
      <w:pPr>
        <w:rPr>
          <w:rFonts w:cs="Times New Roman"/>
          <w:b/>
          <w:bCs/>
          <w:szCs w:val="26"/>
        </w:rPr>
      </w:pPr>
      <w:r w:rsidRPr="00BE2790">
        <w:rPr>
          <w:noProof/>
          <w:szCs w:val="26"/>
        </w:rPr>
        <w:drawing>
          <wp:inline distT="0" distB="0" distL="0" distR="0" wp14:anchorId="05C0BBDC" wp14:editId="2F57AAEA">
            <wp:extent cx="5940425" cy="3041015"/>
            <wp:effectExtent l="0" t="0" r="3175" b="6985"/>
            <wp:docPr id="902617075"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7075" name="Picture 9" descr="A diagram of a dia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3041015"/>
                    </a:xfrm>
                    <a:prstGeom prst="rect">
                      <a:avLst/>
                    </a:prstGeom>
                    <a:noFill/>
                    <a:ln>
                      <a:noFill/>
                    </a:ln>
                  </pic:spPr>
                </pic:pic>
              </a:graphicData>
            </a:graphic>
          </wp:inline>
        </w:drawing>
      </w:r>
    </w:p>
    <w:p w14:paraId="55F28542" w14:textId="53CA0FDE" w:rsidR="00972584" w:rsidRDefault="00B24885" w:rsidP="00EE178A">
      <w:pPr>
        <w:jc w:val="center"/>
        <w:rPr>
          <w:rFonts w:cs="Times New Roman"/>
          <w:i/>
          <w:iCs/>
          <w:szCs w:val="26"/>
        </w:rPr>
      </w:pPr>
      <w:r w:rsidRPr="00B24885">
        <w:rPr>
          <w:rFonts w:cs="Times New Roman"/>
          <w:i/>
          <w:iCs/>
          <w:szCs w:val="26"/>
        </w:rPr>
        <w:t>Figure 2.7: Use case control and access diagram</w:t>
      </w:r>
    </w:p>
    <w:p w14:paraId="5E6CBED6" w14:textId="77777777" w:rsidR="00C775E6" w:rsidRPr="00C775E6" w:rsidRDefault="00C775E6" w:rsidP="00EE178A">
      <w:pPr>
        <w:jc w:val="center"/>
        <w:rPr>
          <w:rFonts w:cs="Times New Roman"/>
          <w:szCs w:val="26"/>
        </w:rPr>
      </w:pPr>
    </w:p>
    <w:p w14:paraId="749EF41A" w14:textId="6A33FE00" w:rsidR="00C807AA" w:rsidRDefault="00C807AA" w:rsidP="006D7AFF">
      <w:pPr>
        <w:rPr>
          <w:rFonts w:cs="Times New Roman"/>
          <w:b/>
          <w:bCs/>
          <w:szCs w:val="26"/>
        </w:rPr>
      </w:pPr>
      <w:r>
        <w:rPr>
          <w:rFonts w:cs="Times New Roman"/>
          <w:b/>
          <w:bCs/>
          <w:szCs w:val="26"/>
        </w:rPr>
        <w:t xml:space="preserve">UC2 </w:t>
      </w:r>
      <w:r w:rsidR="008A3377" w:rsidRPr="008A3377">
        <w:rPr>
          <w:rFonts w:cs="Times New Roman"/>
          <w:b/>
          <w:bCs/>
          <w:szCs w:val="26"/>
        </w:rPr>
        <w:t>Product management</w:t>
      </w:r>
    </w:p>
    <w:p w14:paraId="01C1B704" w14:textId="77777777" w:rsidR="00222F07" w:rsidRPr="00222F07" w:rsidRDefault="00222F07" w:rsidP="00222F07">
      <w:pPr>
        <w:rPr>
          <w:rFonts w:cs="Times New Roman"/>
          <w:szCs w:val="26"/>
        </w:rPr>
      </w:pPr>
      <w:r w:rsidRPr="00222F07">
        <w:rPr>
          <w:rFonts w:cs="Times New Roman"/>
          <w:szCs w:val="26"/>
        </w:rPr>
        <w:t>Administrator: Manage all products and goods import including suppliers, categories, and brands.</w:t>
      </w:r>
    </w:p>
    <w:p w14:paraId="7F96C394" w14:textId="77777777" w:rsidR="00222F07" w:rsidRPr="00222F07" w:rsidRDefault="00222F07" w:rsidP="00222F07">
      <w:pPr>
        <w:rPr>
          <w:rFonts w:cs="Times New Roman"/>
          <w:szCs w:val="26"/>
        </w:rPr>
      </w:pPr>
      <w:r w:rsidRPr="00222F07">
        <w:rPr>
          <w:rFonts w:cs="Times New Roman"/>
          <w:szCs w:val="26"/>
        </w:rPr>
        <w:t>Customer: Search, filter, and view product details.</w:t>
      </w:r>
    </w:p>
    <w:p w14:paraId="55DA0EA3" w14:textId="77777777" w:rsidR="00222F07" w:rsidRPr="00222F07" w:rsidRDefault="00222F07" w:rsidP="00222F07">
      <w:pPr>
        <w:rPr>
          <w:rFonts w:cs="Times New Roman"/>
          <w:szCs w:val="26"/>
        </w:rPr>
      </w:pPr>
      <w:r w:rsidRPr="00222F07">
        <w:rPr>
          <w:rFonts w:cs="Times New Roman"/>
          <w:szCs w:val="26"/>
        </w:rPr>
        <w:t>Sales staff: Manage products by adding, editing, deleting, updating, and managing goods import</w:t>
      </w:r>
    </w:p>
    <w:p w14:paraId="55D029B0" w14:textId="170DA6B9" w:rsidR="00C775E6" w:rsidRPr="00C775E6" w:rsidRDefault="00C775E6" w:rsidP="00C775E6">
      <w:pPr>
        <w:rPr>
          <w:rFonts w:cs="Times New Roman"/>
          <w:szCs w:val="26"/>
        </w:rPr>
      </w:pPr>
      <w:r w:rsidRPr="00C775E6">
        <w:rPr>
          <w:rFonts w:cs="Times New Roman"/>
          <w:szCs w:val="26"/>
        </w:rPr>
        <w:t>.</w:t>
      </w:r>
    </w:p>
    <w:p w14:paraId="106CCB62" w14:textId="77777777" w:rsidR="009A5DC7" w:rsidRDefault="009A5DC7" w:rsidP="006D7AFF">
      <w:pPr>
        <w:rPr>
          <w:rFonts w:cs="Times New Roman"/>
          <w:b/>
          <w:bCs/>
          <w:szCs w:val="26"/>
        </w:rPr>
      </w:pPr>
    </w:p>
    <w:p w14:paraId="0F3F4487" w14:textId="6793C44C" w:rsidR="00DA4CB2" w:rsidRDefault="003130F8" w:rsidP="006D7AFF">
      <w:pPr>
        <w:rPr>
          <w:rFonts w:cs="Times New Roman"/>
          <w:b/>
          <w:bCs/>
          <w:szCs w:val="26"/>
        </w:rPr>
      </w:pPr>
      <w:r w:rsidRPr="00BE2790">
        <w:rPr>
          <w:noProof/>
          <w:szCs w:val="26"/>
        </w:rPr>
        <w:drawing>
          <wp:inline distT="0" distB="0" distL="0" distR="0" wp14:anchorId="5B61C58D" wp14:editId="5F1B6314">
            <wp:extent cx="5844540" cy="3741420"/>
            <wp:effectExtent l="0" t="0" r="3810" b="0"/>
            <wp:docPr id="1797213636" name="Picture 16" descr="A diagram with text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3636" name="Picture 16" descr="A diagram with text and circl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44540" cy="3741420"/>
                    </a:xfrm>
                    <a:prstGeom prst="rect">
                      <a:avLst/>
                    </a:prstGeom>
                    <a:noFill/>
                    <a:ln>
                      <a:noFill/>
                    </a:ln>
                  </pic:spPr>
                </pic:pic>
              </a:graphicData>
            </a:graphic>
          </wp:inline>
        </w:drawing>
      </w:r>
    </w:p>
    <w:p w14:paraId="2703EBE1" w14:textId="6961AF4C" w:rsidR="00E772AF" w:rsidRPr="00144D3A" w:rsidRDefault="007D3740" w:rsidP="00144D3A">
      <w:pPr>
        <w:jc w:val="center"/>
        <w:rPr>
          <w:rFonts w:cs="Times New Roman"/>
          <w:i/>
          <w:iCs/>
          <w:szCs w:val="26"/>
        </w:rPr>
      </w:pPr>
      <w:r w:rsidRPr="007D3740">
        <w:rPr>
          <w:rFonts w:cs="Times New Roman"/>
          <w:i/>
          <w:iCs/>
          <w:szCs w:val="26"/>
        </w:rPr>
        <w:t>Figure 2.7: Use case product management diagram</w:t>
      </w:r>
    </w:p>
    <w:p w14:paraId="584930EE" w14:textId="0AF880A2" w:rsidR="00633EF3" w:rsidRDefault="00DA4CB2" w:rsidP="006D7AFF">
      <w:pPr>
        <w:rPr>
          <w:rFonts w:cs="Times New Roman"/>
          <w:b/>
          <w:bCs/>
          <w:szCs w:val="26"/>
        </w:rPr>
      </w:pPr>
      <w:r>
        <w:rPr>
          <w:rFonts w:cs="Times New Roman"/>
          <w:b/>
          <w:bCs/>
          <w:szCs w:val="26"/>
        </w:rPr>
        <w:t xml:space="preserve">UC3 </w:t>
      </w:r>
      <w:r w:rsidR="000705A6" w:rsidRPr="000705A6">
        <w:rPr>
          <w:rFonts w:cs="Times New Roman"/>
          <w:b/>
          <w:bCs/>
          <w:szCs w:val="26"/>
        </w:rPr>
        <w:t>Cart management</w:t>
      </w:r>
    </w:p>
    <w:p w14:paraId="6DA6A9E0" w14:textId="22CFCB31" w:rsidR="0019062D" w:rsidRPr="00144D3A" w:rsidRDefault="001836A5" w:rsidP="006D7AFF">
      <w:pPr>
        <w:rPr>
          <w:rFonts w:cs="Times New Roman"/>
          <w:szCs w:val="26"/>
        </w:rPr>
      </w:pPr>
      <w:r w:rsidRPr="001836A5">
        <w:rPr>
          <w:rFonts w:cs="Times New Roman"/>
          <w:szCs w:val="26"/>
        </w:rPr>
        <w:t>The use case diagram is intended for customer, with main functions including: adding products to the cart with mandatory quantity checking, updating product quantities in the cart, removing products from the cart, and viewing the cart to check the product list, quantities, and total amount</w:t>
      </w:r>
      <w:r w:rsidR="00144D3A" w:rsidRPr="00144D3A">
        <w:rPr>
          <w:rFonts w:cs="Times New Roman"/>
          <w:szCs w:val="26"/>
        </w:rPr>
        <w:t>.</w:t>
      </w:r>
    </w:p>
    <w:p w14:paraId="1AEC0347" w14:textId="18A5DE44" w:rsidR="0019062D" w:rsidRDefault="0018546A" w:rsidP="006D7AFF">
      <w:pPr>
        <w:rPr>
          <w:rFonts w:cs="Times New Roman"/>
          <w:b/>
          <w:bCs/>
          <w:szCs w:val="26"/>
        </w:rPr>
      </w:pPr>
      <w:r w:rsidRPr="00BE2790">
        <w:rPr>
          <w:noProof/>
          <w:szCs w:val="26"/>
        </w:rPr>
        <w:drawing>
          <wp:inline distT="0" distB="0" distL="0" distR="0" wp14:anchorId="0DA51F44" wp14:editId="23005721">
            <wp:extent cx="5835446" cy="2307772"/>
            <wp:effectExtent l="0" t="0" r="0" b="0"/>
            <wp:docPr id="793038519"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38519" name="Picture 11" descr="A diagram of a diagram&#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46795" cy="2312260"/>
                    </a:xfrm>
                    <a:prstGeom prst="rect">
                      <a:avLst/>
                    </a:prstGeom>
                    <a:noFill/>
                    <a:ln>
                      <a:noFill/>
                    </a:ln>
                  </pic:spPr>
                </pic:pic>
              </a:graphicData>
            </a:graphic>
          </wp:inline>
        </w:drawing>
      </w:r>
    </w:p>
    <w:p w14:paraId="513EF1EF" w14:textId="4F01CF1F" w:rsidR="00F62E5E" w:rsidRPr="00EE178A" w:rsidRDefault="00AD7296" w:rsidP="00EE178A">
      <w:pPr>
        <w:jc w:val="center"/>
        <w:rPr>
          <w:rFonts w:cs="Times New Roman"/>
          <w:i/>
          <w:iCs/>
          <w:szCs w:val="26"/>
        </w:rPr>
      </w:pPr>
      <w:r w:rsidRPr="00AD7296">
        <w:rPr>
          <w:rFonts w:cs="Times New Roman"/>
          <w:i/>
          <w:iCs/>
          <w:szCs w:val="26"/>
        </w:rPr>
        <w:t>Figure 2.8: Use case cart management diagram</w:t>
      </w:r>
    </w:p>
    <w:p w14:paraId="6C6ABA15" w14:textId="77777777" w:rsidR="00E8168E" w:rsidRDefault="00E8168E" w:rsidP="006D7AFF">
      <w:pPr>
        <w:rPr>
          <w:rFonts w:cs="Times New Roman"/>
          <w:b/>
          <w:bCs/>
          <w:szCs w:val="26"/>
        </w:rPr>
      </w:pPr>
    </w:p>
    <w:p w14:paraId="13DBC9A2" w14:textId="29B20743" w:rsidR="00CF79D5" w:rsidRDefault="0019062D" w:rsidP="006D7AFF">
      <w:pPr>
        <w:rPr>
          <w:rFonts w:cs="Times New Roman"/>
          <w:b/>
          <w:bCs/>
          <w:szCs w:val="26"/>
        </w:rPr>
      </w:pPr>
      <w:r>
        <w:rPr>
          <w:rFonts w:cs="Times New Roman"/>
          <w:b/>
          <w:szCs w:val="26"/>
        </w:rPr>
        <w:t>UC</w:t>
      </w:r>
      <w:r w:rsidR="00992087">
        <w:rPr>
          <w:rFonts w:cs="Times New Roman"/>
          <w:b/>
          <w:szCs w:val="26"/>
        </w:rPr>
        <w:t>4</w:t>
      </w:r>
      <w:r w:rsidR="00CF79D5">
        <w:rPr>
          <w:rFonts w:cs="Times New Roman"/>
          <w:b/>
          <w:bCs/>
          <w:szCs w:val="26"/>
        </w:rPr>
        <w:t xml:space="preserve"> </w:t>
      </w:r>
      <w:r w:rsidR="00C15854" w:rsidRPr="00C15854">
        <w:rPr>
          <w:rFonts w:cs="Times New Roman"/>
          <w:b/>
          <w:bCs/>
          <w:szCs w:val="26"/>
        </w:rPr>
        <w:t>Order management</w:t>
      </w:r>
    </w:p>
    <w:p w14:paraId="3BD467EA" w14:textId="14DCE128" w:rsidR="00F62E5E" w:rsidRPr="00E8168E" w:rsidRDefault="00AC6E10" w:rsidP="006D7AFF">
      <w:pPr>
        <w:rPr>
          <w:rFonts w:cs="Times New Roman"/>
          <w:szCs w:val="26"/>
        </w:rPr>
      </w:pPr>
      <w:r w:rsidRPr="00AC6E10">
        <w:rPr>
          <w:rFonts w:cs="Times New Roman"/>
          <w:szCs w:val="26"/>
        </w:rPr>
        <w:t>The diagram describes the use case for customer, sales staff, and administrator. Customer can view order details and cancel orders if still within the allowed time. Sales staff and administrator perform order management including: viewing the order list and updating order status</w:t>
      </w:r>
      <w:r w:rsidR="00D3554B" w:rsidRPr="00D3554B">
        <w:rPr>
          <w:rFonts w:cs="Times New Roman"/>
          <w:szCs w:val="26"/>
        </w:rPr>
        <w:t>.</w:t>
      </w:r>
    </w:p>
    <w:p w14:paraId="3A74BF44" w14:textId="2E4C921F" w:rsidR="00F62E5E" w:rsidRDefault="0018546A" w:rsidP="006D7AFF">
      <w:pPr>
        <w:rPr>
          <w:rFonts w:cs="Times New Roman"/>
          <w:b/>
          <w:bCs/>
          <w:szCs w:val="26"/>
        </w:rPr>
      </w:pPr>
      <w:r w:rsidRPr="00BE2790">
        <w:rPr>
          <w:noProof/>
          <w:szCs w:val="26"/>
        </w:rPr>
        <w:drawing>
          <wp:inline distT="0" distB="0" distL="0" distR="0" wp14:anchorId="4414A934" wp14:editId="0C5427E3">
            <wp:extent cx="5200650" cy="3575050"/>
            <wp:effectExtent l="0" t="0" r="0" b="6350"/>
            <wp:docPr id="2122166525" name="Picture 12"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66525" name="Picture 12" descr="A diagram with text and word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00650" cy="3575050"/>
                    </a:xfrm>
                    <a:prstGeom prst="rect">
                      <a:avLst/>
                    </a:prstGeom>
                    <a:noFill/>
                    <a:ln>
                      <a:noFill/>
                    </a:ln>
                  </pic:spPr>
                </pic:pic>
              </a:graphicData>
            </a:graphic>
          </wp:inline>
        </w:drawing>
      </w:r>
    </w:p>
    <w:p w14:paraId="1C61C7F6" w14:textId="65C07A37" w:rsidR="00E8168E" w:rsidRPr="00E8168E" w:rsidRDefault="00AD7296" w:rsidP="00E8168E">
      <w:pPr>
        <w:jc w:val="center"/>
        <w:rPr>
          <w:rFonts w:cs="Times New Roman"/>
          <w:i/>
          <w:iCs/>
          <w:szCs w:val="26"/>
        </w:rPr>
      </w:pPr>
      <w:r w:rsidRPr="00AD7296">
        <w:rPr>
          <w:rFonts w:cs="Times New Roman"/>
          <w:i/>
          <w:iCs/>
          <w:szCs w:val="26"/>
        </w:rPr>
        <w:t>Figure 2.9: Use case order management diagram</w:t>
      </w:r>
    </w:p>
    <w:p w14:paraId="1A542DBA" w14:textId="77777777" w:rsidR="00AD7296" w:rsidRPr="00E8168E" w:rsidRDefault="00AD7296" w:rsidP="00AD7296">
      <w:pPr>
        <w:jc w:val="center"/>
        <w:rPr>
          <w:rFonts w:cs="Times New Roman"/>
          <w:i/>
          <w:iCs/>
          <w:szCs w:val="26"/>
        </w:rPr>
      </w:pPr>
    </w:p>
    <w:p w14:paraId="5A0EFAFE" w14:textId="77777777" w:rsidR="00D553CA" w:rsidRDefault="00F62E5E" w:rsidP="006D7AFF">
      <w:pPr>
        <w:rPr>
          <w:rFonts w:cs="Times New Roman"/>
          <w:b/>
          <w:bCs/>
          <w:szCs w:val="26"/>
        </w:rPr>
      </w:pPr>
      <w:r>
        <w:rPr>
          <w:rFonts w:cs="Times New Roman"/>
          <w:b/>
          <w:szCs w:val="26"/>
        </w:rPr>
        <w:t>UC</w:t>
      </w:r>
      <w:r w:rsidR="00992087">
        <w:rPr>
          <w:rFonts w:cs="Times New Roman"/>
          <w:b/>
          <w:szCs w:val="26"/>
        </w:rPr>
        <w:t>5</w:t>
      </w:r>
      <w:r w:rsidR="002F32F4">
        <w:rPr>
          <w:rFonts w:cs="Times New Roman"/>
          <w:b/>
          <w:bCs/>
          <w:szCs w:val="26"/>
        </w:rPr>
        <w:t xml:space="preserve"> </w:t>
      </w:r>
      <w:r w:rsidR="00D553CA" w:rsidRPr="00D553CA">
        <w:rPr>
          <w:rFonts w:cs="Times New Roman"/>
          <w:b/>
          <w:bCs/>
          <w:szCs w:val="26"/>
        </w:rPr>
        <w:t>Payment management</w:t>
      </w:r>
    </w:p>
    <w:p w14:paraId="74FEF066" w14:textId="06B492AB" w:rsidR="00361DEC" w:rsidRDefault="002970F4" w:rsidP="006D7AFF">
      <w:pPr>
        <w:rPr>
          <w:rFonts w:cs="Times New Roman"/>
          <w:b/>
          <w:bCs/>
          <w:szCs w:val="26"/>
        </w:rPr>
      </w:pPr>
      <w:r w:rsidRPr="002970F4">
        <w:rPr>
          <w:rFonts w:cs="Times New Roman"/>
          <w:szCs w:val="26"/>
        </w:rPr>
        <w:t>The diagram describes the use case for Customer and Administrator, Sales staff. Customer selects a payment method to perform payment and confirms product information</w:t>
      </w:r>
      <w:r w:rsidR="00A37015" w:rsidRPr="00BE2790">
        <w:rPr>
          <w:noProof/>
          <w:szCs w:val="26"/>
        </w:rPr>
        <w:drawing>
          <wp:inline distT="0" distB="0" distL="0" distR="0" wp14:anchorId="0E16A9D1" wp14:editId="05E450E7">
            <wp:extent cx="5940425" cy="2062843"/>
            <wp:effectExtent l="0" t="0" r="3175" b="0"/>
            <wp:docPr id="345554394" name="Picture 1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54394" name="Picture 13" descr="A black text on a white background&#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726" cy="2063989"/>
                    </a:xfrm>
                    <a:prstGeom prst="rect">
                      <a:avLst/>
                    </a:prstGeom>
                    <a:noFill/>
                    <a:ln>
                      <a:noFill/>
                    </a:ln>
                  </pic:spPr>
                </pic:pic>
              </a:graphicData>
            </a:graphic>
          </wp:inline>
        </w:drawing>
      </w:r>
    </w:p>
    <w:p w14:paraId="24063D6F" w14:textId="0B508F27" w:rsidR="00EE178A" w:rsidRPr="00EE178A" w:rsidRDefault="005C7D98" w:rsidP="00EE178A">
      <w:pPr>
        <w:jc w:val="center"/>
        <w:rPr>
          <w:rFonts w:cs="Times New Roman"/>
          <w:i/>
          <w:iCs/>
          <w:szCs w:val="26"/>
        </w:rPr>
      </w:pPr>
      <w:r w:rsidRPr="005C7D98">
        <w:rPr>
          <w:rFonts w:cs="Times New Roman"/>
          <w:i/>
          <w:iCs/>
          <w:szCs w:val="26"/>
        </w:rPr>
        <w:t>Figure 2.10: Use case payment management diagram</w:t>
      </w:r>
    </w:p>
    <w:p w14:paraId="0CD6D647" w14:textId="441E2803" w:rsidR="00CD2DA6" w:rsidRDefault="0092215C" w:rsidP="00CD2DA6">
      <w:pPr>
        <w:rPr>
          <w:rFonts w:cs="Times New Roman"/>
          <w:b/>
          <w:bCs/>
          <w:szCs w:val="26"/>
        </w:rPr>
      </w:pPr>
      <w:r>
        <w:rPr>
          <w:rFonts w:cs="Times New Roman"/>
          <w:b/>
          <w:bCs/>
          <w:szCs w:val="26"/>
        </w:rPr>
        <w:t xml:space="preserve">UC6 </w:t>
      </w:r>
      <w:r w:rsidR="00CC718A" w:rsidRPr="00CC718A">
        <w:rPr>
          <w:rFonts w:cs="Times New Roman"/>
          <w:b/>
          <w:bCs/>
          <w:szCs w:val="26"/>
        </w:rPr>
        <w:t>R</w:t>
      </w:r>
      <w:r w:rsidR="00CC718A">
        <w:rPr>
          <w:rFonts w:cs="Times New Roman"/>
          <w:b/>
          <w:bCs/>
          <w:szCs w:val="26"/>
        </w:rPr>
        <w:t>eview</w:t>
      </w:r>
    </w:p>
    <w:p w14:paraId="1B3F9836" w14:textId="77777777" w:rsidR="00AF42B4" w:rsidRPr="00AF42B4" w:rsidRDefault="00AF42B4" w:rsidP="00AF42B4">
      <w:pPr>
        <w:rPr>
          <w:rFonts w:cs="Times New Roman"/>
          <w:szCs w:val="26"/>
        </w:rPr>
      </w:pPr>
      <w:r w:rsidRPr="00AF42B4">
        <w:rPr>
          <w:rFonts w:cs="Times New Roman"/>
          <w:szCs w:val="26"/>
        </w:rPr>
        <w:t>Use case for customer, sales staff, and administrator.</w:t>
      </w:r>
    </w:p>
    <w:p w14:paraId="71BF1872" w14:textId="77777777" w:rsidR="00AF42B4" w:rsidRPr="00AF42B4" w:rsidRDefault="00AF42B4" w:rsidP="00AF42B4">
      <w:pPr>
        <w:rPr>
          <w:rFonts w:cs="Times New Roman"/>
          <w:szCs w:val="26"/>
        </w:rPr>
      </w:pPr>
      <w:r w:rsidRPr="00AF42B4">
        <w:rPr>
          <w:rFonts w:cs="Times New Roman"/>
          <w:szCs w:val="26"/>
        </w:rPr>
        <w:t>Customer can comment on posts, create reviews, and edit/delete their own reviews.</w:t>
      </w:r>
    </w:p>
    <w:p w14:paraId="7DE2E952" w14:textId="69541C5E" w:rsidR="00CD2DA6" w:rsidRPr="00CD2DA6" w:rsidRDefault="00AF42B4" w:rsidP="00E8168E">
      <w:pPr>
        <w:rPr>
          <w:rFonts w:cs="Times New Roman"/>
          <w:szCs w:val="26"/>
        </w:rPr>
      </w:pPr>
      <w:r w:rsidRPr="00AF42B4">
        <w:rPr>
          <w:rFonts w:cs="Times New Roman"/>
          <w:szCs w:val="26"/>
        </w:rPr>
        <w:t>Sales staff and administrator perform review responses, hide, and delete customer comments that violate rules</w:t>
      </w:r>
      <w:r w:rsidR="00CD2DA6" w:rsidRPr="00CD2DA6">
        <w:rPr>
          <w:rFonts w:cs="Times New Roman"/>
          <w:szCs w:val="26"/>
        </w:rPr>
        <w:t>.</w:t>
      </w:r>
    </w:p>
    <w:p w14:paraId="19788F0D" w14:textId="77777777" w:rsidR="00A07951" w:rsidRDefault="00A07951" w:rsidP="006D7AFF">
      <w:pPr>
        <w:rPr>
          <w:rFonts w:cs="Times New Roman"/>
          <w:b/>
          <w:bCs/>
          <w:szCs w:val="26"/>
        </w:rPr>
      </w:pPr>
    </w:p>
    <w:p w14:paraId="7E39965B" w14:textId="5FF22798" w:rsidR="0092215C" w:rsidRDefault="007C7F93" w:rsidP="006D7AFF">
      <w:pPr>
        <w:rPr>
          <w:rFonts w:cs="Times New Roman"/>
          <w:b/>
          <w:bCs/>
          <w:szCs w:val="26"/>
        </w:rPr>
      </w:pPr>
      <w:r w:rsidRPr="00BE2790">
        <w:rPr>
          <w:noProof/>
          <w:szCs w:val="26"/>
        </w:rPr>
        <w:drawing>
          <wp:inline distT="0" distB="0" distL="0" distR="0" wp14:anchorId="7CB938F9" wp14:editId="19BE2C48">
            <wp:extent cx="5384800" cy="4216400"/>
            <wp:effectExtent l="0" t="0" r="6350" b="0"/>
            <wp:docPr id="687390736" name="Picture 14" descr="A diagram with text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90736" name="Picture 14" descr="A diagram with text and circl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84800" cy="4216400"/>
                    </a:xfrm>
                    <a:prstGeom prst="rect">
                      <a:avLst/>
                    </a:prstGeom>
                    <a:noFill/>
                    <a:ln>
                      <a:noFill/>
                    </a:ln>
                  </pic:spPr>
                </pic:pic>
              </a:graphicData>
            </a:graphic>
          </wp:inline>
        </w:drawing>
      </w:r>
    </w:p>
    <w:p w14:paraId="62B4EA2D" w14:textId="77777777" w:rsidR="00DA4A5C" w:rsidRPr="00DA4A5C" w:rsidRDefault="00DA4A5C" w:rsidP="00DA4A5C">
      <w:pPr>
        <w:jc w:val="center"/>
        <w:rPr>
          <w:rFonts w:cs="Times New Roman"/>
          <w:i/>
          <w:iCs/>
          <w:szCs w:val="26"/>
        </w:rPr>
      </w:pPr>
      <w:r w:rsidRPr="00DA4A5C">
        <w:rPr>
          <w:rFonts w:cs="Times New Roman"/>
          <w:i/>
          <w:iCs/>
          <w:szCs w:val="26"/>
        </w:rPr>
        <w:t>Figure 2.11: Use case review management diagram</w:t>
      </w:r>
    </w:p>
    <w:p w14:paraId="3B3F72D8" w14:textId="77777777" w:rsidR="00E8168E" w:rsidRDefault="00E8168E" w:rsidP="00DA4A5C">
      <w:pPr>
        <w:jc w:val="center"/>
        <w:rPr>
          <w:rFonts w:cs="Times New Roman"/>
          <w:b/>
          <w:bCs/>
          <w:szCs w:val="26"/>
        </w:rPr>
      </w:pPr>
    </w:p>
    <w:p w14:paraId="1CB92C63" w14:textId="77777777" w:rsidR="00E8168E" w:rsidRDefault="00E8168E" w:rsidP="006D7AFF">
      <w:pPr>
        <w:rPr>
          <w:rFonts w:cs="Times New Roman"/>
          <w:b/>
          <w:bCs/>
          <w:szCs w:val="26"/>
        </w:rPr>
      </w:pPr>
    </w:p>
    <w:p w14:paraId="2581619E" w14:textId="77777777" w:rsidR="00E8168E" w:rsidRDefault="00E8168E" w:rsidP="006D7AFF">
      <w:pPr>
        <w:rPr>
          <w:rFonts w:cs="Times New Roman"/>
          <w:b/>
          <w:bCs/>
          <w:szCs w:val="26"/>
        </w:rPr>
      </w:pPr>
    </w:p>
    <w:p w14:paraId="33FFAA3D" w14:textId="77777777" w:rsidR="00E8168E" w:rsidRDefault="00E8168E" w:rsidP="006D7AFF">
      <w:pPr>
        <w:rPr>
          <w:rFonts w:cs="Times New Roman"/>
          <w:b/>
          <w:bCs/>
          <w:szCs w:val="26"/>
        </w:rPr>
      </w:pPr>
    </w:p>
    <w:p w14:paraId="1D05B3D1" w14:textId="77777777" w:rsidR="00E8168E" w:rsidRDefault="00E8168E" w:rsidP="006D7AFF">
      <w:pPr>
        <w:rPr>
          <w:rFonts w:cs="Times New Roman"/>
          <w:b/>
          <w:bCs/>
          <w:szCs w:val="26"/>
        </w:rPr>
      </w:pPr>
    </w:p>
    <w:p w14:paraId="107E05D0" w14:textId="77777777" w:rsidR="00E8168E" w:rsidRDefault="00E8168E" w:rsidP="006D7AFF">
      <w:pPr>
        <w:rPr>
          <w:rFonts w:cs="Times New Roman"/>
          <w:b/>
          <w:bCs/>
          <w:szCs w:val="26"/>
        </w:rPr>
      </w:pPr>
    </w:p>
    <w:p w14:paraId="388115DA" w14:textId="77777777" w:rsidR="00E8168E" w:rsidRDefault="00E8168E" w:rsidP="006D7AFF">
      <w:pPr>
        <w:rPr>
          <w:rFonts w:cs="Times New Roman"/>
          <w:b/>
          <w:bCs/>
          <w:szCs w:val="26"/>
        </w:rPr>
      </w:pPr>
    </w:p>
    <w:p w14:paraId="2988C8CC" w14:textId="0BAE8E66" w:rsidR="007C7F93" w:rsidRDefault="007C7F93" w:rsidP="006D7AFF">
      <w:pPr>
        <w:rPr>
          <w:rFonts w:cs="Times New Roman"/>
          <w:b/>
          <w:bCs/>
          <w:szCs w:val="26"/>
        </w:rPr>
      </w:pPr>
      <w:r>
        <w:rPr>
          <w:rFonts w:cs="Times New Roman"/>
          <w:b/>
          <w:bCs/>
          <w:szCs w:val="26"/>
        </w:rPr>
        <w:t>UC7</w:t>
      </w:r>
      <w:r w:rsidR="00D82A1D">
        <w:rPr>
          <w:rFonts w:cs="Times New Roman"/>
          <w:b/>
          <w:bCs/>
          <w:szCs w:val="26"/>
        </w:rPr>
        <w:t xml:space="preserve"> </w:t>
      </w:r>
      <w:r w:rsidR="00F37E1D" w:rsidRPr="00F37E1D">
        <w:rPr>
          <w:rFonts w:cs="Times New Roman"/>
          <w:b/>
          <w:bCs/>
          <w:szCs w:val="26"/>
        </w:rPr>
        <w:t>Post management</w:t>
      </w:r>
    </w:p>
    <w:p w14:paraId="738D2C1C" w14:textId="77777777" w:rsidR="00F37E1D" w:rsidRPr="00F37E1D" w:rsidRDefault="00F37E1D" w:rsidP="00F37E1D">
      <w:pPr>
        <w:rPr>
          <w:rFonts w:cs="Times New Roman"/>
          <w:szCs w:val="26"/>
        </w:rPr>
      </w:pPr>
      <w:r w:rsidRPr="00F37E1D">
        <w:rPr>
          <w:rFonts w:cs="Times New Roman"/>
          <w:szCs w:val="26"/>
        </w:rPr>
        <w:t>The diagram describes the use case "Post management" for Administrator and Customer.</w:t>
      </w:r>
    </w:p>
    <w:p w14:paraId="09E2205E" w14:textId="77777777" w:rsidR="00F37E1D" w:rsidRPr="00F37E1D" w:rsidRDefault="00F37E1D" w:rsidP="00F37E1D">
      <w:pPr>
        <w:rPr>
          <w:rFonts w:cs="Times New Roman"/>
          <w:szCs w:val="26"/>
        </w:rPr>
      </w:pPr>
      <w:r w:rsidRPr="00F37E1D">
        <w:rPr>
          <w:rFonts w:cs="Times New Roman"/>
          <w:szCs w:val="26"/>
        </w:rPr>
        <w:t>Administrator performs topic management including deleting, hiding posts, and managing posts.</w:t>
      </w:r>
    </w:p>
    <w:p w14:paraId="1094BFEE" w14:textId="0F4E95DE" w:rsidR="00E8168E" w:rsidRPr="00F37E1D" w:rsidRDefault="00F37E1D" w:rsidP="006D7AFF">
      <w:pPr>
        <w:rPr>
          <w:rFonts w:cs="Times New Roman"/>
          <w:szCs w:val="26"/>
        </w:rPr>
      </w:pPr>
      <w:r w:rsidRPr="00F37E1D">
        <w:rPr>
          <w:rFonts w:cs="Times New Roman"/>
          <w:szCs w:val="26"/>
        </w:rPr>
        <w:t>Customer views the news list, sees post details, and searches for posts</w:t>
      </w:r>
      <w:r w:rsidR="00F77E03" w:rsidRPr="00F37E1D">
        <w:rPr>
          <w:rFonts w:cs="Times New Roman"/>
          <w:szCs w:val="26"/>
        </w:rPr>
        <w:t>.</w:t>
      </w:r>
    </w:p>
    <w:p w14:paraId="736C8E16" w14:textId="77777777" w:rsidR="003A1A7F" w:rsidRDefault="0071108A" w:rsidP="006D7AFF">
      <w:pPr>
        <w:rPr>
          <w:rFonts w:cs="Times New Roman"/>
          <w:b/>
          <w:bCs/>
          <w:szCs w:val="26"/>
        </w:rPr>
      </w:pPr>
      <w:r w:rsidRPr="00BE2790">
        <w:rPr>
          <w:noProof/>
          <w:szCs w:val="26"/>
        </w:rPr>
        <w:drawing>
          <wp:inline distT="0" distB="0" distL="0" distR="0" wp14:anchorId="79DE5095" wp14:editId="382B021C">
            <wp:extent cx="4845050" cy="4032250"/>
            <wp:effectExtent l="0" t="0" r="0" b="6350"/>
            <wp:docPr id="1736586009" name="Picture 15" descr="A person looking at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86009" name="Picture 15" descr="A person looking at a diagram&#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45050" cy="4032250"/>
                    </a:xfrm>
                    <a:prstGeom prst="rect">
                      <a:avLst/>
                    </a:prstGeom>
                    <a:noFill/>
                    <a:ln>
                      <a:noFill/>
                    </a:ln>
                  </pic:spPr>
                </pic:pic>
              </a:graphicData>
            </a:graphic>
          </wp:inline>
        </w:drawing>
      </w:r>
    </w:p>
    <w:p w14:paraId="0FB028A4" w14:textId="080C3371" w:rsidR="003A1A7F" w:rsidRPr="009842BC" w:rsidRDefault="00DA4A5C" w:rsidP="009842BC">
      <w:pPr>
        <w:jc w:val="center"/>
        <w:rPr>
          <w:rFonts w:cs="Times New Roman"/>
          <w:i/>
          <w:iCs/>
          <w:szCs w:val="26"/>
        </w:rPr>
      </w:pPr>
      <w:r w:rsidRPr="00DA4A5C">
        <w:rPr>
          <w:rFonts w:cs="Times New Roman"/>
          <w:i/>
          <w:iCs/>
          <w:szCs w:val="26"/>
        </w:rPr>
        <w:t>Figure 2.12: Use case post management diagram</w:t>
      </w:r>
    </w:p>
    <w:p w14:paraId="2C10A0D3" w14:textId="77777777" w:rsidR="007775E1" w:rsidRPr="00BE2790" w:rsidRDefault="003A1A7F" w:rsidP="005E36DA">
      <w:pPr>
        <w:pStyle w:val="Heading3"/>
        <w:rPr>
          <w:szCs w:val="26"/>
        </w:rPr>
      </w:pPr>
      <w:bookmarkStart w:id="21" w:name="_Toc217241610"/>
      <w:r w:rsidRPr="00BE2790">
        <w:rPr>
          <w:szCs w:val="26"/>
        </w:rPr>
        <w:t>2.1.6 Use</w:t>
      </w:r>
      <w:r w:rsidR="006C2762" w:rsidRPr="00BE2790">
        <w:rPr>
          <w:szCs w:val="26"/>
        </w:rPr>
        <w:t xml:space="preserve">r </w:t>
      </w:r>
      <w:r w:rsidR="007775E1" w:rsidRPr="00BE2790">
        <w:rPr>
          <w:szCs w:val="26"/>
        </w:rPr>
        <w:t>story</w:t>
      </w:r>
      <w:bookmarkEnd w:id="21"/>
    </w:p>
    <w:p w14:paraId="403CAFD4" w14:textId="77777777" w:rsidR="00707F69" w:rsidRPr="00707F69" w:rsidRDefault="00707F69" w:rsidP="00707F69">
      <w:pPr>
        <w:rPr>
          <w:b/>
          <w:bCs/>
        </w:rPr>
      </w:pPr>
      <w:r w:rsidRPr="00707F69">
        <w:rPr>
          <w:b/>
          <w:bCs/>
        </w:rPr>
        <w:t>US Access control and authentication</w:t>
      </w:r>
    </w:p>
    <w:p w14:paraId="7332238A" w14:textId="77777777" w:rsidR="00707F69" w:rsidRDefault="00707F69" w:rsidP="00707F69">
      <w:r>
        <w:t>As a customer, I want to register a new account and perform OTP verification to create a legitimate, secure identity before starting shopping on the system.</w:t>
      </w:r>
    </w:p>
    <w:p w14:paraId="658A68EE" w14:textId="77777777" w:rsidR="00707F69" w:rsidRDefault="00707F69" w:rsidP="00707F69">
      <w:r>
        <w:t>As an administrator, sales staff, or customer, I want to log in to my account so that the system can authenticate my identity and automatically grant access to the correct functional interface for my role.</w:t>
      </w:r>
    </w:p>
    <w:p w14:paraId="09E85FC9" w14:textId="77777777" w:rsidR="00707F69" w:rsidRDefault="00707F69" w:rsidP="00707F69">
      <w:r>
        <w:t>As a system user, I want to use the forgot password function to reset my password and restore access if I forget my login information.</w:t>
      </w:r>
    </w:p>
    <w:p w14:paraId="32AF5605" w14:textId="77777777" w:rsidR="00707F69" w:rsidRDefault="00707F69" w:rsidP="00707F69"/>
    <w:p w14:paraId="0B83D9E8" w14:textId="77777777" w:rsidR="00707F69" w:rsidRPr="00707F69" w:rsidRDefault="00707F69" w:rsidP="00707F69">
      <w:pPr>
        <w:rPr>
          <w:b/>
          <w:bCs/>
        </w:rPr>
      </w:pPr>
      <w:r w:rsidRPr="00707F69">
        <w:rPr>
          <w:b/>
          <w:bCs/>
        </w:rPr>
        <w:t>US Product management</w:t>
      </w:r>
    </w:p>
    <w:p w14:paraId="5C4B55D2" w14:textId="77777777" w:rsidR="00707F69" w:rsidRDefault="00707F69" w:rsidP="00707F69">
      <w:r>
        <w:t>As a customer, I want to search and filter the product list by name, price, or other criteria to quickly find items that meet my needs.</w:t>
      </w:r>
    </w:p>
    <w:p w14:paraId="51285080" w14:textId="77777777" w:rsidR="00707F69" w:rsidRDefault="00707F69" w:rsidP="00707F69">
      <w:r>
        <w:t>As a customer, I want to view detailed product information including images, specifications, and description to understand the product before making a purchase decision.</w:t>
      </w:r>
    </w:p>
    <w:p w14:paraId="12A517F8" w14:textId="77777777" w:rsidR="00707F69" w:rsidRDefault="00707F69" w:rsidP="00707F69">
      <w:r>
        <w:t>As a sales staff, I want to manage product information such as adding, editing, or deleting to ensure data on price, images, and stock quantity is always accurate.</w:t>
      </w:r>
    </w:p>
    <w:p w14:paraId="629533EC" w14:textId="77777777" w:rsidR="00707F69" w:rsidRDefault="00707F69" w:rsidP="00707F69">
      <w:r>
        <w:t>As a sales staff, I want to manage the goods import process and supplier information to track product origin and replenish stock in time when items are running low.</w:t>
      </w:r>
    </w:p>
    <w:p w14:paraId="10F5D2BB" w14:textId="77777777" w:rsidR="00707F69" w:rsidRDefault="00707F69" w:rsidP="00707F69">
      <w:r>
        <w:t>As an administrator, I want to manage product categories to organize items on the website scientifically, helping users navigate and search easily.</w:t>
      </w:r>
    </w:p>
    <w:p w14:paraId="0323F9E2" w14:textId="77DF4D57" w:rsidR="00707F69" w:rsidRDefault="00707F69" w:rsidP="00707F69">
      <w:r>
        <w:t>As an administrator, I want to manage the list of brands to clearly classify products by brand, supporting more effective management and search.</w:t>
      </w:r>
    </w:p>
    <w:p w14:paraId="16361305" w14:textId="77777777" w:rsidR="00707F69" w:rsidRPr="00707F69" w:rsidRDefault="00707F69" w:rsidP="00707F69">
      <w:pPr>
        <w:rPr>
          <w:b/>
          <w:bCs/>
        </w:rPr>
      </w:pPr>
      <w:r w:rsidRPr="00707F69">
        <w:rPr>
          <w:b/>
          <w:bCs/>
        </w:rPr>
        <w:t>US Cart management</w:t>
      </w:r>
    </w:p>
    <w:p w14:paraId="338457F9" w14:textId="77777777" w:rsidR="00707F69" w:rsidRDefault="00707F69" w:rsidP="00707F69">
      <w:r>
        <w:t>As a customer, I want to add products to the cart with automatic stock checking to ensure the selected items are actually available and ready for purchase.</w:t>
      </w:r>
    </w:p>
    <w:p w14:paraId="772FBBED" w14:textId="77777777" w:rsidR="00707F69" w:rsidRDefault="00707F69" w:rsidP="00707F69">
      <w:r>
        <w:t>As a customer, I want to view the current cart details to review the selected products, unit prices, and total amount before proceeding to checkout.</w:t>
      </w:r>
    </w:p>
    <w:p w14:paraId="7D497672" w14:textId="77777777" w:rsidR="00707F69" w:rsidRDefault="00707F69" w:rsidP="00707F69">
      <w:r>
        <w:t>As a customer, I want to update product quantities in the cart (increase or decrease) to adjust the order as needed, with the system checking stock availability if I increase the quantity.</w:t>
      </w:r>
    </w:p>
    <w:p w14:paraId="0DA32CB0" w14:textId="56154A65" w:rsidR="00707F69" w:rsidRDefault="00707F69" w:rsidP="00707F69">
      <w:r>
        <w:t>As a customer, I want to remove products from the cart if I change my mind, helping me eliminate items I no longer intend to buy.</w:t>
      </w:r>
    </w:p>
    <w:p w14:paraId="47F61662" w14:textId="77777777" w:rsidR="00707F69" w:rsidRPr="00707F69" w:rsidRDefault="00707F69" w:rsidP="00707F69">
      <w:pPr>
        <w:rPr>
          <w:b/>
          <w:bCs/>
        </w:rPr>
      </w:pPr>
      <w:r w:rsidRPr="00707F69">
        <w:rPr>
          <w:b/>
          <w:bCs/>
        </w:rPr>
        <w:t>US Order management</w:t>
      </w:r>
    </w:p>
    <w:p w14:paraId="46C57B27" w14:textId="77777777" w:rsidR="00707F69" w:rsidRDefault="00707F69" w:rsidP="00707F69">
      <w:r>
        <w:t>As a customer, I want to view order details to check the products, delivery address, total amount, and track the current processing status.</w:t>
      </w:r>
    </w:p>
    <w:p w14:paraId="211260EF" w14:textId="77777777" w:rsidR="00707F69" w:rsidRDefault="00707F69" w:rsidP="00707F69">
      <w:r>
        <w:t>As a customer, I want to cancel an order directly from the detail interface if the order has not been shipped to stop the purchase in time if I change my mind or order by mistake.</w:t>
      </w:r>
    </w:p>
    <w:p w14:paraId="591D7B87" w14:textId="77777777" w:rsidR="00707F69" w:rsidRDefault="00707F69" w:rsidP="00707F69">
      <w:r>
        <w:t>As a sales staff or administrator, I want to access order management to have full control of the sales process from customer order to successful delivery.</w:t>
      </w:r>
    </w:p>
    <w:p w14:paraId="5B18C78D" w14:textId="77777777" w:rsidR="00707F69" w:rsidRDefault="00707F69" w:rsidP="00707F69">
      <w:r>
        <w:t>As a sales staff or administrator, I want to view the order list to get an overview of business status and quickly filter new orders that need processing.</w:t>
      </w:r>
    </w:p>
    <w:p w14:paraId="4FFC77F6" w14:textId="21FDC740" w:rsidR="00707F69" w:rsidRDefault="00707F69" w:rsidP="00707F69">
      <w:r>
        <w:t>As a sales staff or administrator, I want to update order statuses such as confirmed, in delivery, delivered, or canceled to ensure smooth operation and allow customers to track their packages.</w:t>
      </w:r>
    </w:p>
    <w:p w14:paraId="2392F8F4" w14:textId="77777777" w:rsidR="00707F69" w:rsidRPr="00707F69" w:rsidRDefault="00707F69" w:rsidP="00707F69">
      <w:pPr>
        <w:rPr>
          <w:b/>
          <w:bCs/>
        </w:rPr>
      </w:pPr>
      <w:r w:rsidRPr="00707F69">
        <w:rPr>
          <w:b/>
          <w:bCs/>
        </w:rPr>
        <w:t>US Payment management</w:t>
      </w:r>
    </w:p>
    <w:p w14:paraId="58656149" w14:textId="77777777" w:rsidR="00707F69" w:rsidRDefault="00707F69" w:rsidP="00707F69">
      <w:r>
        <w:t>As a customer, I want to select the most suitable payment method for convenience in paying my order.</w:t>
      </w:r>
    </w:p>
    <w:p w14:paraId="445213A6" w14:textId="77777777" w:rsidR="00707F69" w:rsidRDefault="00707F69" w:rsidP="00707F69">
      <w:r>
        <w:t>As a customer, I want the system to display a final confirmation of product information and total amount before payment to ensure I am paying the correct amount for the chosen items.</w:t>
      </w:r>
    </w:p>
    <w:p w14:paraId="786B162D" w14:textId="0F2698DB" w:rsidR="00707F69" w:rsidRDefault="00707F69" w:rsidP="00707F69">
      <w:r>
        <w:t>As an administrator or sales staff, I want to view the transaction list to track payment history, check the status of received payments, and reconcile system revenue.</w:t>
      </w:r>
    </w:p>
    <w:p w14:paraId="3F3EA1A7" w14:textId="77777777" w:rsidR="00707F69" w:rsidRPr="00707F69" w:rsidRDefault="00707F69" w:rsidP="00707F69">
      <w:pPr>
        <w:rPr>
          <w:b/>
          <w:bCs/>
        </w:rPr>
      </w:pPr>
      <w:r w:rsidRPr="00707F69">
        <w:rPr>
          <w:b/>
          <w:bCs/>
        </w:rPr>
        <w:t>US Review</w:t>
      </w:r>
    </w:p>
    <w:p w14:paraId="60CC4D52" w14:textId="77777777" w:rsidR="00707F69" w:rsidRDefault="00707F69" w:rsidP="00707F69">
      <w:r>
        <w:t>As a customer, I want to comment on news posts to discuss, ask questions, or share personal opinions about the content.</w:t>
      </w:r>
    </w:p>
    <w:p w14:paraId="18BF31D6" w14:textId="77777777" w:rsidR="00707F69" w:rsidRDefault="00707F69" w:rsidP="00707F69">
      <w:r>
        <w:t>As a customer, I want to create product reviews after the system confirms I have purchased the item, ensuring authenticity and sharing real experiences with the community.</w:t>
      </w:r>
    </w:p>
    <w:p w14:paraId="79E7998F" w14:textId="77777777" w:rsidR="00707F69" w:rsidRDefault="00707F69" w:rsidP="00707F69">
      <w:r>
        <w:t>As a customer, I want to edit or delete my reviews to update content if my opinion about the product changes after usage.</w:t>
      </w:r>
    </w:p>
    <w:p w14:paraId="44FAF357" w14:textId="77777777" w:rsidR="00707F69" w:rsidRDefault="00707F69" w:rsidP="00707F69">
      <w:r>
        <w:t>As a sales staff or administrator, I want to respond to customer reviews to thank them for support or address complaints and questions about products.</w:t>
      </w:r>
    </w:p>
    <w:p w14:paraId="094D8A92" w14:textId="4D503782" w:rsidR="00707F69" w:rsidRDefault="00707F69" w:rsidP="00707F69">
      <w:r>
        <w:t>As a sales staff or administrator, I want to hide or delete comments that violate community standards to maintain a civilized environment on the website.</w:t>
      </w:r>
    </w:p>
    <w:p w14:paraId="7EC9A893" w14:textId="77777777" w:rsidR="00707F69" w:rsidRPr="00707F69" w:rsidRDefault="00707F69" w:rsidP="00707F69">
      <w:pPr>
        <w:rPr>
          <w:b/>
          <w:bCs/>
        </w:rPr>
      </w:pPr>
      <w:r w:rsidRPr="00707F69">
        <w:rPr>
          <w:b/>
          <w:bCs/>
        </w:rPr>
        <w:t>US Post management</w:t>
      </w:r>
    </w:p>
    <w:p w14:paraId="19550FAF" w14:textId="77777777" w:rsidR="00707F69" w:rsidRDefault="00707F69" w:rsidP="00707F69">
      <w:r>
        <w:t>As a customer, I want to view the news list and search posts by title or keyword to quickly stay updated on events, announcements, and latest information.</w:t>
      </w:r>
    </w:p>
    <w:p w14:paraId="39D49FFF" w14:textId="77777777" w:rsidR="00707F69" w:rsidRDefault="00707F69" w:rsidP="00707F69">
      <w:r>
        <w:t>As a customer, I want to view post details to read the full content, see illustrative images, and grasp all information conveyed by the post.</w:t>
      </w:r>
    </w:p>
    <w:p w14:paraId="200EA677" w14:textId="36CEE284" w:rsidR="00707F69" w:rsidRDefault="00707F69" w:rsidP="00707F69">
      <w:r>
        <w:t>As an administrator, I want to perform post management actions such as adding, editing, deleting, or hiding posts to control displayed content and ensure the website information is accurate and up-to-date.</w:t>
      </w:r>
    </w:p>
    <w:p w14:paraId="15FDF8CE" w14:textId="6D14F1FA" w:rsidR="00D04FDA" w:rsidRPr="00D04FDA" w:rsidRDefault="00707F69" w:rsidP="00707F69">
      <w:r>
        <w:t>As an administrator, I want to manage topics and post categories to classify and organize news systematically, helping users easily find information by topic group</w:t>
      </w:r>
    </w:p>
    <w:p w14:paraId="1772FE1E" w14:textId="77777777" w:rsidR="00D04FDA" w:rsidRPr="00D04FDA" w:rsidRDefault="00D04FDA" w:rsidP="00D04FDA"/>
    <w:p w14:paraId="509152EF" w14:textId="77777777" w:rsidR="00CA1822" w:rsidRDefault="00CA1822" w:rsidP="00CA1822">
      <w:pPr>
        <w:rPr>
          <w:szCs w:val="26"/>
        </w:rPr>
      </w:pPr>
      <w:r w:rsidRPr="00BE2790">
        <w:rPr>
          <w:noProof/>
          <w:szCs w:val="26"/>
        </w:rPr>
        <w:drawing>
          <wp:inline distT="0" distB="0" distL="0" distR="0" wp14:anchorId="38626876" wp14:editId="72278D29">
            <wp:extent cx="5940425" cy="3323590"/>
            <wp:effectExtent l="0" t="0" r="3175" b="0"/>
            <wp:docPr id="802857374" name="Picture 18"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7374" name="Picture 18" descr="A diagram of a computer network&#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3323590"/>
                    </a:xfrm>
                    <a:prstGeom prst="rect">
                      <a:avLst/>
                    </a:prstGeom>
                    <a:noFill/>
                    <a:ln>
                      <a:noFill/>
                    </a:ln>
                  </pic:spPr>
                </pic:pic>
              </a:graphicData>
            </a:graphic>
          </wp:inline>
        </w:drawing>
      </w:r>
      <w:r w:rsidRPr="00BE2790">
        <w:rPr>
          <w:szCs w:val="26"/>
        </w:rPr>
        <w:t xml:space="preserve"> </w:t>
      </w:r>
    </w:p>
    <w:p w14:paraId="0FB6BCB6" w14:textId="1DFBE809" w:rsidR="00EE178A" w:rsidRPr="0065047B" w:rsidRDefault="00C80456" w:rsidP="0065047B">
      <w:pPr>
        <w:jc w:val="center"/>
        <w:rPr>
          <w:i/>
          <w:iCs/>
          <w:szCs w:val="26"/>
        </w:rPr>
      </w:pPr>
      <w:r w:rsidRPr="00C80456">
        <w:rPr>
          <w:i/>
          <w:iCs/>
          <w:szCs w:val="26"/>
        </w:rPr>
        <w:t>Figure 2.13: Conceptual model diagram</w:t>
      </w:r>
    </w:p>
    <w:p w14:paraId="51EDE0A8" w14:textId="77777777" w:rsidR="007A1794" w:rsidRPr="007A1794" w:rsidRDefault="007A1794" w:rsidP="007A1794">
      <w:pPr>
        <w:rPr>
          <w:rFonts w:eastAsiaTheme="majorEastAsia" w:cstheme="majorBidi"/>
          <w:bCs/>
          <w:szCs w:val="26"/>
        </w:rPr>
      </w:pPr>
      <w:r w:rsidRPr="007A1794">
        <w:rPr>
          <w:rFonts w:eastAsiaTheme="majorEastAsia" w:cstheme="majorBidi"/>
          <w:bCs/>
          <w:szCs w:val="26"/>
        </w:rPr>
        <w:t>For the User and System data group, the User entity plays a central role, storing information for all roles from Administrator, Customer, to Sales Staff, closely integrated with AddressUser to manage the delivery address book. Notably, the Allcode table functions as a shared data dictionary, standardizing key configuration parameters such as order status, permissions, and product classifications across the entire system.</w:t>
      </w:r>
    </w:p>
    <w:p w14:paraId="2DD080CC" w14:textId="77777777" w:rsidR="007A1794" w:rsidRPr="007A1794" w:rsidRDefault="007A1794" w:rsidP="007A1794">
      <w:pPr>
        <w:rPr>
          <w:rFonts w:eastAsiaTheme="majorEastAsia" w:cstheme="majorBidi"/>
          <w:bCs/>
          <w:szCs w:val="26"/>
        </w:rPr>
      </w:pPr>
      <w:r w:rsidRPr="007A1794">
        <w:rPr>
          <w:rFonts w:eastAsiaTheme="majorEastAsia" w:cstheme="majorBidi"/>
          <w:bCs/>
          <w:szCs w:val="26"/>
        </w:rPr>
        <w:t>In the Product category group, data is organized hierarchically with the Product entity managing general information, while ProductDetail stores details of variations such as size, color, and prices (original and discounted). Product images are managed via ProductImage, alongside the goods source management from Supplier and tracking of warehouse import history through the Receipt entity.</w:t>
      </w:r>
    </w:p>
    <w:p w14:paraId="32E9DDF0" w14:textId="77777777" w:rsidR="007A1794" w:rsidRPr="007A1794" w:rsidRDefault="007A1794" w:rsidP="007A1794">
      <w:pPr>
        <w:rPr>
          <w:rFonts w:eastAsiaTheme="majorEastAsia" w:cstheme="majorBidi"/>
          <w:bCs/>
          <w:szCs w:val="26"/>
        </w:rPr>
      </w:pPr>
      <w:r w:rsidRPr="007A1794">
        <w:rPr>
          <w:rFonts w:eastAsiaTheme="majorEastAsia" w:cstheme="majorBidi"/>
          <w:bCs/>
          <w:szCs w:val="26"/>
        </w:rPr>
        <w:t>For the Order and Sales process, the Order entity stores general transaction information such as the buyer, processing status, and applied vouchers, linked with TypeShip to determine the shipping method. Detailed data about items, quantity, and purchase price at the time of the order is recorded in OrderDetail, while the system maintains ShopCart to support temporary cart storage for buyers.</w:t>
      </w:r>
    </w:p>
    <w:p w14:paraId="42A187D9" w14:textId="4F6BE010" w:rsidR="002F04DE" w:rsidRPr="007A1794" w:rsidRDefault="007A1794" w:rsidP="005E7B33">
      <w:pPr>
        <w:rPr>
          <w:rFonts w:eastAsiaTheme="majorEastAsia" w:cstheme="majorBidi"/>
          <w:bCs/>
          <w:szCs w:val="26"/>
        </w:rPr>
      </w:pPr>
      <w:r w:rsidRPr="007A1794">
        <w:rPr>
          <w:rFonts w:eastAsiaTheme="majorEastAsia" w:cstheme="majorBidi"/>
          <w:bCs/>
          <w:szCs w:val="26"/>
        </w:rPr>
        <w:t>To support Marketing and Interaction, promotional programs are handled via the Voucher and TypeVoucher entities, combined with Banner and Blog to manage homepage advertising content and news guides. User interactions are recorded through the Comment entity for product reviews, together with the Message and RoomMessage system supporting real-time online chat between customers and staff</w:t>
      </w:r>
      <w:r w:rsidR="005E7B33" w:rsidRPr="007A1794">
        <w:rPr>
          <w:bCs/>
        </w:rPr>
        <w:t>.</w:t>
      </w:r>
    </w:p>
    <w:p w14:paraId="4B13573B" w14:textId="31E9F5C7" w:rsidR="005E7B33" w:rsidRPr="005E7B33" w:rsidRDefault="00F45B6E" w:rsidP="005E7B33">
      <w:r w:rsidRPr="00F45B6E">
        <w:rPr>
          <w:rFonts w:ascii="Arial" w:eastAsia="Arial" w:hAnsi="Arial" w:cs="Arial"/>
          <w:b/>
          <w:bCs/>
          <w:szCs w:val="26"/>
        </w:rPr>
        <w:t>Entity model combined with conceptual level</w:t>
      </w:r>
    </w:p>
    <w:p w14:paraId="2CEA3B71" w14:textId="2DCB33AD" w:rsidR="00717F5F" w:rsidRDefault="002C4CD3" w:rsidP="00717F5F">
      <w:pPr>
        <w:rPr>
          <w:szCs w:val="26"/>
        </w:rPr>
      </w:pPr>
      <w:r>
        <w:rPr>
          <w:noProof/>
        </w:rPr>
        <w:drawing>
          <wp:inline distT="0" distB="0" distL="0" distR="0" wp14:anchorId="1184E693" wp14:editId="33C2798B">
            <wp:extent cx="5940425" cy="5845175"/>
            <wp:effectExtent l="0" t="0" r="3175" b="3175"/>
            <wp:docPr id="1718696226" name="Picture 28" descr="A black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96226" name="Picture 28" descr="A black background with white dot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5845175"/>
                    </a:xfrm>
                    <a:prstGeom prst="rect">
                      <a:avLst/>
                    </a:prstGeom>
                    <a:noFill/>
                    <a:ln>
                      <a:noFill/>
                    </a:ln>
                  </pic:spPr>
                </pic:pic>
              </a:graphicData>
            </a:graphic>
          </wp:inline>
        </w:drawing>
      </w:r>
    </w:p>
    <w:p w14:paraId="54279541" w14:textId="4252DCE5" w:rsidR="0065047B" w:rsidRPr="006F2528" w:rsidRDefault="006F2528" w:rsidP="00FB1E07">
      <w:pPr>
        <w:jc w:val="center"/>
        <w:rPr>
          <w:i/>
          <w:szCs w:val="26"/>
        </w:rPr>
      </w:pPr>
      <w:r w:rsidRPr="006F2528">
        <w:rPr>
          <w:i/>
          <w:iCs/>
          <w:szCs w:val="26"/>
        </w:rPr>
        <w:t>Figure 2.14: Conceptual level entity relationship model diagram</w:t>
      </w:r>
    </w:p>
    <w:p w14:paraId="07D79504" w14:textId="77777777" w:rsidR="00D03C60" w:rsidRDefault="00D03C60" w:rsidP="00FB1E07">
      <w:pPr>
        <w:jc w:val="center"/>
        <w:rPr>
          <w:rFonts w:ascii="Arial" w:eastAsia="Arial" w:hAnsi="Arial" w:cs="Arial"/>
          <w:i/>
          <w:iCs/>
          <w:szCs w:val="26"/>
        </w:rPr>
      </w:pPr>
    </w:p>
    <w:p w14:paraId="648359CB" w14:textId="77777777" w:rsidR="00D03C60" w:rsidRDefault="00D03C60" w:rsidP="00FB1E07">
      <w:pPr>
        <w:jc w:val="center"/>
        <w:rPr>
          <w:rFonts w:ascii="Arial" w:eastAsia="Arial" w:hAnsi="Arial" w:cs="Arial"/>
          <w:szCs w:val="26"/>
        </w:rPr>
      </w:pPr>
    </w:p>
    <w:p w14:paraId="34C09232" w14:textId="77777777" w:rsidR="00D03C60" w:rsidRDefault="00D03C60" w:rsidP="00FB1E07">
      <w:pPr>
        <w:jc w:val="center"/>
        <w:rPr>
          <w:rFonts w:ascii="Arial" w:eastAsia="Arial" w:hAnsi="Arial" w:cs="Arial"/>
          <w:szCs w:val="26"/>
        </w:rPr>
      </w:pPr>
    </w:p>
    <w:p w14:paraId="1B6E1624" w14:textId="77777777" w:rsidR="00D03C60" w:rsidRDefault="00D03C60" w:rsidP="00FB1E07">
      <w:pPr>
        <w:jc w:val="center"/>
        <w:rPr>
          <w:rFonts w:ascii="Arial" w:eastAsia="Arial" w:hAnsi="Arial" w:cs="Arial"/>
          <w:szCs w:val="26"/>
        </w:rPr>
      </w:pPr>
    </w:p>
    <w:p w14:paraId="1D6948EE" w14:textId="6B1F8D5A" w:rsidR="00D03C60" w:rsidRPr="00D03C60" w:rsidRDefault="00D03C60" w:rsidP="00D03C60">
      <w:pPr>
        <w:rPr>
          <w:szCs w:val="26"/>
        </w:rPr>
      </w:pPr>
      <w:r w:rsidRPr="0079502F">
        <w:rPr>
          <w:rFonts w:ascii="Arial" w:eastAsia="Arial" w:hAnsi="Arial" w:cs="Arial"/>
          <w:b/>
          <w:bCs/>
          <w:szCs w:val="26"/>
        </w:rPr>
        <w:t>Mô hình thực thể kết hợp mức logic</w:t>
      </w:r>
    </w:p>
    <w:p w14:paraId="6558CAA7" w14:textId="471B6888" w:rsidR="000516CE" w:rsidRDefault="007D717B" w:rsidP="00E34E4A">
      <w:pPr>
        <w:rPr>
          <w:szCs w:val="26"/>
        </w:rPr>
      </w:pPr>
      <w:r w:rsidRPr="00BE2790">
        <w:rPr>
          <w:noProof/>
          <w:szCs w:val="26"/>
        </w:rPr>
        <w:drawing>
          <wp:inline distT="0" distB="0" distL="0" distR="0" wp14:anchorId="584432C2" wp14:editId="72028FF1">
            <wp:extent cx="5940425" cy="3299460"/>
            <wp:effectExtent l="0" t="0" r="3175" b="0"/>
            <wp:docPr id="1604513420" name="Picture 25"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13420" name="Picture 25" descr="A computer screen shot of a computer network&#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3299460"/>
                    </a:xfrm>
                    <a:prstGeom prst="rect">
                      <a:avLst/>
                    </a:prstGeom>
                    <a:noFill/>
                    <a:ln>
                      <a:noFill/>
                    </a:ln>
                  </pic:spPr>
                </pic:pic>
              </a:graphicData>
            </a:graphic>
          </wp:inline>
        </w:drawing>
      </w:r>
    </w:p>
    <w:p w14:paraId="30268479" w14:textId="684B40AC" w:rsidR="00FB1E07" w:rsidRPr="009E1FC5" w:rsidRDefault="006F2528" w:rsidP="009E1FC5">
      <w:pPr>
        <w:jc w:val="center"/>
        <w:rPr>
          <w:rFonts w:cs="Times New Roman"/>
          <w:i/>
          <w:iCs/>
          <w:szCs w:val="26"/>
        </w:rPr>
      </w:pPr>
      <w:r w:rsidRPr="006F2528">
        <w:rPr>
          <w:rFonts w:cs="Times New Roman"/>
          <w:i/>
          <w:iCs/>
          <w:szCs w:val="26"/>
        </w:rPr>
        <w:t>Figure 2.15: Logical level entity relationship model diagram</w:t>
      </w:r>
    </w:p>
    <w:p w14:paraId="479D9197" w14:textId="59FE2D1D" w:rsidR="00040EF7" w:rsidRPr="00BE2790" w:rsidRDefault="000516CE" w:rsidP="00606E27">
      <w:pPr>
        <w:pStyle w:val="Heading3"/>
        <w:rPr>
          <w:szCs w:val="26"/>
        </w:rPr>
      </w:pPr>
      <w:bookmarkStart w:id="22" w:name="_Toc217241611"/>
      <w:r w:rsidRPr="00BE2790">
        <w:rPr>
          <w:szCs w:val="26"/>
        </w:rPr>
        <w:t xml:space="preserve">2.1.9 </w:t>
      </w:r>
      <w:r w:rsidR="00307DC4" w:rsidRPr="00BE2790">
        <w:rPr>
          <w:szCs w:val="26"/>
        </w:rPr>
        <w:t>W</w:t>
      </w:r>
      <w:r w:rsidR="00E11CCF" w:rsidRPr="00BE2790">
        <w:rPr>
          <w:szCs w:val="26"/>
        </w:rPr>
        <w:t>ire</w:t>
      </w:r>
      <w:r w:rsidR="005F3CB0" w:rsidRPr="00BE2790">
        <w:rPr>
          <w:szCs w:val="26"/>
        </w:rPr>
        <w:t>flow</w:t>
      </w:r>
      <w:bookmarkEnd w:id="22"/>
    </w:p>
    <w:p w14:paraId="6E807EF7" w14:textId="77777777" w:rsidR="007B1A0D" w:rsidRPr="007B1A0D" w:rsidRDefault="007B1A0D" w:rsidP="007B1A0D">
      <w:pPr>
        <w:rPr>
          <w:szCs w:val="26"/>
        </w:rPr>
      </w:pPr>
      <w:r w:rsidRPr="007B1A0D">
        <w:rPr>
          <w:szCs w:val="26"/>
        </w:rPr>
        <w:t>The customer accesses the main page of the CLOTHING E-COMMERCE WEBSITE to view product categories, featured products, and can search or filter by BRAND, desired category. When clicking on a product, the system displays the detail page with multi-angle images, product name, selling price, description, available sizes, colors, and customer reviews.</w:t>
      </w:r>
    </w:p>
    <w:p w14:paraId="5293ACDC" w14:textId="77777777" w:rsidR="007B1A0D" w:rsidRPr="007B1A0D" w:rsidRDefault="007B1A0D" w:rsidP="007B1A0D">
      <w:pPr>
        <w:rPr>
          <w:szCs w:val="26"/>
        </w:rPr>
      </w:pPr>
      <w:r w:rsidRPr="007B1A0D">
        <w:rPr>
          <w:szCs w:val="26"/>
        </w:rPr>
        <w:t>If they want to purchase, the customer selects “Add to cart” or “Buy now”. If not logged in, the system may require login or registration to continue. After logging in, the customer can add products to the cart and review the list, adjust quantities, or remove products if needed.</w:t>
      </w:r>
    </w:p>
    <w:p w14:paraId="065B59C1" w14:textId="77777777" w:rsidR="007B1A0D" w:rsidRPr="007B1A0D" w:rsidRDefault="007B1A0D" w:rsidP="007B1A0D">
      <w:pPr>
        <w:rPr>
          <w:szCs w:val="26"/>
        </w:rPr>
      </w:pPr>
      <w:r w:rsidRPr="007B1A0D">
        <w:rPr>
          <w:szCs w:val="26"/>
        </w:rPr>
        <w:t>The customer goes to the cart to view an overview of selected products, apply discount codes, check estimated shipping fees, then clicks “Checkout” to proceed. On the checkout page, the customer enters shipping information, chooses a payment method, and then places the order.</w:t>
      </w:r>
    </w:p>
    <w:p w14:paraId="62BE5A75" w14:textId="1C532C7C" w:rsidR="00606E27" w:rsidRPr="00BE2790" w:rsidRDefault="007B1A0D" w:rsidP="00606E27">
      <w:pPr>
        <w:rPr>
          <w:szCs w:val="26"/>
        </w:rPr>
      </w:pPr>
      <w:r w:rsidRPr="007B1A0D">
        <w:rPr>
          <w:szCs w:val="26"/>
        </w:rPr>
        <w:t>The system displays order confirmation successfully. The customer can track the order status in the “Orders” section of their personal account</w:t>
      </w:r>
      <w:r w:rsidR="00CE00E7" w:rsidRPr="00CE00E7">
        <w:rPr>
          <w:szCs w:val="26"/>
        </w:rPr>
        <w:t>.</w:t>
      </w:r>
    </w:p>
    <w:p w14:paraId="6970BA8C" w14:textId="4580B3C1" w:rsidR="00615A25" w:rsidRPr="00BE2790" w:rsidRDefault="00606E27" w:rsidP="00461CE3">
      <w:pPr>
        <w:rPr>
          <w:szCs w:val="26"/>
        </w:rPr>
      </w:pPr>
      <w:r w:rsidRPr="00BE2790">
        <w:rPr>
          <w:noProof/>
          <w:szCs w:val="26"/>
        </w:rPr>
        <w:drawing>
          <wp:inline distT="0" distB="0" distL="0" distR="0" wp14:anchorId="5B6401CD" wp14:editId="60AD5A77">
            <wp:extent cx="5940425" cy="6279515"/>
            <wp:effectExtent l="0" t="0" r="3175" b="6985"/>
            <wp:docPr id="70424178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41785" name="Picture 19"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0425" cy="6279515"/>
                    </a:xfrm>
                    <a:prstGeom prst="rect">
                      <a:avLst/>
                    </a:prstGeom>
                    <a:noFill/>
                    <a:ln>
                      <a:noFill/>
                    </a:ln>
                  </pic:spPr>
                </pic:pic>
              </a:graphicData>
            </a:graphic>
          </wp:inline>
        </w:drawing>
      </w:r>
    </w:p>
    <w:p w14:paraId="708391B7" w14:textId="77777777" w:rsidR="00EF44A3" w:rsidRPr="00EF44A3" w:rsidRDefault="00EF44A3" w:rsidP="00EF44A3">
      <w:pPr>
        <w:jc w:val="center"/>
        <w:rPr>
          <w:i/>
          <w:iCs/>
          <w:szCs w:val="26"/>
        </w:rPr>
      </w:pPr>
      <w:r w:rsidRPr="00EF44A3">
        <w:rPr>
          <w:i/>
          <w:iCs/>
          <w:szCs w:val="26"/>
        </w:rPr>
        <w:t>Figure 2.16: Wireflow diagram</w:t>
      </w:r>
    </w:p>
    <w:p w14:paraId="74E692FB" w14:textId="77777777" w:rsidR="009F0248" w:rsidRPr="00BE2790" w:rsidRDefault="009F0248" w:rsidP="00EF44A3">
      <w:pPr>
        <w:jc w:val="center"/>
        <w:rPr>
          <w:szCs w:val="26"/>
        </w:rPr>
      </w:pPr>
    </w:p>
    <w:p w14:paraId="30E7B098" w14:textId="77777777" w:rsidR="009F0248" w:rsidRPr="00BE2790" w:rsidRDefault="009F0248" w:rsidP="00461CE3">
      <w:pPr>
        <w:rPr>
          <w:szCs w:val="26"/>
        </w:rPr>
      </w:pPr>
    </w:p>
    <w:p w14:paraId="3A1EBB0A" w14:textId="77777777" w:rsidR="00CE00E7" w:rsidRPr="00BE2790" w:rsidRDefault="00CE00E7" w:rsidP="00461CE3">
      <w:pPr>
        <w:rPr>
          <w:szCs w:val="26"/>
        </w:rPr>
      </w:pPr>
    </w:p>
    <w:p w14:paraId="64D57CFE" w14:textId="77777777" w:rsidR="00CE00E7" w:rsidRPr="00BE2790" w:rsidRDefault="00CE00E7" w:rsidP="00461CE3">
      <w:pPr>
        <w:rPr>
          <w:szCs w:val="26"/>
        </w:rPr>
      </w:pPr>
    </w:p>
    <w:p w14:paraId="5B8159A6" w14:textId="77777777" w:rsidR="00CE00E7" w:rsidRPr="00BE2790" w:rsidRDefault="00CE00E7" w:rsidP="00461CE3">
      <w:pPr>
        <w:rPr>
          <w:szCs w:val="26"/>
        </w:rPr>
      </w:pPr>
    </w:p>
    <w:p w14:paraId="0363C243" w14:textId="77777777" w:rsidR="009F0248" w:rsidRPr="00BE2790" w:rsidRDefault="009F0248" w:rsidP="00461CE3">
      <w:pPr>
        <w:rPr>
          <w:szCs w:val="26"/>
        </w:rPr>
      </w:pPr>
    </w:p>
    <w:p w14:paraId="5100309A" w14:textId="2260E50C" w:rsidR="00461CE3" w:rsidRPr="00BE2790" w:rsidRDefault="009F0248" w:rsidP="009F0248">
      <w:pPr>
        <w:pStyle w:val="Heading3"/>
        <w:rPr>
          <w:szCs w:val="26"/>
        </w:rPr>
      </w:pPr>
      <w:bookmarkStart w:id="23" w:name="_Toc217241612"/>
      <w:r w:rsidRPr="00BE2790">
        <w:rPr>
          <w:szCs w:val="26"/>
        </w:rPr>
        <w:t xml:space="preserve">2.1.10 </w:t>
      </w:r>
      <w:r w:rsidR="00F36A6B" w:rsidRPr="00F36A6B">
        <w:rPr>
          <w:szCs w:val="26"/>
        </w:rPr>
        <w:t>Interface</w:t>
      </w:r>
      <w:bookmarkEnd w:id="23"/>
    </w:p>
    <w:p w14:paraId="360CEFED" w14:textId="36889A71" w:rsidR="009F0248" w:rsidRDefault="00241526" w:rsidP="009F0248">
      <w:pPr>
        <w:rPr>
          <w:b/>
          <w:szCs w:val="26"/>
        </w:rPr>
      </w:pPr>
      <w:r w:rsidRPr="00241526">
        <w:rPr>
          <w:b/>
          <w:szCs w:val="26"/>
        </w:rPr>
        <w:t>Customer page interface</w:t>
      </w:r>
      <w:r w:rsidR="00040A84" w:rsidRPr="00BE2790">
        <w:rPr>
          <w:b/>
          <w:szCs w:val="26"/>
        </w:rPr>
        <w:t>:</w:t>
      </w:r>
    </w:p>
    <w:p w14:paraId="6CA2F89F" w14:textId="2F3AEFA8" w:rsidR="00040A84" w:rsidRPr="00225862" w:rsidRDefault="00225862" w:rsidP="009F0248">
      <w:pPr>
        <w:rPr>
          <w:bCs/>
          <w:szCs w:val="26"/>
        </w:rPr>
      </w:pPr>
      <w:r w:rsidRPr="00225862">
        <w:rPr>
          <w:bCs/>
          <w:szCs w:val="26"/>
        </w:rPr>
        <w:t>Home page when the customer accesses the website</w:t>
      </w:r>
    </w:p>
    <w:p w14:paraId="6F62F35E" w14:textId="12D42498" w:rsidR="00C16C86" w:rsidRPr="00BE2790" w:rsidRDefault="00DB706F" w:rsidP="009F0248">
      <w:pPr>
        <w:rPr>
          <w:szCs w:val="26"/>
        </w:rPr>
      </w:pPr>
      <w:r w:rsidRPr="00BE2790">
        <w:rPr>
          <w:noProof/>
          <w:szCs w:val="26"/>
        </w:rPr>
        <w:drawing>
          <wp:inline distT="0" distB="0" distL="0" distR="0" wp14:anchorId="6F8C8840" wp14:editId="64B8F227">
            <wp:extent cx="5940425" cy="2825750"/>
            <wp:effectExtent l="0" t="0" r="3175" b="0"/>
            <wp:docPr id="48435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59762" name=""/>
                    <pic:cNvPicPr/>
                  </pic:nvPicPr>
                  <pic:blipFill>
                    <a:blip r:embed="rId32"/>
                    <a:stretch>
                      <a:fillRect/>
                    </a:stretch>
                  </pic:blipFill>
                  <pic:spPr>
                    <a:xfrm>
                      <a:off x="0" y="0"/>
                      <a:ext cx="5940425" cy="2825750"/>
                    </a:xfrm>
                    <a:prstGeom prst="rect">
                      <a:avLst/>
                    </a:prstGeom>
                  </pic:spPr>
                </pic:pic>
              </a:graphicData>
            </a:graphic>
          </wp:inline>
        </w:drawing>
      </w:r>
    </w:p>
    <w:p w14:paraId="694B5A8C" w14:textId="7006A528" w:rsidR="00DB706F" w:rsidRPr="009E1FC5" w:rsidRDefault="006A760E" w:rsidP="00DB706F">
      <w:pPr>
        <w:jc w:val="center"/>
        <w:rPr>
          <w:i/>
          <w:iCs/>
          <w:szCs w:val="26"/>
        </w:rPr>
      </w:pPr>
      <w:r w:rsidRPr="006A760E">
        <w:rPr>
          <w:i/>
          <w:iCs/>
          <w:szCs w:val="26"/>
        </w:rPr>
        <w:t>Figure 2.17: Home page</w:t>
      </w:r>
    </w:p>
    <w:p w14:paraId="33FFE84E" w14:textId="77777777" w:rsidR="00DB706F" w:rsidRPr="00BE2790" w:rsidRDefault="00DB706F" w:rsidP="00DB706F">
      <w:pPr>
        <w:rPr>
          <w:szCs w:val="26"/>
        </w:rPr>
      </w:pPr>
    </w:p>
    <w:p w14:paraId="36361CEC" w14:textId="5AA9C8DE" w:rsidR="00397BAF" w:rsidRPr="00BE2790" w:rsidRDefault="0075351F" w:rsidP="00DB706F">
      <w:pPr>
        <w:rPr>
          <w:szCs w:val="26"/>
        </w:rPr>
      </w:pPr>
      <w:r w:rsidRPr="0075351F">
        <w:rPr>
          <w:szCs w:val="26"/>
        </w:rPr>
        <w:t>Login page when the customer needs to log in to purchase items or add products to the cart; they can log in via Facebook or Google account</w:t>
      </w:r>
      <w:r>
        <w:rPr>
          <w:szCs w:val="26"/>
        </w:rPr>
        <w:t>.</w:t>
      </w:r>
    </w:p>
    <w:p w14:paraId="48E03CAF" w14:textId="480428A7" w:rsidR="00126D6E" w:rsidRPr="00BE2790" w:rsidRDefault="00126D6E" w:rsidP="00DB706F">
      <w:pPr>
        <w:rPr>
          <w:szCs w:val="26"/>
        </w:rPr>
      </w:pPr>
      <w:r w:rsidRPr="00BE2790">
        <w:rPr>
          <w:noProof/>
          <w:szCs w:val="26"/>
        </w:rPr>
        <w:drawing>
          <wp:inline distT="0" distB="0" distL="0" distR="0" wp14:anchorId="629858D9" wp14:editId="78B514C1">
            <wp:extent cx="5940425" cy="2802890"/>
            <wp:effectExtent l="0" t="0" r="3175" b="0"/>
            <wp:docPr id="1329720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20423" name="Picture 1" descr="A screenshot of a computer&#10;&#10;AI-generated content may be incorrect."/>
                    <pic:cNvPicPr/>
                  </pic:nvPicPr>
                  <pic:blipFill>
                    <a:blip r:embed="rId33"/>
                    <a:stretch>
                      <a:fillRect/>
                    </a:stretch>
                  </pic:blipFill>
                  <pic:spPr>
                    <a:xfrm>
                      <a:off x="0" y="0"/>
                      <a:ext cx="5940425" cy="2802890"/>
                    </a:xfrm>
                    <a:prstGeom prst="rect">
                      <a:avLst/>
                    </a:prstGeom>
                  </pic:spPr>
                </pic:pic>
              </a:graphicData>
            </a:graphic>
          </wp:inline>
        </w:drawing>
      </w:r>
    </w:p>
    <w:p w14:paraId="0CD1C6F5" w14:textId="75A97C96" w:rsidR="00571988" w:rsidRPr="009E1FC5" w:rsidRDefault="00773305" w:rsidP="00126D6E">
      <w:pPr>
        <w:jc w:val="center"/>
        <w:rPr>
          <w:i/>
          <w:iCs/>
          <w:szCs w:val="26"/>
        </w:rPr>
      </w:pPr>
      <w:r w:rsidRPr="00773305">
        <w:rPr>
          <w:i/>
          <w:iCs/>
          <w:szCs w:val="26"/>
        </w:rPr>
        <w:t>Figure 2.18: Login page</w:t>
      </w:r>
    </w:p>
    <w:p w14:paraId="5FCD6AB9" w14:textId="77777777" w:rsidR="00126D6E" w:rsidRPr="00BE2790" w:rsidRDefault="00126D6E" w:rsidP="00126D6E">
      <w:pPr>
        <w:jc w:val="center"/>
        <w:rPr>
          <w:szCs w:val="26"/>
        </w:rPr>
      </w:pPr>
    </w:p>
    <w:p w14:paraId="01CF5CB8" w14:textId="77777777" w:rsidR="007F3E15" w:rsidRPr="00BE2790" w:rsidRDefault="007F3E15" w:rsidP="00126D6E">
      <w:pPr>
        <w:jc w:val="center"/>
        <w:rPr>
          <w:szCs w:val="26"/>
        </w:rPr>
      </w:pPr>
    </w:p>
    <w:p w14:paraId="082901FC" w14:textId="540C366A" w:rsidR="007F3E15" w:rsidRPr="00BE2790" w:rsidRDefault="006D706C" w:rsidP="008C7B99">
      <w:pPr>
        <w:jc w:val="left"/>
        <w:rPr>
          <w:szCs w:val="26"/>
        </w:rPr>
      </w:pPr>
      <w:r w:rsidRPr="006D706C">
        <w:rPr>
          <w:szCs w:val="26"/>
        </w:rPr>
        <w:t>Shop page is the page where the customer can filter, search, and select a category to view the products they are looking for</w:t>
      </w:r>
      <w:r w:rsidR="00BD55E9">
        <w:rPr>
          <w:szCs w:val="26"/>
        </w:rPr>
        <w:t>.</w:t>
      </w:r>
    </w:p>
    <w:p w14:paraId="28C97BDC" w14:textId="76FC3B9E" w:rsidR="00A760FB" w:rsidRPr="00BE2790" w:rsidRDefault="00BF1554" w:rsidP="008C7B99">
      <w:pPr>
        <w:jc w:val="left"/>
        <w:rPr>
          <w:szCs w:val="26"/>
        </w:rPr>
      </w:pPr>
      <w:r w:rsidRPr="00BE2790">
        <w:rPr>
          <w:noProof/>
          <w:szCs w:val="26"/>
        </w:rPr>
        <w:drawing>
          <wp:inline distT="0" distB="0" distL="0" distR="0" wp14:anchorId="45880DB1" wp14:editId="748D8531">
            <wp:extent cx="5940425" cy="2853055"/>
            <wp:effectExtent l="0" t="0" r="3175" b="4445"/>
            <wp:docPr id="809818391" name="Picture 1" descr="A screenshot of a clothing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18391" name="Picture 1" descr="A screenshot of a clothing store&#10;&#10;AI-generated content may be incorrect."/>
                    <pic:cNvPicPr/>
                  </pic:nvPicPr>
                  <pic:blipFill>
                    <a:blip r:embed="rId34"/>
                    <a:stretch>
                      <a:fillRect/>
                    </a:stretch>
                  </pic:blipFill>
                  <pic:spPr>
                    <a:xfrm>
                      <a:off x="0" y="0"/>
                      <a:ext cx="5940425" cy="2853055"/>
                    </a:xfrm>
                    <a:prstGeom prst="rect">
                      <a:avLst/>
                    </a:prstGeom>
                  </pic:spPr>
                </pic:pic>
              </a:graphicData>
            </a:graphic>
          </wp:inline>
        </w:drawing>
      </w:r>
    </w:p>
    <w:p w14:paraId="5D2DB7E5" w14:textId="2555BADC" w:rsidR="005348D7" w:rsidRPr="009E1FC5" w:rsidRDefault="00773305" w:rsidP="00A00CED">
      <w:pPr>
        <w:jc w:val="center"/>
        <w:rPr>
          <w:i/>
          <w:iCs/>
          <w:szCs w:val="26"/>
        </w:rPr>
      </w:pPr>
      <w:r w:rsidRPr="00773305">
        <w:rPr>
          <w:i/>
          <w:iCs/>
          <w:szCs w:val="26"/>
        </w:rPr>
        <w:t>Figure 2.19: Store page</w:t>
      </w:r>
    </w:p>
    <w:p w14:paraId="0E5B258D" w14:textId="77777777" w:rsidR="00F62099" w:rsidRPr="00BE2790" w:rsidRDefault="00F62099" w:rsidP="00A00CED">
      <w:pPr>
        <w:jc w:val="center"/>
        <w:rPr>
          <w:szCs w:val="26"/>
        </w:rPr>
      </w:pPr>
    </w:p>
    <w:p w14:paraId="6E9CE129" w14:textId="08E1A5FC" w:rsidR="0037193E" w:rsidRPr="00BE2790" w:rsidRDefault="00EF3E6A" w:rsidP="0037193E">
      <w:pPr>
        <w:rPr>
          <w:szCs w:val="26"/>
        </w:rPr>
      </w:pPr>
      <w:r w:rsidRPr="00EF3E6A">
        <w:rPr>
          <w:szCs w:val="26"/>
        </w:rPr>
        <w:t>Product detail page displays complete information about a specific product, including images, product name, selling price, detailed description, available sizes/colors, stock quantity, and reviews and comments from other customers. The customer can easily add to cart or buy now from this page</w:t>
      </w:r>
      <w:r w:rsidR="0037193E" w:rsidRPr="00BE2790">
        <w:rPr>
          <w:szCs w:val="26"/>
        </w:rPr>
        <w:t>.</w:t>
      </w:r>
    </w:p>
    <w:p w14:paraId="0E572150" w14:textId="05461F0B" w:rsidR="0037193E" w:rsidRPr="00BE2790" w:rsidRDefault="00F75812" w:rsidP="0037193E">
      <w:pPr>
        <w:rPr>
          <w:szCs w:val="26"/>
        </w:rPr>
      </w:pPr>
      <w:r w:rsidRPr="00BE2790">
        <w:rPr>
          <w:noProof/>
          <w:szCs w:val="26"/>
        </w:rPr>
        <w:drawing>
          <wp:inline distT="0" distB="0" distL="0" distR="0" wp14:anchorId="6E21A084" wp14:editId="5A3889B6">
            <wp:extent cx="5940425" cy="2858770"/>
            <wp:effectExtent l="0" t="0" r="3175" b="0"/>
            <wp:docPr id="6347336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367" name="Picture 1" descr="A screenshot of a website&#10;&#10;AI-generated content may be incorrect."/>
                    <pic:cNvPicPr/>
                  </pic:nvPicPr>
                  <pic:blipFill>
                    <a:blip r:embed="rId35"/>
                    <a:stretch>
                      <a:fillRect/>
                    </a:stretch>
                  </pic:blipFill>
                  <pic:spPr>
                    <a:xfrm>
                      <a:off x="0" y="0"/>
                      <a:ext cx="5940425" cy="2858770"/>
                    </a:xfrm>
                    <a:prstGeom prst="rect">
                      <a:avLst/>
                    </a:prstGeom>
                  </pic:spPr>
                </pic:pic>
              </a:graphicData>
            </a:graphic>
          </wp:inline>
        </w:drawing>
      </w:r>
    </w:p>
    <w:p w14:paraId="3B627496" w14:textId="4F529A60" w:rsidR="00F75812" w:rsidRPr="009E1FC5" w:rsidRDefault="00871369" w:rsidP="00F75812">
      <w:pPr>
        <w:jc w:val="center"/>
        <w:rPr>
          <w:i/>
          <w:iCs/>
          <w:szCs w:val="26"/>
        </w:rPr>
      </w:pPr>
      <w:r w:rsidRPr="00871369">
        <w:rPr>
          <w:i/>
          <w:iCs/>
          <w:szCs w:val="26"/>
        </w:rPr>
        <w:t>Figure 2.20: Product detail page</w:t>
      </w:r>
    </w:p>
    <w:p w14:paraId="567BACB5" w14:textId="77777777" w:rsidR="00F75812" w:rsidRPr="00BE2790" w:rsidRDefault="00F75812" w:rsidP="00F75812">
      <w:pPr>
        <w:rPr>
          <w:szCs w:val="26"/>
        </w:rPr>
      </w:pPr>
    </w:p>
    <w:p w14:paraId="2D7BF6A8" w14:textId="673640F3" w:rsidR="00767114" w:rsidRPr="00BE2790" w:rsidRDefault="00776C72" w:rsidP="00767114">
      <w:pPr>
        <w:rPr>
          <w:szCs w:val="26"/>
        </w:rPr>
      </w:pPr>
      <w:r w:rsidRPr="00776C72">
        <w:rPr>
          <w:szCs w:val="26"/>
        </w:rPr>
        <w:t>Shopping cart page displays the list of products the customer has selected and the total cart value. The customer can adjust quantities or remove products</w:t>
      </w:r>
      <w:r w:rsidR="00767114" w:rsidRPr="00BE2790">
        <w:rPr>
          <w:szCs w:val="26"/>
        </w:rPr>
        <w:t>.</w:t>
      </w:r>
    </w:p>
    <w:p w14:paraId="4D620F47" w14:textId="15DA335E" w:rsidR="00767114" w:rsidRPr="00BE2790" w:rsidRDefault="00906EEF" w:rsidP="00767114">
      <w:pPr>
        <w:rPr>
          <w:szCs w:val="26"/>
        </w:rPr>
      </w:pPr>
      <w:r w:rsidRPr="00BE2790">
        <w:rPr>
          <w:noProof/>
          <w:szCs w:val="26"/>
        </w:rPr>
        <w:drawing>
          <wp:inline distT="0" distB="0" distL="0" distR="0" wp14:anchorId="6EF14C6D" wp14:editId="66F316C6">
            <wp:extent cx="5940425" cy="2516505"/>
            <wp:effectExtent l="0" t="0" r="3175" b="0"/>
            <wp:docPr id="493005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05203" name="Picture 1" descr="A screenshot of a computer&#10;&#10;AI-generated content may be incorrect."/>
                    <pic:cNvPicPr/>
                  </pic:nvPicPr>
                  <pic:blipFill>
                    <a:blip r:embed="rId36"/>
                    <a:stretch>
                      <a:fillRect/>
                    </a:stretch>
                  </pic:blipFill>
                  <pic:spPr>
                    <a:xfrm>
                      <a:off x="0" y="0"/>
                      <a:ext cx="5940425" cy="2516505"/>
                    </a:xfrm>
                    <a:prstGeom prst="rect">
                      <a:avLst/>
                    </a:prstGeom>
                  </pic:spPr>
                </pic:pic>
              </a:graphicData>
            </a:graphic>
          </wp:inline>
        </w:drawing>
      </w:r>
    </w:p>
    <w:p w14:paraId="00FBDCA7" w14:textId="4BC7E210" w:rsidR="00906EEF" w:rsidRPr="00767114" w:rsidRDefault="00871369" w:rsidP="00906EEF">
      <w:pPr>
        <w:jc w:val="center"/>
        <w:rPr>
          <w:i/>
          <w:iCs/>
          <w:szCs w:val="26"/>
        </w:rPr>
      </w:pPr>
      <w:r w:rsidRPr="00871369">
        <w:rPr>
          <w:i/>
          <w:iCs/>
          <w:szCs w:val="26"/>
        </w:rPr>
        <w:t>Figure 2.21: Cart page</w:t>
      </w:r>
    </w:p>
    <w:p w14:paraId="01CF59CF" w14:textId="77777777" w:rsidR="00767114" w:rsidRPr="00BE2790" w:rsidRDefault="00767114" w:rsidP="00F75812">
      <w:pPr>
        <w:rPr>
          <w:szCs w:val="26"/>
        </w:rPr>
      </w:pPr>
    </w:p>
    <w:p w14:paraId="6FC0C4E1" w14:textId="1B53C0E5" w:rsidR="00F75812" w:rsidRPr="00BE2790" w:rsidRDefault="00D64994" w:rsidP="00F75812">
      <w:pPr>
        <w:rPr>
          <w:szCs w:val="26"/>
        </w:rPr>
      </w:pPr>
      <w:r w:rsidRPr="00D64994">
        <w:rPr>
          <w:szCs w:val="26"/>
        </w:rPr>
        <w:t>Checkout page is the page where the customer confirms and enters information before placing an order</w:t>
      </w:r>
      <w:r>
        <w:rPr>
          <w:szCs w:val="26"/>
        </w:rPr>
        <w:t>.</w:t>
      </w:r>
    </w:p>
    <w:p w14:paraId="724E94DE" w14:textId="080F3A8C" w:rsidR="00503871" w:rsidRPr="00BE2790" w:rsidRDefault="00503871" w:rsidP="00F75812">
      <w:pPr>
        <w:rPr>
          <w:szCs w:val="26"/>
        </w:rPr>
      </w:pPr>
      <w:r w:rsidRPr="00BE2790">
        <w:rPr>
          <w:noProof/>
          <w:szCs w:val="26"/>
        </w:rPr>
        <w:drawing>
          <wp:inline distT="0" distB="0" distL="0" distR="0" wp14:anchorId="4B45D132" wp14:editId="7882FA91">
            <wp:extent cx="5940425" cy="3202940"/>
            <wp:effectExtent l="0" t="0" r="3175" b="0"/>
            <wp:docPr id="1322623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23851" name="Picture 1" descr="A screenshot of a computer&#10;&#10;AI-generated content may be incorrect."/>
                    <pic:cNvPicPr/>
                  </pic:nvPicPr>
                  <pic:blipFill>
                    <a:blip r:embed="rId37"/>
                    <a:stretch>
                      <a:fillRect/>
                    </a:stretch>
                  </pic:blipFill>
                  <pic:spPr>
                    <a:xfrm>
                      <a:off x="0" y="0"/>
                      <a:ext cx="5940425" cy="3202940"/>
                    </a:xfrm>
                    <a:prstGeom prst="rect">
                      <a:avLst/>
                    </a:prstGeom>
                  </pic:spPr>
                </pic:pic>
              </a:graphicData>
            </a:graphic>
          </wp:inline>
        </w:drawing>
      </w:r>
    </w:p>
    <w:p w14:paraId="4FAFE07F" w14:textId="77777777" w:rsidR="00197605" w:rsidRPr="00197605" w:rsidRDefault="00197605" w:rsidP="00197605">
      <w:pPr>
        <w:jc w:val="center"/>
        <w:rPr>
          <w:i/>
          <w:iCs/>
          <w:szCs w:val="26"/>
        </w:rPr>
      </w:pPr>
      <w:r w:rsidRPr="00197605">
        <w:rPr>
          <w:i/>
          <w:iCs/>
          <w:szCs w:val="26"/>
        </w:rPr>
        <w:t>Figure 2.22: Order page</w:t>
      </w:r>
    </w:p>
    <w:p w14:paraId="60451822" w14:textId="77777777" w:rsidR="00A00CED" w:rsidRPr="00BE2790" w:rsidRDefault="00A00CED" w:rsidP="00197605">
      <w:pPr>
        <w:jc w:val="center"/>
        <w:rPr>
          <w:szCs w:val="26"/>
        </w:rPr>
      </w:pPr>
    </w:p>
    <w:p w14:paraId="72169629" w14:textId="77777777" w:rsidR="00906EEF" w:rsidRPr="00BE2790" w:rsidRDefault="00906EEF" w:rsidP="00A00CED">
      <w:pPr>
        <w:rPr>
          <w:szCs w:val="26"/>
        </w:rPr>
      </w:pPr>
    </w:p>
    <w:p w14:paraId="041F3E29" w14:textId="2C5901FB" w:rsidR="00227A72" w:rsidRPr="00BE2790" w:rsidRDefault="00D45DE5" w:rsidP="00A00CED">
      <w:pPr>
        <w:rPr>
          <w:szCs w:val="26"/>
        </w:rPr>
      </w:pPr>
      <w:r w:rsidRPr="00D45DE5">
        <w:rPr>
          <w:szCs w:val="26"/>
        </w:rPr>
        <w:t>Customer order page displays the list of all orders placed by the customer, including order code, total value, and order status</w:t>
      </w:r>
      <w:r w:rsidR="00F87C9B" w:rsidRPr="00BE2790">
        <w:rPr>
          <w:szCs w:val="26"/>
        </w:rPr>
        <w:t>.</w:t>
      </w:r>
    </w:p>
    <w:p w14:paraId="4D2BAA5B" w14:textId="5B345CC0" w:rsidR="00227A72" w:rsidRPr="00BE2790" w:rsidRDefault="00227A72" w:rsidP="00A00CED">
      <w:pPr>
        <w:rPr>
          <w:szCs w:val="26"/>
        </w:rPr>
      </w:pPr>
      <w:r w:rsidRPr="00BE2790">
        <w:rPr>
          <w:noProof/>
          <w:szCs w:val="26"/>
        </w:rPr>
        <w:drawing>
          <wp:inline distT="0" distB="0" distL="0" distR="0" wp14:anchorId="02D71B8E" wp14:editId="1E1D3B4E">
            <wp:extent cx="5940425" cy="2837815"/>
            <wp:effectExtent l="0" t="0" r="3175" b="635"/>
            <wp:docPr id="440281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1138" name="Picture 1" descr="A screenshot of a computer&#10;&#10;AI-generated content may be incorrect."/>
                    <pic:cNvPicPr/>
                  </pic:nvPicPr>
                  <pic:blipFill>
                    <a:blip r:embed="rId38"/>
                    <a:stretch>
                      <a:fillRect/>
                    </a:stretch>
                  </pic:blipFill>
                  <pic:spPr>
                    <a:xfrm>
                      <a:off x="0" y="0"/>
                      <a:ext cx="5940425" cy="2837815"/>
                    </a:xfrm>
                    <a:prstGeom prst="rect">
                      <a:avLst/>
                    </a:prstGeom>
                  </pic:spPr>
                </pic:pic>
              </a:graphicData>
            </a:graphic>
          </wp:inline>
        </w:drawing>
      </w:r>
    </w:p>
    <w:p w14:paraId="2F56B7E5" w14:textId="19FB7D31" w:rsidR="00F87C9B" w:rsidRPr="009E1FC5" w:rsidRDefault="00197605" w:rsidP="00F87C9B">
      <w:pPr>
        <w:jc w:val="center"/>
        <w:rPr>
          <w:i/>
          <w:iCs/>
          <w:szCs w:val="26"/>
        </w:rPr>
      </w:pPr>
      <w:r w:rsidRPr="00197605">
        <w:rPr>
          <w:i/>
          <w:iCs/>
          <w:szCs w:val="26"/>
        </w:rPr>
        <w:t>Figure 2.23: Purchase orders page</w:t>
      </w:r>
    </w:p>
    <w:p w14:paraId="3967B719" w14:textId="77777777" w:rsidR="008365BA" w:rsidRPr="00BE2790" w:rsidRDefault="008365BA" w:rsidP="00F87C9B">
      <w:pPr>
        <w:jc w:val="center"/>
        <w:rPr>
          <w:szCs w:val="26"/>
        </w:rPr>
      </w:pPr>
    </w:p>
    <w:p w14:paraId="7CD4503D" w14:textId="3FFFBDF6" w:rsidR="008365BA" w:rsidRPr="00BE2790" w:rsidRDefault="005A0D1E" w:rsidP="00BF4AB2">
      <w:pPr>
        <w:jc w:val="left"/>
        <w:rPr>
          <w:szCs w:val="26"/>
        </w:rPr>
      </w:pPr>
      <w:r w:rsidRPr="005A0D1E">
        <w:rPr>
          <w:szCs w:val="26"/>
        </w:rPr>
        <w:t>Customer address page allows viewing, adding, editing, and deleting saved shipping addresses. Each address includes recipient name, phone number, detailed address, and one address can be set as default. Customers can easily select the appropriate address when placing an order without re-entering it each time</w:t>
      </w:r>
      <w:r w:rsidR="00BF4AB2" w:rsidRPr="00BF4AB2">
        <w:rPr>
          <w:szCs w:val="26"/>
        </w:rPr>
        <w:t>.</w:t>
      </w:r>
    </w:p>
    <w:p w14:paraId="69A45F2F" w14:textId="1BF3951A" w:rsidR="00F87C9B" w:rsidRPr="00BE2790" w:rsidRDefault="008365BA" w:rsidP="008365BA">
      <w:pPr>
        <w:tabs>
          <w:tab w:val="left" w:pos="228"/>
        </w:tabs>
        <w:rPr>
          <w:szCs w:val="26"/>
        </w:rPr>
      </w:pPr>
      <w:r w:rsidRPr="00BE2790">
        <w:rPr>
          <w:noProof/>
          <w:szCs w:val="26"/>
        </w:rPr>
        <w:drawing>
          <wp:inline distT="0" distB="0" distL="0" distR="0" wp14:anchorId="6AABC6A8" wp14:editId="19369254">
            <wp:extent cx="5940425" cy="2827655"/>
            <wp:effectExtent l="0" t="0" r="3175" b="0"/>
            <wp:docPr id="1558502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02946" name="Picture 1" descr="A screenshot of a computer&#10;&#10;AI-generated content may be incorrect."/>
                    <pic:cNvPicPr/>
                  </pic:nvPicPr>
                  <pic:blipFill>
                    <a:blip r:embed="rId39"/>
                    <a:stretch>
                      <a:fillRect/>
                    </a:stretch>
                  </pic:blipFill>
                  <pic:spPr>
                    <a:xfrm>
                      <a:off x="0" y="0"/>
                      <a:ext cx="5940425" cy="2827655"/>
                    </a:xfrm>
                    <a:prstGeom prst="rect">
                      <a:avLst/>
                    </a:prstGeom>
                  </pic:spPr>
                </pic:pic>
              </a:graphicData>
            </a:graphic>
          </wp:inline>
        </w:drawing>
      </w:r>
    </w:p>
    <w:p w14:paraId="48E30325" w14:textId="00FF017C" w:rsidR="009100CA" w:rsidRPr="009E1FC5" w:rsidRDefault="00902546" w:rsidP="009100CA">
      <w:pPr>
        <w:tabs>
          <w:tab w:val="left" w:pos="228"/>
        </w:tabs>
        <w:jc w:val="center"/>
        <w:rPr>
          <w:i/>
          <w:iCs/>
          <w:szCs w:val="26"/>
        </w:rPr>
      </w:pPr>
      <w:r w:rsidRPr="00902546">
        <w:rPr>
          <w:i/>
          <w:iCs/>
          <w:szCs w:val="26"/>
        </w:rPr>
        <w:t>Figure 2.24: Address page</w:t>
      </w:r>
    </w:p>
    <w:p w14:paraId="040D2F7F" w14:textId="77777777" w:rsidR="00256DF1" w:rsidRPr="00BE2790" w:rsidRDefault="00256DF1" w:rsidP="008365BA">
      <w:pPr>
        <w:tabs>
          <w:tab w:val="left" w:pos="228"/>
        </w:tabs>
        <w:rPr>
          <w:szCs w:val="26"/>
        </w:rPr>
      </w:pPr>
    </w:p>
    <w:p w14:paraId="29293B4C" w14:textId="77777777" w:rsidR="00256DF1" w:rsidRPr="00BE2790" w:rsidRDefault="00256DF1" w:rsidP="008365BA">
      <w:pPr>
        <w:tabs>
          <w:tab w:val="left" w:pos="228"/>
        </w:tabs>
        <w:rPr>
          <w:szCs w:val="26"/>
        </w:rPr>
      </w:pPr>
    </w:p>
    <w:p w14:paraId="3492D9D3" w14:textId="1752A66F" w:rsidR="00491F00" w:rsidRPr="00491F00" w:rsidRDefault="0016181F" w:rsidP="00491F00">
      <w:pPr>
        <w:tabs>
          <w:tab w:val="left" w:pos="228"/>
        </w:tabs>
        <w:rPr>
          <w:szCs w:val="26"/>
        </w:rPr>
      </w:pPr>
      <w:r w:rsidRPr="0016181F">
        <w:rPr>
          <w:szCs w:val="26"/>
        </w:rPr>
        <w:t>The clothing shop blog page displays a list of the latest posts or by categories such as fashion trends, outfit tips, clothing care advice… along with a featured image, title, summary, and posting date. Customers can read the full article, comment, share, or search by keywords to discover more useful content from the shop</w:t>
      </w:r>
      <w:r w:rsidR="00491F00" w:rsidRPr="00491F00">
        <w:rPr>
          <w:szCs w:val="26"/>
        </w:rPr>
        <w:t>.</w:t>
      </w:r>
    </w:p>
    <w:p w14:paraId="335E7B69" w14:textId="040DF2D4" w:rsidR="00256DF1" w:rsidRPr="00BE2790" w:rsidRDefault="009100CA" w:rsidP="008365BA">
      <w:pPr>
        <w:tabs>
          <w:tab w:val="left" w:pos="228"/>
        </w:tabs>
        <w:rPr>
          <w:szCs w:val="26"/>
        </w:rPr>
      </w:pPr>
      <w:r w:rsidRPr="00BE2790">
        <w:rPr>
          <w:noProof/>
          <w:szCs w:val="26"/>
        </w:rPr>
        <w:drawing>
          <wp:inline distT="0" distB="0" distL="0" distR="0" wp14:anchorId="262959BA" wp14:editId="7F524E2C">
            <wp:extent cx="5940425" cy="2798445"/>
            <wp:effectExtent l="0" t="0" r="3175" b="1905"/>
            <wp:docPr id="14152152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520" name="Picture 1" descr="A screenshot of a cell phone&#10;&#10;AI-generated content may be incorrect."/>
                    <pic:cNvPicPr/>
                  </pic:nvPicPr>
                  <pic:blipFill>
                    <a:blip r:embed="rId40"/>
                    <a:stretch>
                      <a:fillRect/>
                    </a:stretch>
                  </pic:blipFill>
                  <pic:spPr>
                    <a:xfrm>
                      <a:off x="0" y="0"/>
                      <a:ext cx="5940425" cy="2798445"/>
                    </a:xfrm>
                    <a:prstGeom prst="rect">
                      <a:avLst/>
                    </a:prstGeom>
                  </pic:spPr>
                </pic:pic>
              </a:graphicData>
            </a:graphic>
          </wp:inline>
        </w:drawing>
      </w:r>
    </w:p>
    <w:p w14:paraId="31376A63" w14:textId="27E18F50" w:rsidR="009100CA" w:rsidRPr="009E1FC5" w:rsidRDefault="00902546" w:rsidP="009100CA">
      <w:pPr>
        <w:tabs>
          <w:tab w:val="left" w:pos="228"/>
        </w:tabs>
        <w:jc w:val="center"/>
        <w:rPr>
          <w:i/>
          <w:iCs/>
          <w:szCs w:val="26"/>
        </w:rPr>
      </w:pPr>
      <w:r w:rsidRPr="00902546">
        <w:rPr>
          <w:i/>
          <w:iCs/>
          <w:szCs w:val="26"/>
        </w:rPr>
        <w:t>Figure 2.25: Blog page</w:t>
      </w:r>
    </w:p>
    <w:p w14:paraId="26F8806B" w14:textId="77777777" w:rsidR="009100CA" w:rsidRPr="00BE2790" w:rsidRDefault="009100CA" w:rsidP="009100CA">
      <w:pPr>
        <w:tabs>
          <w:tab w:val="left" w:pos="228"/>
        </w:tabs>
        <w:jc w:val="center"/>
        <w:rPr>
          <w:szCs w:val="26"/>
        </w:rPr>
      </w:pPr>
    </w:p>
    <w:p w14:paraId="46A24EA4" w14:textId="5A9B1590" w:rsidR="009100CA" w:rsidRPr="00BE2790" w:rsidRDefault="005E5114" w:rsidP="0012595B">
      <w:pPr>
        <w:tabs>
          <w:tab w:val="left" w:pos="228"/>
        </w:tabs>
        <w:jc w:val="left"/>
        <w:rPr>
          <w:b/>
          <w:szCs w:val="26"/>
        </w:rPr>
      </w:pPr>
      <w:r w:rsidRPr="005E5114">
        <w:rPr>
          <w:b/>
          <w:szCs w:val="26"/>
        </w:rPr>
        <w:t>The interface page for the administrator</w:t>
      </w:r>
      <w:r w:rsidR="00BE27CA" w:rsidRPr="00BE2790">
        <w:rPr>
          <w:b/>
          <w:szCs w:val="26"/>
        </w:rPr>
        <w:t>:</w:t>
      </w:r>
    </w:p>
    <w:p w14:paraId="3A5941EF" w14:textId="6C2ACED5" w:rsidR="00BE27CA" w:rsidRPr="00BE2790" w:rsidRDefault="00016C60" w:rsidP="00BF07AB">
      <w:pPr>
        <w:tabs>
          <w:tab w:val="left" w:pos="228"/>
        </w:tabs>
        <w:rPr>
          <w:szCs w:val="26"/>
        </w:rPr>
      </w:pPr>
      <w:r w:rsidRPr="00016C60">
        <w:rPr>
          <w:szCs w:val="26"/>
        </w:rPr>
        <w:t>User management displays the full list of user information with columns such as email, full name, phone number, date of birth, gender, role, and actions for editing or deleting. Admin can search by phone number, export data to Excel, and add new users through a form to enter detailed information and select the appropriate role</w:t>
      </w:r>
      <w:r w:rsidR="00BF07AB" w:rsidRPr="00BE2790">
        <w:rPr>
          <w:szCs w:val="26"/>
        </w:rPr>
        <w:t>.</w:t>
      </w:r>
    </w:p>
    <w:p w14:paraId="50445756" w14:textId="09F9F2B8" w:rsidR="00D706DA" w:rsidRPr="00BE2790" w:rsidRDefault="00D706DA" w:rsidP="00BF07AB">
      <w:pPr>
        <w:tabs>
          <w:tab w:val="left" w:pos="228"/>
        </w:tabs>
        <w:rPr>
          <w:szCs w:val="26"/>
        </w:rPr>
      </w:pPr>
      <w:r w:rsidRPr="00BE2790">
        <w:rPr>
          <w:noProof/>
          <w:szCs w:val="26"/>
        </w:rPr>
        <w:drawing>
          <wp:inline distT="0" distB="0" distL="0" distR="0" wp14:anchorId="54E122AE" wp14:editId="20346152">
            <wp:extent cx="5940425" cy="2202180"/>
            <wp:effectExtent l="0" t="0" r="3175" b="7620"/>
            <wp:docPr id="962026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26929" name="Picture 1" descr="A screenshot of a computer&#10;&#10;AI-generated content may be incorrect."/>
                    <pic:cNvPicPr/>
                  </pic:nvPicPr>
                  <pic:blipFill>
                    <a:blip r:embed="rId41"/>
                    <a:stretch>
                      <a:fillRect/>
                    </a:stretch>
                  </pic:blipFill>
                  <pic:spPr>
                    <a:xfrm>
                      <a:off x="0" y="0"/>
                      <a:ext cx="5940425" cy="2202180"/>
                    </a:xfrm>
                    <a:prstGeom prst="rect">
                      <a:avLst/>
                    </a:prstGeom>
                  </pic:spPr>
                </pic:pic>
              </a:graphicData>
            </a:graphic>
          </wp:inline>
        </w:drawing>
      </w:r>
    </w:p>
    <w:p w14:paraId="0BEAC7C9" w14:textId="763DF073" w:rsidR="00BF07AB" w:rsidRPr="009E1FC5" w:rsidRDefault="008C0127" w:rsidP="00BC4D89">
      <w:pPr>
        <w:tabs>
          <w:tab w:val="left" w:pos="228"/>
        </w:tabs>
        <w:jc w:val="center"/>
        <w:rPr>
          <w:i/>
          <w:iCs/>
          <w:szCs w:val="26"/>
        </w:rPr>
      </w:pPr>
      <w:r w:rsidRPr="008C0127">
        <w:rPr>
          <w:i/>
          <w:iCs/>
          <w:szCs w:val="26"/>
        </w:rPr>
        <w:t>Figure 2.26: User list page</w:t>
      </w:r>
    </w:p>
    <w:p w14:paraId="74C13988" w14:textId="4082E886" w:rsidR="00BC4D89" w:rsidRPr="00BE2790" w:rsidRDefault="00D0681C" w:rsidP="001F3DC4">
      <w:pPr>
        <w:tabs>
          <w:tab w:val="left" w:pos="228"/>
        </w:tabs>
        <w:jc w:val="left"/>
        <w:rPr>
          <w:szCs w:val="26"/>
        </w:rPr>
      </w:pPr>
      <w:r w:rsidRPr="00BE2790">
        <w:rPr>
          <w:noProof/>
          <w:szCs w:val="26"/>
        </w:rPr>
        <w:drawing>
          <wp:inline distT="0" distB="0" distL="0" distR="0" wp14:anchorId="791F2A87" wp14:editId="055FE983">
            <wp:extent cx="5940425" cy="2536190"/>
            <wp:effectExtent l="0" t="0" r="3175" b="0"/>
            <wp:docPr id="1378039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39026" name="Picture 1" descr="A screenshot of a computer&#10;&#10;AI-generated content may be incorrect."/>
                    <pic:cNvPicPr/>
                  </pic:nvPicPr>
                  <pic:blipFill>
                    <a:blip r:embed="rId42"/>
                    <a:stretch>
                      <a:fillRect/>
                    </a:stretch>
                  </pic:blipFill>
                  <pic:spPr>
                    <a:xfrm>
                      <a:off x="0" y="0"/>
                      <a:ext cx="5940425" cy="2536190"/>
                    </a:xfrm>
                    <a:prstGeom prst="rect">
                      <a:avLst/>
                    </a:prstGeom>
                  </pic:spPr>
                </pic:pic>
              </a:graphicData>
            </a:graphic>
          </wp:inline>
        </w:drawing>
      </w:r>
    </w:p>
    <w:p w14:paraId="61BA5D99" w14:textId="1E6A0C4D" w:rsidR="001F3DC4" w:rsidRPr="009E1FC5" w:rsidRDefault="008C0127" w:rsidP="001F3DC4">
      <w:pPr>
        <w:tabs>
          <w:tab w:val="left" w:pos="228"/>
        </w:tabs>
        <w:jc w:val="center"/>
        <w:rPr>
          <w:i/>
          <w:iCs/>
          <w:szCs w:val="26"/>
        </w:rPr>
      </w:pPr>
      <w:r w:rsidRPr="008C0127">
        <w:rPr>
          <w:i/>
          <w:iCs/>
          <w:szCs w:val="26"/>
        </w:rPr>
        <w:t>Figure 2.27: Add user page</w:t>
      </w:r>
    </w:p>
    <w:p w14:paraId="0CBB2010" w14:textId="77777777" w:rsidR="001F3DC4" w:rsidRPr="00BE2790" w:rsidRDefault="001F3DC4" w:rsidP="001F3DC4">
      <w:pPr>
        <w:tabs>
          <w:tab w:val="left" w:pos="228"/>
        </w:tabs>
        <w:rPr>
          <w:szCs w:val="26"/>
        </w:rPr>
      </w:pPr>
    </w:p>
    <w:p w14:paraId="3D142FE8" w14:textId="1E4F5210" w:rsidR="00A64541" w:rsidRPr="00BE2790" w:rsidRDefault="00016C60" w:rsidP="001F3DC4">
      <w:pPr>
        <w:tabs>
          <w:tab w:val="left" w:pos="228"/>
        </w:tabs>
        <w:rPr>
          <w:szCs w:val="26"/>
        </w:rPr>
      </w:pPr>
      <w:r w:rsidRPr="00016C60">
        <w:rPr>
          <w:szCs w:val="26"/>
        </w:rPr>
        <w:t>Category management page displays the interface listing all product categories with information such as category name, code, along with quick edit and delete buttons</w:t>
      </w:r>
      <w:r w:rsidR="00707F24" w:rsidRPr="00BE2790">
        <w:rPr>
          <w:szCs w:val="26"/>
        </w:rPr>
        <w:t>.</w:t>
      </w:r>
    </w:p>
    <w:p w14:paraId="0509C2DE" w14:textId="694550E6" w:rsidR="00A64541" w:rsidRPr="00BE2790" w:rsidRDefault="00D0681C" w:rsidP="001F3DC4">
      <w:pPr>
        <w:tabs>
          <w:tab w:val="left" w:pos="228"/>
        </w:tabs>
        <w:rPr>
          <w:szCs w:val="26"/>
        </w:rPr>
      </w:pPr>
      <w:r w:rsidRPr="00BE2790">
        <w:rPr>
          <w:noProof/>
          <w:szCs w:val="26"/>
        </w:rPr>
        <w:drawing>
          <wp:inline distT="0" distB="0" distL="0" distR="0" wp14:anchorId="233D7AA6" wp14:editId="0A9EF221">
            <wp:extent cx="5940425" cy="2562860"/>
            <wp:effectExtent l="0" t="0" r="3175" b="8890"/>
            <wp:docPr id="885264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64354" name="Picture 1" descr="A screenshot of a computer&#10;&#10;AI-generated content may be incorrect."/>
                    <pic:cNvPicPr/>
                  </pic:nvPicPr>
                  <pic:blipFill>
                    <a:blip r:embed="rId43"/>
                    <a:stretch>
                      <a:fillRect/>
                    </a:stretch>
                  </pic:blipFill>
                  <pic:spPr>
                    <a:xfrm>
                      <a:off x="0" y="0"/>
                      <a:ext cx="5940425" cy="2562860"/>
                    </a:xfrm>
                    <a:prstGeom prst="rect">
                      <a:avLst/>
                    </a:prstGeom>
                  </pic:spPr>
                </pic:pic>
              </a:graphicData>
            </a:graphic>
          </wp:inline>
        </w:drawing>
      </w:r>
    </w:p>
    <w:p w14:paraId="4ADDAC86" w14:textId="4E7C24BA" w:rsidR="00D0681C" w:rsidRPr="009E1FC5" w:rsidRDefault="00F9407F" w:rsidP="0071443E">
      <w:pPr>
        <w:tabs>
          <w:tab w:val="left" w:pos="228"/>
        </w:tabs>
        <w:jc w:val="center"/>
        <w:rPr>
          <w:i/>
          <w:iCs/>
          <w:szCs w:val="26"/>
        </w:rPr>
      </w:pPr>
      <w:r w:rsidRPr="00F9407F">
        <w:rPr>
          <w:i/>
          <w:iCs/>
          <w:szCs w:val="26"/>
        </w:rPr>
        <w:t>Figure 2.28: Category list page</w:t>
      </w:r>
    </w:p>
    <w:p w14:paraId="584F8A62" w14:textId="77777777" w:rsidR="0071443E" w:rsidRPr="00BE2790" w:rsidRDefault="0071443E" w:rsidP="0071443E">
      <w:pPr>
        <w:tabs>
          <w:tab w:val="left" w:pos="228"/>
        </w:tabs>
        <w:jc w:val="center"/>
        <w:rPr>
          <w:szCs w:val="26"/>
        </w:rPr>
      </w:pPr>
    </w:p>
    <w:p w14:paraId="02A5482D" w14:textId="77777777" w:rsidR="00CB4040" w:rsidRPr="00BE2790" w:rsidRDefault="00CB4040" w:rsidP="0071443E">
      <w:pPr>
        <w:tabs>
          <w:tab w:val="left" w:pos="228"/>
        </w:tabs>
        <w:rPr>
          <w:szCs w:val="26"/>
        </w:rPr>
      </w:pPr>
    </w:p>
    <w:p w14:paraId="27DB8F37" w14:textId="77777777" w:rsidR="00CB4040" w:rsidRPr="00BE2790" w:rsidRDefault="00CB4040" w:rsidP="0071443E">
      <w:pPr>
        <w:tabs>
          <w:tab w:val="left" w:pos="228"/>
        </w:tabs>
        <w:rPr>
          <w:szCs w:val="26"/>
        </w:rPr>
      </w:pPr>
    </w:p>
    <w:p w14:paraId="23B81FB1" w14:textId="77777777" w:rsidR="00CB4040" w:rsidRPr="00BE2790" w:rsidRDefault="00CB4040" w:rsidP="0071443E">
      <w:pPr>
        <w:tabs>
          <w:tab w:val="left" w:pos="228"/>
        </w:tabs>
        <w:rPr>
          <w:szCs w:val="26"/>
        </w:rPr>
      </w:pPr>
    </w:p>
    <w:p w14:paraId="6BD43098" w14:textId="77777777" w:rsidR="00CB4040" w:rsidRPr="00BE2790" w:rsidRDefault="00CB4040" w:rsidP="0071443E">
      <w:pPr>
        <w:tabs>
          <w:tab w:val="left" w:pos="228"/>
        </w:tabs>
        <w:rPr>
          <w:szCs w:val="26"/>
        </w:rPr>
      </w:pPr>
    </w:p>
    <w:p w14:paraId="2823E609" w14:textId="3A0653E2" w:rsidR="0071443E" w:rsidRPr="0071443E" w:rsidRDefault="000523B4" w:rsidP="0071443E">
      <w:pPr>
        <w:tabs>
          <w:tab w:val="left" w:pos="228"/>
        </w:tabs>
        <w:rPr>
          <w:szCs w:val="26"/>
        </w:rPr>
      </w:pPr>
      <w:r w:rsidRPr="000523B4">
        <w:rPr>
          <w:szCs w:val="26"/>
        </w:rPr>
        <w:t>Brand management page allows the admin to manage the list of brands that the shop is selling, enabling adding, editing, deleting brand information and linking products to the corresponding brand</w:t>
      </w:r>
      <w:r w:rsidR="0071443E" w:rsidRPr="0071443E">
        <w:rPr>
          <w:szCs w:val="26"/>
        </w:rPr>
        <w:t>.</w:t>
      </w:r>
    </w:p>
    <w:p w14:paraId="3BE72235" w14:textId="47D13604" w:rsidR="0071443E" w:rsidRPr="00BE2790" w:rsidRDefault="00CB4040" w:rsidP="001F3DC4">
      <w:pPr>
        <w:tabs>
          <w:tab w:val="left" w:pos="228"/>
        </w:tabs>
        <w:rPr>
          <w:szCs w:val="26"/>
        </w:rPr>
      </w:pPr>
      <w:r w:rsidRPr="00BE2790">
        <w:rPr>
          <w:noProof/>
          <w:szCs w:val="26"/>
        </w:rPr>
        <w:drawing>
          <wp:inline distT="0" distB="0" distL="0" distR="0" wp14:anchorId="40121B8F" wp14:editId="7D7CD99E">
            <wp:extent cx="5940425" cy="2519045"/>
            <wp:effectExtent l="0" t="0" r="3175" b="0"/>
            <wp:docPr id="477322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22633" name="Picture 1" descr="A screenshot of a computer&#10;&#10;AI-generated content may be incorrect."/>
                    <pic:cNvPicPr/>
                  </pic:nvPicPr>
                  <pic:blipFill>
                    <a:blip r:embed="rId44"/>
                    <a:stretch>
                      <a:fillRect/>
                    </a:stretch>
                  </pic:blipFill>
                  <pic:spPr>
                    <a:xfrm>
                      <a:off x="0" y="0"/>
                      <a:ext cx="5940425" cy="2519045"/>
                    </a:xfrm>
                    <a:prstGeom prst="rect">
                      <a:avLst/>
                    </a:prstGeom>
                  </pic:spPr>
                </pic:pic>
              </a:graphicData>
            </a:graphic>
          </wp:inline>
        </w:drawing>
      </w:r>
    </w:p>
    <w:p w14:paraId="63F5A6EA" w14:textId="1F5A9708" w:rsidR="00CB4040" w:rsidRPr="009E1FC5" w:rsidRDefault="00F9407F" w:rsidP="00CB4040">
      <w:pPr>
        <w:tabs>
          <w:tab w:val="left" w:pos="228"/>
        </w:tabs>
        <w:jc w:val="center"/>
        <w:rPr>
          <w:i/>
          <w:iCs/>
          <w:szCs w:val="26"/>
        </w:rPr>
      </w:pPr>
      <w:r w:rsidRPr="00F9407F">
        <w:rPr>
          <w:i/>
          <w:iCs/>
          <w:szCs w:val="26"/>
        </w:rPr>
        <w:t>Figure 2.29: Brand list page</w:t>
      </w:r>
    </w:p>
    <w:p w14:paraId="3EEF66CC" w14:textId="77777777" w:rsidR="00CB4040" w:rsidRPr="00BE2790" w:rsidRDefault="00CB4040" w:rsidP="00CB4040">
      <w:pPr>
        <w:tabs>
          <w:tab w:val="left" w:pos="228"/>
        </w:tabs>
        <w:rPr>
          <w:szCs w:val="26"/>
        </w:rPr>
      </w:pPr>
    </w:p>
    <w:p w14:paraId="6CA6F9D4" w14:textId="3EE9CDAF" w:rsidR="001F62D1" w:rsidRPr="00BE2790" w:rsidRDefault="000523B4" w:rsidP="00CB4040">
      <w:pPr>
        <w:tabs>
          <w:tab w:val="left" w:pos="228"/>
        </w:tabs>
        <w:rPr>
          <w:szCs w:val="26"/>
        </w:rPr>
      </w:pPr>
      <w:r w:rsidRPr="000523B4">
        <w:rPr>
          <w:szCs w:val="26"/>
        </w:rPr>
        <w:t>Product management in the admin section displays the full list of all shop products with detailed information</w:t>
      </w:r>
      <w:r>
        <w:rPr>
          <w:szCs w:val="26"/>
        </w:rPr>
        <w:t>.</w:t>
      </w:r>
    </w:p>
    <w:p w14:paraId="32E1DD72" w14:textId="3DC013C1" w:rsidR="00CB4040" w:rsidRPr="00BE2790" w:rsidRDefault="001F62D1" w:rsidP="00CB4040">
      <w:pPr>
        <w:tabs>
          <w:tab w:val="left" w:pos="228"/>
        </w:tabs>
        <w:rPr>
          <w:szCs w:val="26"/>
        </w:rPr>
      </w:pPr>
      <w:r w:rsidRPr="00BE2790">
        <w:rPr>
          <w:noProof/>
          <w:szCs w:val="26"/>
        </w:rPr>
        <w:drawing>
          <wp:inline distT="0" distB="0" distL="0" distR="0" wp14:anchorId="0CC2B2CD" wp14:editId="359F6557">
            <wp:extent cx="5940425" cy="2566035"/>
            <wp:effectExtent l="0" t="0" r="3175" b="5715"/>
            <wp:docPr id="876851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1662" name="Picture 1" descr="A screenshot of a computer&#10;&#10;AI-generated content may be incorrect."/>
                    <pic:cNvPicPr/>
                  </pic:nvPicPr>
                  <pic:blipFill>
                    <a:blip r:embed="rId45"/>
                    <a:stretch>
                      <a:fillRect/>
                    </a:stretch>
                  </pic:blipFill>
                  <pic:spPr>
                    <a:xfrm>
                      <a:off x="0" y="0"/>
                      <a:ext cx="5940425" cy="2566035"/>
                    </a:xfrm>
                    <a:prstGeom prst="rect">
                      <a:avLst/>
                    </a:prstGeom>
                  </pic:spPr>
                </pic:pic>
              </a:graphicData>
            </a:graphic>
          </wp:inline>
        </w:drawing>
      </w:r>
    </w:p>
    <w:p w14:paraId="66A93810" w14:textId="4D5EFFF9" w:rsidR="00062854" w:rsidRPr="009E1FC5" w:rsidRDefault="002F1AC8" w:rsidP="00EF391D">
      <w:pPr>
        <w:tabs>
          <w:tab w:val="left" w:pos="228"/>
        </w:tabs>
        <w:jc w:val="center"/>
        <w:rPr>
          <w:i/>
          <w:iCs/>
          <w:szCs w:val="26"/>
        </w:rPr>
      </w:pPr>
      <w:r w:rsidRPr="002F1AC8">
        <w:rPr>
          <w:i/>
          <w:iCs/>
          <w:szCs w:val="26"/>
        </w:rPr>
        <w:t>Figure 2.30: Product list page</w:t>
      </w:r>
    </w:p>
    <w:p w14:paraId="1189BEC9" w14:textId="77777777" w:rsidR="00EF391D" w:rsidRPr="00BE2790" w:rsidRDefault="00EF391D" w:rsidP="00EF391D">
      <w:pPr>
        <w:tabs>
          <w:tab w:val="left" w:pos="228"/>
        </w:tabs>
        <w:rPr>
          <w:szCs w:val="26"/>
        </w:rPr>
      </w:pPr>
    </w:p>
    <w:p w14:paraId="7EE73930" w14:textId="77777777" w:rsidR="00EF391D" w:rsidRPr="00BE2790" w:rsidRDefault="00EF391D" w:rsidP="00EF391D">
      <w:pPr>
        <w:tabs>
          <w:tab w:val="left" w:pos="228"/>
        </w:tabs>
        <w:rPr>
          <w:szCs w:val="26"/>
        </w:rPr>
      </w:pPr>
    </w:p>
    <w:p w14:paraId="7E47C015" w14:textId="77777777" w:rsidR="00EF391D" w:rsidRPr="00BE2790" w:rsidRDefault="00EF391D" w:rsidP="00EF391D">
      <w:pPr>
        <w:tabs>
          <w:tab w:val="left" w:pos="228"/>
        </w:tabs>
        <w:rPr>
          <w:szCs w:val="26"/>
        </w:rPr>
      </w:pPr>
    </w:p>
    <w:p w14:paraId="37F31159" w14:textId="77777777" w:rsidR="00EF391D" w:rsidRPr="00BE2790" w:rsidRDefault="00EF391D" w:rsidP="00EF391D">
      <w:pPr>
        <w:tabs>
          <w:tab w:val="left" w:pos="228"/>
        </w:tabs>
        <w:rPr>
          <w:szCs w:val="26"/>
        </w:rPr>
      </w:pPr>
    </w:p>
    <w:p w14:paraId="4EAF2C67" w14:textId="563B6F9D" w:rsidR="00A41AB2" w:rsidRPr="00A41AB2" w:rsidRDefault="00320F1C" w:rsidP="00A41AB2">
      <w:pPr>
        <w:tabs>
          <w:tab w:val="left" w:pos="228"/>
        </w:tabs>
        <w:rPr>
          <w:szCs w:val="26"/>
        </w:rPr>
      </w:pPr>
      <w:r w:rsidRPr="00320F1C">
        <w:rPr>
          <w:szCs w:val="26"/>
        </w:rPr>
        <w:t>The order management page in the admin section displays the full list of all shop orders with detailed information such as order ID, customer phone number, email, order date, type of shipping, shipping fee, applied voucher, payment method, order status, and tracking number</w:t>
      </w:r>
      <w:r w:rsidR="000523B4">
        <w:rPr>
          <w:szCs w:val="26"/>
        </w:rPr>
        <w:t>.</w:t>
      </w:r>
    </w:p>
    <w:p w14:paraId="4EF10585" w14:textId="51E4A638" w:rsidR="00EF391D" w:rsidRPr="00BE2790" w:rsidRDefault="004C1048" w:rsidP="00EF391D">
      <w:pPr>
        <w:tabs>
          <w:tab w:val="left" w:pos="228"/>
        </w:tabs>
        <w:rPr>
          <w:szCs w:val="26"/>
        </w:rPr>
      </w:pPr>
      <w:r w:rsidRPr="00BE2790">
        <w:rPr>
          <w:noProof/>
          <w:szCs w:val="26"/>
        </w:rPr>
        <w:drawing>
          <wp:inline distT="0" distB="0" distL="0" distR="0" wp14:anchorId="4BC98238" wp14:editId="23B67DF6">
            <wp:extent cx="5940425" cy="2600325"/>
            <wp:effectExtent l="0" t="0" r="3175" b="9525"/>
            <wp:docPr id="691113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13871" name="Picture 1" descr="A screenshot of a computer&#10;&#10;AI-generated content may be incorrect."/>
                    <pic:cNvPicPr/>
                  </pic:nvPicPr>
                  <pic:blipFill>
                    <a:blip r:embed="rId46"/>
                    <a:stretch>
                      <a:fillRect/>
                    </a:stretch>
                  </pic:blipFill>
                  <pic:spPr>
                    <a:xfrm>
                      <a:off x="0" y="0"/>
                      <a:ext cx="5940425" cy="2600325"/>
                    </a:xfrm>
                    <a:prstGeom prst="rect">
                      <a:avLst/>
                    </a:prstGeom>
                  </pic:spPr>
                </pic:pic>
              </a:graphicData>
            </a:graphic>
          </wp:inline>
        </w:drawing>
      </w:r>
    </w:p>
    <w:p w14:paraId="6316577D" w14:textId="27C64D8F" w:rsidR="004C1048" w:rsidRPr="009E1FC5" w:rsidRDefault="002F1AC8" w:rsidP="004C1048">
      <w:pPr>
        <w:tabs>
          <w:tab w:val="left" w:pos="228"/>
        </w:tabs>
        <w:jc w:val="center"/>
        <w:rPr>
          <w:i/>
          <w:iCs/>
          <w:szCs w:val="26"/>
        </w:rPr>
      </w:pPr>
      <w:r w:rsidRPr="002F1AC8">
        <w:rPr>
          <w:i/>
          <w:iCs/>
          <w:szCs w:val="26"/>
        </w:rPr>
        <w:t>Figure 2.31: Order list page</w:t>
      </w:r>
    </w:p>
    <w:p w14:paraId="79CA9CD3" w14:textId="77777777" w:rsidR="009C16CD" w:rsidRPr="00BE2790" w:rsidRDefault="009C16CD" w:rsidP="004C1048">
      <w:pPr>
        <w:tabs>
          <w:tab w:val="left" w:pos="228"/>
        </w:tabs>
        <w:jc w:val="center"/>
        <w:rPr>
          <w:szCs w:val="26"/>
        </w:rPr>
      </w:pPr>
    </w:p>
    <w:p w14:paraId="75E8DBD0" w14:textId="2D79666A" w:rsidR="004C1048" w:rsidRPr="00BE2790" w:rsidRDefault="00AE73CB" w:rsidP="004C1048">
      <w:pPr>
        <w:tabs>
          <w:tab w:val="left" w:pos="228"/>
        </w:tabs>
        <w:rPr>
          <w:szCs w:val="26"/>
        </w:rPr>
      </w:pPr>
      <w:r w:rsidRPr="00AE73CB">
        <w:rPr>
          <w:szCs w:val="26"/>
        </w:rPr>
        <w:t>The order detail page for the admin displays full information about a specific order, including the order ID and customer information. The admin can view details, update order status, cancel the order, or track shipping, supporting quick and accurate handling</w:t>
      </w:r>
      <w:r w:rsidR="00320F1C">
        <w:rPr>
          <w:szCs w:val="26"/>
        </w:rPr>
        <w:t>.</w:t>
      </w:r>
    </w:p>
    <w:p w14:paraId="42949470" w14:textId="002EE96B" w:rsidR="00317569" w:rsidRPr="00BE2790" w:rsidRDefault="00317569" w:rsidP="004C1048">
      <w:pPr>
        <w:tabs>
          <w:tab w:val="left" w:pos="228"/>
        </w:tabs>
        <w:rPr>
          <w:szCs w:val="26"/>
        </w:rPr>
      </w:pPr>
      <w:r w:rsidRPr="00BE2790">
        <w:rPr>
          <w:noProof/>
          <w:szCs w:val="26"/>
        </w:rPr>
        <w:drawing>
          <wp:inline distT="0" distB="0" distL="0" distR="0" wp14:anchorId="22BD525D" wp14:editId="4702520B">
            <wp:extent cx="5940425" cy="2873375"/>
            <wp:effectExtent l="0" t="0" r="3175" b="3175"/>
            <wp:docPr id="1092658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58510" name="Picture 1" descr="A screenshot of a computer&#10;&#10;AI-generated content may be incorrect."/>
                    <pic:cNvPicPr/>
                  </pic:nvPicPr>
                  <pic:blipFill>
                    <a:blip r:embed="rId47"/>
                    <a:stretch>
                      <a:fillRect/>
                    </a:stretch>
                  </pic:blipFill>
                  <pic:spPr>
                    <a:xfrm>
                      <a:off x="0" y="0"/>
                      <a:ext cx="5940425" cy="2873375"/>
                    </a:xfrm>
                    <a:prstGeom prst="rect">
                      <a:avLst/>
                    </a:prstGeom>
                  </pic:spPr>
                </pic:pic>
              </a:graphicData>
            </a:graphic>
          </wp:inline>
        </w:drawing>
      </w:r>
    </w:p>
    <w:p w14:paraId="1B508609" w14:textId="07128BA2" w:rsidR="002D2F2D" w:rsidRPr="0016687A" w:rsidRDefault="0016687A" w:rsidP="0016687A">
      <w:pPr>
        <w:tabs>
          <w:tab w:val="left" w:pos="228"/>
        </w:tabs>
        <w:jc w:val="center"/>
        <w:rPr>
          <w:i/>
          <w:szCs w:val="26"/>
        </w:rPr>
      </w:pPr>
      <w:r w:rsidRPr="0016687A">
        <w:rPr>
          <w:i/>
          <w:iCs/>
          <w:szCs w:val="26"/>
        </w:rPr>
        <w:t>Figure 2.32: Order detail page</w:t>
      </w:r>
    </w:p>
    <w:p w14:paraId="1C08A758" w14:textId="71E0F706" w:rsidR="76CDB0B1" w:rsidRPr="00BE2790" w:rsidRDefault="76CDB0B1" w:rsidP="00F4078B">
      <w:pPr>
        <w:rPr>
          <w:rFonts w:eastAsiaTheme="majorEastAsia" w:cs="Times New Roman"/>
          <w:b/>
          <w:szCs w:val="26"/>
        </w:rPr>
      </w:pPr>
    </w:p>
    <w:p w14:paraId="267ECB6C" w14:textId="6B6A97D4" w:rsidR="0007149B" w:rsidRPr="00BE2790" w:rsidRDefault="007E600B" w:rsidP="007E600B">
      <w:pPr>
        <w:pStyle w:val="Heading2"/>
        <w:rPr>
          <w:szCs w:val="26"/>
        </w:rPr>
      </w:pPr>
      <w:bookmarkStart w:id="24" w:name="_Toc217241613"/>
      <w:r w:rsidRPr="00BE2790">
        <w:rPr>
          <w:szCs w:val="26"/>
        </w:rPr>
        <w:t xml:space="preserve">2.2 </w:t>
      </w:r>
      <w:r w:rsidR="00F12292" w:rsidRPr="00F12292">
        <w:rPr>
          <w:szCs w:val="26"/>
        </w:rPr>
        <w:t>System architecture design</w:t>
      </w:r>
      <w:bookmarkEnd w:id="24"/>
    </w:p>
    <w:p w14:paraId="433D2600" w14:textId="5409812D" w:rsidR="00E17B4C" w:rsidRPr="00E17B4C" w:rsidRDefault="00E17B4C" w:rsidP="00E17B4C">
      <w:pPr>
        <w:pStyle w:val="Heading3"/>
        <w:rPr>
          <w:szCs w:val="26"/>
        </w:rPr>
      </w:pPr>
      <w:bookmarkStart w:id="25" w:name="_Toc217241614"/>
      <w:r w:rsidRPr="00BE2790">
        <w:rPr>
          <w:szCs w:val="26"/>
        </w:rPr>
        <w:t xml:space="preserve">2.2.1 </w:t>
      </w:r>
      <w:r w:rsidR="00F12292" w:rsidRPr="00F12292">
        <w:rPr>
          <w:szCs w:val="26"/>
        </w:rPr>
        <w:t>Block diagram</w:t>
      </w:r>
      <w:bookmarkEnd w:id="25"/>
    </w:p>
    <w:p w14:paraId="694EBB55" w14:textId="6A4C43BC" w:rsidR="0007149B" w:rsidRPr="00BE2790" w:rsidRDefault="00BB1B42" w:rsidP="007E600B">
      <w:pPr>
        <w:rPr>
          <w:rFonts w:cs="Times New Roman"/>
          <w:szCs w:val="26"/>
        </w:rPr>
      </w:pPr>
      <w:r w:rsidRPr="00BB1B42">
        <w:rPr>
          <w:rFonts w:cs="Times New Roman"/>
          <w:szCs w:val="26"/>
        </w:rPr>
        <w:t>The clothing e-commerce web system is built as a SPA (Single Page Application) and follows a layered architecture consisting of Frontend, Backend, and Database. Applying this model helps optimize user experience, improve response speed, and at the same time enhance scalability and facilitate system maintenance. The figure below illustrates the overall architecture of the system</w:t>
      </w:r>
      <w:r w:rsidR="0007149B" w:rsidRPr="00BE2790">
        <w:rPr>
          <w:rFonts w:cs="Times New Roman"/>
          <w:szCs w:val="26"/>
        </w:rPr>
        <w:t>.</w:t>
      </w:r>
    </w:p>
    <w:p w14:paraId="0C75A890" w14:textId="11C0C98C" w:rsidR="0007149B" w:rsidRPr="00BE2790" w:rsidRDefault="00C85710" w:rsidP="00F4078B">
      <w:pPr>
        <w:rPr>
          <w:rFonts w:cs="Times New Roman"/>
          <w:b/>
          <w:szCs w:val="26"/>
        </w:rPr>
      </w:pPr>
      <w:r w:rsidRPr="00BE2790">
        <w:rPr>
          <w:rFonts w:cs="Times New Roman"/>
          <w:b/>
          <w:noProof/>
          <w:szCs w:val="26"/>
        </w:rPr>
        <w:drawing>
          <wp:inline distT="0" distB="0" distL="0" distR="0" wp14:anchorId="2C00BAE8" wp14:editId="18434A2E">
            <wp:extent cx="5940425" cy="2096770"/>
            <wp:effectExtent l="0" t="0" r="3175" b="0"/>
            <wp:docPr id="124347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73539" name=""/>
                    <pic:cNvPicPr/>
                  </pic:nvPicPr>
                  <pic:blipFill>
                    <a:blip r:embed="rId48"/>
                    <a:stretch>
                      <a:fillRect/>
                    </a:stretch>
                  </pic:blipFill>
                  <pic:spPr>
                    <a:xfrm>
                      <a:off x="0" y="0"/>
                      <a:ext cx="5940425" cy="2096770"/>
                    </a:xfrm>
                    <a:prstGeom prst="rect">
                      <a:avLst/>
                    </a:prstGeom>
                  </pic:spPr>
                </pic:pic>
              </a:graphicData>
            </a:graphic>
          </wp:inline>
        </w:drawing>
      </w:r>
    </w:p>
    <w:p w14:paraId="60C2EF06" w14:textId="41D16B8A" w:rsidR="0007149B" w:rsidRPr="009A5A95" w:rsidRDefault="0016687A" w:rsidP="00DC289E">
      <w:pPr>
        <w:jc w:val="center"/>
        <w:rPr>
          <w:rFonts w:cs="Times New Roman"/>
          <w:i/>
          <w:iCs/>
          <w:szCs w:val="26"/>
        </w:rPr>
      </w:pPr>
      <w:r w:rsidRPr="0016687A">
        <w:rPr>
          <w:rFonts w:cs="Times New Roman"/>
          <w:i/>
          <w:iCs/>
          <w:szCs w:val="26"/>
        </w:rPr>
        <w:t>Figure 2.33: Block diagram</w:t>
      </w:r>
    </w:p>
    <w:p w14:paraId="315898CA" w14:textId="22692688" w:rsidR="0007149B" w:rsidRPr="00BE2790" w:rsidRDefault="0007149B" w:rsidP="00155CD6">
      <w:pPr>
        <w:pStyle w:val="Heading3"/>
        <w:rPr>
          <w:szCs w:val="26"/>
        </w:rPr>
      </w:pPr>
      <w:bookmarkStart w:id="26" w:name="_Toc211281131"/>
      <w:bookmarkStart w:id="27" w:name="_Toc216979593"/>
      <w:bookmarkStart w:id="28" w:name="_Toc217241615"/>
      <w:r w:rsidRPr="00BE2790">
        <w:rPr>
          <w:szCs w:val="26"/>
        </w:rPr>
        <w:t>2.</w:t>
      </w:r>
      <w:r w:rsidR="00155CD6" w:rsidRPr="00BE2790">
        <w:rPr>
          <w:szCs w:val="26"/>
        </w:rPr>
        <w:t>2.2</w:t>
      </w:r>
      <w:r w:rsidRPr="00BE2790">
        <w:rPr>
          <w:szCs w:val="26"/>
        </w:rPr>
        <w:t xml:space="preserve"> </w:t>
      </w:r>
      <w:bookmarkStart w:id="29" w:name="_Toc210168731"/>
      <w:r w:rsidRPr="00BE2790">
        <w:rPr>
          <w:szCs w:val="26"/>
        </w:rPr>
        <w:t>Decomposition View</w:t>
      </w:r>
      <w:bookmarkEnd w:id="26"/>
      <w:bookmarkEnd w:id="27"/>
      <w:bookmarkEnd w:id="28"/>
      <w:bookmarkEnd w:id="29"/>
    </w:p>
    <w:p w14:paraId="2EEA4E88" w14:textId="7DF19652" w:rsidR="0007149B" w:rsidRPr="00D125B9" w:rsidRDefault="0007149B" w:rsidP="00D125B9">
      <w:pPr>
        <w:rPr>
          <w:b/>
          <w:szCs w:val="26"/>
        </w:rPr>
      </w:pPr>
      <w:bookmarkStart w:id="30" w:name="_Toc211281132"/>
      <w:bookmarkStart w:id="31" w:name="_Toc210168732"/>
      <w:bookmarkStart w:id="32" w:name="_Toc216979594"/>
      <w:r w:rsidRPr="00D125B9">
        <w:rPr>
          <w:b/>
          <w:szCs w:val="26"/>
        </w:rPr>
        <w:t>C1 Context Diagram</w:t>
      </w:r>
      <w:bookmarkEnd w:id="30"/>
      <w:bookmarkEnd w:id="31"/>
      <w:bookmarkEnd w:id="32"/>
    </w:p>
    <w:p w14:paraId="110DDF5C" w14:textId="7643C4AB" w:rsidR="004119C8" w:rsidRDefault="008E027D" w:rsidP="004119C8">
      <w:pPr>
        <w:rPr>
          <w:szCs w:val="26"/>
        </w:rPr>
      </w:pPr>
      <w:r w:rsidRPr="00BE2790">
        <w:rPr>
          <w:noProof/>
          <w:szCs w:val="26"/>
        </w:rPr>
        <w:drawing>
          <wp:inline distT="0" distB="0" distL="0" distR="0" wp14:anchorId="74003590" wp14:editId="2D008794">
            <wp:extent cx="5943600" cy="3429000"/>
            <wp:effectExtent l="0" t="0" r="0" b="0"/>
            <wp:docPr id="1783223285" name="Picture 1" descr="A diagram of a person's convers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23285" name="Picture 1" descr="A diagram of a person's conversation&#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018ABB86" w14:textId="335A0127" w:rsidR="009A5A95" w:rsidRPr="009A5A95" w:rsidRDefault="009A5A95" w:rsidP="009A5A95">
      <w:pPr>
        <w:jc w:val="center"/>
        <w:rPr>
          <w:i/>
          <w:iCs/>
          <w:szCs w:val="26"/>
        </w:rPr>
      </w:pPr>
      <w:r w:rsidRPr="009A5A95">
        <w:rPr>
          <w:i/>
          <w:iCs/>
          <w:szCs w:val="26"/>
        </w:rPr>
        <w:t xml:space="preserve">Hình 2.34: </w:t>
      </w:r>
      <w:r w:rsidRPr="00D125B9">
        <w:rPr>
          <w:i/>
          <w:iCs/>
          <w:szCs w:val="26"/>
        </w:rPr>
        <w:t>Context Diagram</w:t>
      </w:r>
    </w:p>
    <w:p w14:paraId="7A02D8ED" w14:textId="77777777" w:rsidR="00EA0F6D" w:rsidRPr="00BE2790" w:rsidRDefault="00EA0F6D" w:rsidP="00F4078B">
      <w:pPr>
        <w:rPr>
          <w:rFonts w:cs="Times New Roman"/>
          <w:szCs w:val="26"/>
        </w:rPr>
      </w:pPr>
    </w:p>
    <w:p w14:paraId="521BD8AC" w14:textId="77777777" w:rsidR="00BB1B42" w:rsidRPr="00BB1B42" w:rsidRDefault="00BB1B42" w:rsidP="00BB1B42">
      <w:pPr>
        <w:rPr>
          <w:rFonts w:cs="Times New Roman"/>
          <w:szCs w:val="26"/>
        </w:rPr>
      </w:pPr>
      <w:r w:rsidRPr="00BB1B42">
        <w:rPr>
          <w:rFonts w:cs="Times New Roman"/>
          <w:szCs w:val="26"/>
        </w:rPr>
        <w:t>The context diagram (Context Diagram) describes the boundary of the WebQuanAo system and the data exchange relationships between the system and external entities. The WebQuanAo system acts as the central hub, receiving and processing business requests of the online sales system.</w:t>
      </w:r>
    </w:p>
    <w:p w14:paraId="11543134" w14:textId="77777777" w:rsidR="00BB1B42" w:rsidRPr="00BB1B42" w:rsidRDefault="00BB1B42" w:rsidP="00BB1B42">
      <w:pPr>
        <w:rPr>
          <w:rFonts w:cs="Times New Roman"/>
          <w:szCs w:val="26"/>
        </w:rPr>
      </w:pPr>
      <w:r w:rsidRPr="00BB1B42">
        <w:rPr>
          <w:rFonts w:cs="Times New Roman"/>
          <w:szCs w:val="26"/>
        </w:rPr>
        <w:t>External entities include buyers and administrators. Buyers use the system to search for products, place orders, track orders, and submit feedback. Administrators have the authority to manage all system activities such as products, orders, and users.</w:t>
      </w:r>
    </w:p>
    <w:p w14:paraId="1DCFAADC" w14:textId="5E43A82A" w:rsidR="000E2ECB" w:rsidRPr="00BE2790" w:rsidRDefault="00BB1B42" w:rsidP="000E2ECB">
      <w:pPr>
        <w:rPr>
          <w:rFonts w:cs="Times New Roman"/>
          <w:szCs w:val="26"/>
        </w:rPr>
      </w:pPr>
      <w:r w:rsidRPr="00BB1B42">
        <w:rPr>
          <w:rFonts w:cs="Times New Roman"/>
          <w:szCs w:val="26"/>
        </w:rPr>
        <w:t>Additionally, WebQuanAo integrates with third-party services including the Email system to send verification emails and notifications, the Payment Gateway to process transactions and return payment results, and the Shipping Unit to create delivery orders and update shipping status</w:t>
      </w:r>
      <w:r w:rsidR="000E2ECB" w:rsidRPr="00BE2790">
        <w:rPr>
          <w:rFonts w:cs="Times New Roman"/>
          <w:szCs w:val="26"/>
        </w:rPr>
        <w:t>.</w:t>
      </w:r>
    </w:p>
    <w:p w14:paraId="22AC6A99" w14:textId="3F44CD7A" w:rsidR="0007149B" w:rsidRDefault="0007149B" w:rsidP="00F4078B">
      <w:pPr>
        <w:rPr>
          <w:rFonts w:cs="Times New Roman"/>
          <w:szCs w:val="26"/>
        </w:rPr>
      </w:pPr>
    </w:p>
    <w:p w14:paraId="1A4D3FDB" w14:textId="77777777" w:rsidR="00BB1B42" w:rsidRDefault="00BB1B42" w:rsidP="00F4078B">
      <w:pPr>
        <w:rPr>
          <w:rFonts w:cs="Times New Roman"/>
          <w:szCs w:val="26"/>
        </w:rPr>
      </w:pPr>
    </w:p>
    <w:p w14:paraId="6C8D26C8" w14:textId="77777777" w:rsidR="00BB1B42" w:rsidRDefault="00BB1B42" w:rsidP="00F4078B">
      <w:pPr>
        <w:rPr>
          <w:rFonts w:cs="Times New Roman"/>
          <w:szCs w:val="26"/>
        </w:rPr>
      </w:pPr>
    </w:p>
    <w:p w14:paraId="72BD3139" w14:textId="77777777" w:rsidR="00BB1B42" w:rsidRDefault="00BB1B42" w:rsidP="00F4078B">
      <w:pPr>
        <w:rPr>
          <w:rFonts w:cs="Times New Roman"/>
          <w:szCs w:val="26"/>
        </w:rPr>
      </w:pPr>
    </w:p>
    <w:p w14:paraId="6FF0A5B6" w14:textId="77777777" w:rsidR="00BB1B42" w:rsidRDefault="00BB1B42" w:rsidP="00F4078B">
      <w:pPr>
        <w:rPr>
          <w:rFonts w:cs="Times New Roman"/>
          <w:szCs w:val="26"/>
        </w:rPr>
      </w:pPr>
    </w:p>
    <w:p w14:paraId="187951A8" w14:textId="77777777" w:rsidR="00BB1B42" w:rsidRPr="00BE2790" w:rsidRDefault="00BB1B42" w:rsidP="00F4078B">
      <w:pPr>
        <w:rPr>
          <w:rFonts w:cs="Times New Roman"/>
          <w:szCs w:val="26"/>
        </w:rPr>
      </w:pPr>
    </w:p>
    <w:p w14:paraId="24DAB505" w14:textId="4D47A890" w:rsidR="007B1215" w:rsidRPr="00D125B9" w:rsidRDefault="007B1215" w:rsidP="00D125B9">
      <w:pPr>
        <w:rPr>
          <w:b/>
          <w:szCs w:val="26"/>
        </w:rPr>
      </w:pPr>
      <w:bookmarkStart w:id="33" w:name="_Toc210168733"/>
      <w:bookmarkStart w:id="34" w:name="_Toc216979595"/>
      <w:r w:rsidRPr="00D125B9">
        <w:rPr>
          <w:b/>
          <w:szCs w:val="26"/>
        </w:rPr>
        <w:t>C2 Container Diagram</w:t>
      </w:r>
      <w:bookmarkEnd w:id="33"/>
      <w:bookmarkEnd w:id="34"/>
    </w:p>
    <w:p w14:paraId="28D76F4D" w14:textId="2981EDA6" w:rsidR="33C02141" w:rsidRPr="00BE2790" w:rsidRDefault="004A0F3D" w:rsidP="00F4078B">
      <w:pPr>
        <w:rPr>
          <w:rFonts w:cs="Times New Roman"/>
          <w:szCs w:val="26"/>
        </w:rPr>
      </w:pPr>
      <w:r w:rsidRPr="00BE2790">
        <w:rPr>
          <w:noProof/>
          <w:szCs w:val="26"/>
        </w:rPr>
        <w:drawing>
          <wp:inline distT="0" distB="0" distL="0" distR="0" wp14:anchorId="4086D911" wp14:editId="6A958A37">
            <wp:extent cx="5943600" cy="4831080"/>
            <wp:effectExtent l="0" t="0" r="0" b="7620"/>
            <wp:docPr id="1584528143"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8143" name="Picture 2" descr="A screenshot of a computer screen&#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4831080"/>
                    </a:xfrm>
                    <a:prstGeom prst="rect">
                      <a:avLst/>
                    </a:prstGeom>
                    <a:noFill/>
                    <a:ln>
                      <a:noFill/>
                    </a:ln>
                  </pic:spPr>
                </pic:pic>
              </a:graphicData>
            </a:graphic>
          </wp:inline>
        </w:drawing>
      </w:r>
      <w:r w:rsidRPr="00BE2790">
        <w:rPr>
          <w:szCs w:val="26"/>
        </w:rPr>
        <w:t xml:space="preserve"> </w:t>
      </w:r>
    </w:p>
    <w:p w14:paraId="33755CE4" w14:textId="595C498C" w:rsidR="009A5A95" w:rsidRPr="009A5A95" w:rsidRDefault="009A5A95" w:rsidP="009A5A95">
      <w:pPr>
        <w:jc w:val="center"/>
        <w:rPr>
          <w:rFonts w:cs="Times New Roman"/>
          <w:i/>
          <w:iCs/>
          <w:szCs w:val="26"/>
        </w:rPr>
      </w:pPr>
      <w:r w:rsidRPr="009A5A95">
        <w:rPr>
          <w:i/>
          <w:iCs/>
          <w:szCs w:val="26"/>
        </w:rPr>
        <w:t xml:space="preserve">Hình 2.35 </w:t>
      </w:r>
      <w:r w:rsidRPr="00D125B9">
        <w:rPr>
          <w:i/>
          <w:iCs/>
          <w:szCs w:val="26"/>
        </w:rPr>
        <w:t>Container Diagram</w:t>
      </w:r>
    </w:p>
    <w:p w14:paraId="417C888C" w14:textId="77777777" w:rsidR="00CE22F8" w:rsidRPr="00CE22F8" w:rsidRDefault="00CE22F8" w:rsidP="00CE22F8">
      <w:pPr>
        <w:rPr>
          <w:rFonts w:cs="Times New Roman"/>
          <w:szCs w:val="26"/>
        </w:rPr>
      </w:pPr>
      <w:r w:rsidRPr="00CE22F8">
        <w:rPr>
          <w:rFonts w:cs="Times New Roman"/>
          <w:szCs w:val="26"/>
        </w:rPr>
        <w:t>The Container diagram describes the technical architecture of the WebQuanAo system, clarifying the main application components and how they coordinate during operation. The system is designed according to a client–server model, where the user interface and business logic are clearly separated.</w:t>
      </w:r>
    </w:p>
    <w:p w14:paraId="618F49E2" w14:textId="77777777" w:rsidR="00CE22F8" w:rsidRPr="00CE22F8" w:rsidRDefault="00CE22F8" w:rsidP="00CE22F8">
      <w:pPr>
        <w:rPr>
          <w:rFonts w:cs="Times New Roman"/>
          <w:szCs w:val="26"/>
        </w:rPr>
      </w:pPr>
      <w:r w:rsidRPr="00CE22F8">
        <w:rPr>
          <w:rFonts w:cs="Times New Roman"/>
          <w:szCs w:val="26"/>
        </w:rPr>
        <w:t>The Web application is built as a single page application (SPA) using React.js technology, serving as the user interface layer for both Buyers and Administrators. The application allows users to perform actions such as browsing products, placing orders, and managing the system.</w:t>
      </w:r>
    </w:p>
    <w:p w14:paraId="511259F0" w14:textId="77777777" w:rsidR="00CE22F8" w:rsidRPr="00CE22F8" w:rsidRDefault="00CE22F8" w:rsidP="00CE22F8">
      <w:pPr>
        <w:rPr>
          <w:rFonts w:cs="Times New Roman"/>
          <w:szCs w:val="26"/>
        </w:rPr>
      </w:pPr>
      <w:r w:rsidRPr="00CE22F8">
        <w:rPr>
          <w:rFonts w:cs="Times New Roman"/>
          <w:szCs w:val="26"/>
        </w:rPr>
        <w:t>The Backend is an API Application built with Node.js and Express.js, responsible for handling all business logic of the system. The Backend receives requests from the SPA, performs authentication and authorization, processes data, and connects to the database to perform read and write operations. In addition, the Backend acts as a central integration point with third-party systems such as Email services, Payment Gateway, and Shipping Units.</w:t>
      </w:r>
    </w:p>
    <w:p w14:paraId="0D124AA5" w14:textId="3E0D9042" w:rsidR="00A64C3E" w:rsidRPr="00CE22F8" w:rsidRDefault="00CE22F8" w:rsidP="00D125B9">
      <w:pPr>
        <w:rPr>
          <w:rFonts w:cs="Times New Roman"/>
          <w:szCs w:val="26"/>
        </w:rPr>
      </w:pPr>
      <w:r w:rsidRPr="00CE22F8">
        <w:rPr>
          <w:rFonts w:cs="Times New Roman"/>
          <w:szCs w:val="26"/>
        </w:rPr>
        <w:t>The database uses MySQL Server, serving as the centralized data repository of the system, storing information on users, products, orders, and other related data. The Backend accesses the database through SQL queries or via the ORM layer to ensure efficient data management and retrieval</w:t>
      </w:r>
      <w:r w:rsidR="00BB1B42">
        <w:rPr>
          <w:rFonts w:cs="Times New Roman"/>
          <w:szCs w:val="26"/>
        </w:rPr>
        <w:t>.</w:t>
      </w:r>
      <w:bookmarkStart w:id="35" w:name="_Toc216979596"/>
    </w:p>
    <w:p w14:paraId="64A23EE8" w14:textId="2D36095F" w:rsidR="3FFAFAC7" w:rsidRPr="00D125B9" w:rsidRDefault="0000156E" w:rsidP="00D125B9">
      <w:pPr>
        <w:rPr>
          <w:rFonts w:cs="Times New Roman"/>
          <w:b/>
          <w:szCs w:val="26"/>
        </w:rPr>
      </w:pPr>
      <w:r w:rsidRPr="00D125B9">
        <w:rPr>
          <w:b/>
          <w:szCs w:val="26"/>
        </w:rPr>
        <w:t>C3 Component Diagram</w:t>
      </w:r>
      <w:bookmarkEnd w:id="35"/>
    </w:p>
    <w:p w14:paraId="5F25BBA1" w14:textId="2072DCFC" w:rsidR="002C4769" w:rsidRDefault="007000DC" w:rsidP="00F4078B">
      <w:pPr>
        <w:rPr>
          <w:rFonts w:cs="Times New Roman"/>
          <w:szCs w:val="26"/>
        </w:rPr>
      </w:pPr>
      <w:r w:rsidRPr="00BE2790">
        <w:rPr>
          <w:noProof/>
          <w:szCs w:val="26"/>
        </w:rPr>
        <w:drawing>
          <wp:inline distT="0" distB="0" distL="0" distR="0" wp14:anchorId="5D45FA45" wp14:editId="16CA2A77">
            <wp:extent cx="5943600" cy="4312920"/>
            <wp:effectExtent l="0" t="0" r="0" b="0"/>
            <wp:docPr id="1470671186"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71186" name="Picture 6" descr="A diagram of a company&#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312920"/>
                    </a:xfrm>
                    <a:prstGeom prst="rect">
                      <a:avLst/>
                    </a:prstGeom>
                    <a:noFill/>
                    <a:ln>
                      <a:noFill/>
                    </a:ln>
                  </pic:spPr>
                </pic:pic>
              </a:graphicData>
            </a:graphic>
          </wp:inline>
        </w:drawing>
      </w:r>
    </w:p>
    <w:p w14:paraId="202EBB99" w14:textId="4A968214" w:rsidR="009A5A95" w:rsidRPr="009A5A95" w:rsidRDefault="009A5A95" w:rsidP="009A5A95">
      <w:pPr>
        <w:jc w:val="center"/>
        <w:rPr>
          <w:rFonts w:cs="Times New Roman"/>
          <w:i/>
          <w:iCs/>
          <w:szCs w:val="26"/>
        </w:rPr>
      </w:pPr>
      <w:r w:rsidRPr="009A5A95">
        <w:rPr>
          <w:rFonts w:cs="Times New Roman"/>
          <w:i/>
          <w:iCs/>
          <w:szCs w:val="26"/>
        </w:rPr>
        <w:t xml:space="preserve">Hình 2.36: </w:t>
      </w:r>
      <w:r w:rsidRPr="00D125B9">
        <w:rPr>
          <w:i/>
          <w:iCs/>
          <w:szCs w:val="26"/>
        </w:rPr>
        <w:t>Component Diagram</w:t>
      </w:r>
    </w:p>
    <w:p w14:paraId="4668C028" w14:textId="77777777" w:rsidR="008F5357" w:rsidRPr="008F5357" w:rsidRDefault="008F5357" w:rsidP="008F5357">
      <w:pPr>
        <w:rPr>
          <w:rFonts w:cs="Times New Roman"/>
          <w:szCs w:val="26"/>
        </w:rPr>
      </w:pPr>
      <w:r w:rsidRPr="008F5357">
        <w:rPr>
          <w:rFonts w:cs="Times New Roman"/>
          <w:szCs w:val="26"/>
        </w:rPr>
        <w:t>The Component Diagram details the internal architecture of the Web application (SPA) and the Backend API, illustrating how functional modules are organized and interact to execute e-commerce business processes. The architecture is designed with a clear layered model.</w:t>
      </w:r>
    </w:p>
    <w:p w14:paraId="7841B04D" w14:textId="173F2652" w:rsidR="00FC5FA3" w:rsidRPr="008F5357" w:rsidRDefault="008F5357" w:rsidP="00F4078B">
      <w:pPr>
        <w:rPr>
          <w:rFonts w:cs="Times New Roman"/>
          <w:szCs w:val="26"/>
        </w:rPr>
      </w:pPr>
      <w:r w:rsidRPr="008F5357">
        <w:rPr>
          <w:rFonts w:cs="Times New Roman"/>
          <w:szCs w:val="26"/>
        </w:rPr>
        <w:t>Frontend Layer (React SPA): This layer directly interacts with users and is organized into Components</w:t>
      </w:r>
      <w:r w:rsidR="00FC5FA3" w:rsidRPr="008F5357">
        <w:rPr>
          <w:rFonts w:cs="Times New Roman"/>
          <w:szCs w:val="26"/>
        </w:rPr>
        <w:t>:</w:t>
      </w:r>
    </w:p>
    <w:p w14:paraId="3CA23D52" w14:textId="5CE76D7A" w:rsidR="00FC5FA3" w:rsidRPr="00BE2790" w:rsidRDefault="003875B6" w:rsidP="004350A0">
      <w:pPr>
        <w:pStyle w:val="ListParagraph"/>
        <w:numPr>
          <w:ilvl w:val="0"/>
          <w:numId w:val="1"/>
        </w:numPr>
        <w:rPr>
          <w:rFonts w:cs="Times New Roman"/>
          <w:szCs w:val="26"/>
        </w:rPr>
      </w:pPr>
      <w:r w:rsidRPr="00BE2790">
        <w:rPr>
          <w:rFonts w:cs="Times New Roman"/>
          <w:szCs w:val="26"/>
        </w:rPr>
        <w:t xml:space="preserve">React Core: </w:t>
      </w:r>
      <w:r w:rsidR="00B10E1C" w:rsidRPr="00B10E1C">
        <w:rPr>
          <w:rFonts w:cs="Times New Roman"/>
          <w:szCs w:val="26"/>
        </w:rPr>
        <w:t>The main framework orchestrating the application</w:t>
      </w:r>
    </w:p>
    <w:p w14:paraId="7EDBBB63" w14:textId="5704DAF6" w:rsidR="003875B6" w:rsidRPr="00BE2790" w:rsidRDefault="00B10E1C" w:rsidP="004350A0">
      <w:pPr>
        <w:pStyle w:val="ListParagraph"/>
        <w:numPr>
          <w:ilvl w:val="0"/>
          <w:numId w:val="1"/>
        </w:numPr>
        <w:rPr>
          <w:rFonts w:cs="Times New Roman"/>
          <w:szCs w:val="26"/>
        </w:rPr>
      </w:pPr>
      <w:r w:rsidRPr="00B578E4">
        <w:rPr>
          <w:rFonts w:cs="Times New Roman"/>
          <w:szCs w:val="26"/>
        </w:rPr>
        <w:t>Functional Modules:</w:t>
      </w:r>
      <w:r w:rsidRPr="00B10E1C">
        <w:rPr>
          <w:rFonts w:cs="Times New Roman"/>
          <w:szCs w:val="26"/>
        </w:rPr>
        <w:t xml:space="preserve"> Includes Auth Component (authentication), Product Component (product display), Cart Component (shopping cart), Order Component (ordering), and Admin Component (administration</w:t>
      </w:r>
      <w:r w:rsidR="003875B6" w:rsidRPr="00BE2790">
        <w:rPr>
          <w:rFonts w:cs="Times New Roman"/>
          <w:szCs w:val="26"/>
        </w:rPr>
        <w:t>).</w:t>
      </w:r>
    </w:p>
    <w:p w14:paraId="30A2A8F2" w14:textId="228CF6C4" w:rsidR="003875B6" w:rsidRPr="00BE2790" w:rsidRDefault="00B578E4" w:rsidP="004350A0">
      <w:pPr>
        <w:pStyle w:val="ListParagraph"/>
        <w:numPr>
          <w:ilvl w:val="0"/>
          <w:numId w:val="1"/>
        </w:numPr>
        <w:rPr>
          <w:rFonts w:cs="Times New Roman"/>
          <w:szCs w:val="26"/>
        </w:rPr>
      </w:pPr>
      <w:r w:rsidRPr="00B578E4">
        <w:rPr>
          <w:rFonts w:cs="Times New Roman"/>
          <w:szCs w:val="26"/>
        </w:rPr>
        <w:t>Data Flow: These components send HTTP requests to the Backend API to retrieve or update data</w:t>
      </w:r>
      <w:r w:rsidR="003875B6" w:rsidRPr="00BE2790">
        <w:rPr>
          <w:rFonts w:cs="Times New Roman"/>
          <w:szCs w:val="26"/>
        </w:rPr>
        <w:t>.</w:t>
      </w:r>
    </w:p>
    <w:p w14:paraId="064531A0" w14:textId="3D504AC6" w:rsidR="003875B6" w:rsidRPr="00BE2790" w:rsidRDefault="00B578E4" w:rsidP="003875B6">
      <w:pPr>
        <w:rPr>
          <w:rFonts w:cs="Times New Roman"/>
          <w:szCs w:val="26"/>
        </w:rPr>
      </w:pPr>
      <w:r w:rsidRPr="00B578E4">
        <w:rPr>
          <w:rFonts w:cs="Times New Roman"/>
          <w:szCs w:val="26"/>
        </w:rPr>
        <w:t>Backend Layer: Handles all business logic and is divided into sequential processing layers</w:t>
      </w:r>
      <w:r w:rsidR="003875B6" w:rsidRPr="00BE2790">
        <w:rPr>
          <w:rFonts w:cs="Times New Roman"/>
          <w:szCs w:val="26"/>
        </w:rPr>
        <w:t>:</w:t>
      </w:r>
    </w:p>
    <w:p w14:paraId="1B1756D1" w14:textId="752F949B" w:rsidR="003875B6" w:rsidRPr="00BE2790" w:rsidRDefault="00027109" w:rsidP="004350A0">
      <w:pPr>
        <w:pStyle w:val="ListParagraph"/>
        <w:numPr>
          <w:ilvl w:val="0"/>
          <w:numId w:val="2"/>
        </w:numPr>
        <w:rPr>
          <w:rFonts w:cs="Times New Roman"/>
          <w:szCs w:val="26"/>
        </w:rPr>
      </w:pPr>
      <w:r w:rsidRPr="00BE2790">
        <w:rPr>
          <w:rFonts w:cs="Times New Roman"/>
          <w:szCs w:val="26"/>
        </w:rPr>
        <w:t>API Service</w:t>
      </w:r>
      <w:r w:rsidR="00826F34" w:rsidRPr="00BE2790">
        <w:rPr>
          <w:rFonts w:cs="Times New Roman"/>
          <w:szCs w:val="26"/>
        </w:rPr>
        <w:t xml:space="preserve">: </w:t>
      </w:r>
      <w:r w:rsidR="004D7517" w:rsidRPr="004D7517">
        <w:rPr>
          <w:rFonts w:cs="Times New Roman"/>
          <w:szCs w:val="26"/>
        </w:rPr>
        <w:t>The entry point for all requests from the Frontend, responsible for routing to the appropriate handler</w:t>
      </w:r>
      <w:r w:rsidRPr="00BE2790">
        <w:rPr>
          <w:rFonts w:cs="Times New Roman"/>
          <w:szCs w:val="26"/>
        </w:rPr>
        <w:t>.</w:t>
      </w:r>
    </w:p>
    <w:p w14:paraId="232E6826" w14:textId="0CD98CBE" w:rsidR="00027109" w:rsidRPr="00BE2790" w:rsidRDefault="00027109" w:rsidP="004350A0">
      <w:pPr>
        <w:pStyle w:val="ListParagraph"/>
        <w:numPr>
          <w:ilvl w:val="0"/>
          <w:numId w:val="2"/>
        </w:numPr>
        <w:rPr>
          <w:rFonts w:cs="Times New Roman"/>
          <w:szCs w:val="26"/>
        </w:rPr>
      </w:pPr>
      <w:r w:rsidRPr="00BE2790">
        <w:rPr>
          <w:rFonts w:cs="Times New Roman"/>
          <w:szCs w:val="26"/>
        </w:rPr>
        <w:t>Middleware Component</w:t>
      </w:r>
      <w:r w:rsidR="00826F34" w:rsidRPr="00BE2790">
        <w:rPr>
          <w:rFonts w:cs="Times New Roman"/>
          <w:szCs w:val="26"/>
        </w:rPr>
        <w:t xml:space="preserve">: </w:t>
      </w:r>
      <w:r w:rsidR="004D7517" w:rsidRPr="004D7517">
        <w:rPr>
          <w:rFonts w:cs="Times New Roman"/>
          <w:szCs w:val="26"/>
        </w:rPr>
        <w:t>Provides security by intercepting requests that require authentication, validating JSON Web Tokens (JWT) before allowing access to critical controllers such as ordering or viewing personal information</w:t>
      </w:r>
      <w:r w:rsidRPr="00BE2790">
        <w:rPr>
          <w:rFonts w:cs="Times New Roman"/>
          <w:szCs w:val="26"/>
        </w:rPr>
        <w:t>.</w:t>
      </w:r>
    </w:p>
    <w:p w14:paraId="49E1FF51" w14:textId="39284E84" w:rsidR="00027109" w:rsidRPr="00BE2790" w:rsidRDefault="00A23A64" w:rsidP="004350A0">
      <w:pPr>
        <w:pStyle w:val="ListParagraph"/>
        <w:numPr>
          <w:ilvl w:val="0"/>
          <w:numId w:val="2"/>
        </w:numPr>
        <w:rPr>
          <w:rFonts w:cs="Times New Roman"/>
          <w:szCs w:val="26"/>
        </w:rPr>
      </w:pPr>
      <w:r w:rsidRPr="00A23A64">
        <w:rPr>
          <w:rFonts w:cs="Times New Roman"/>
          <w:szCs w:val="26"/>
        </w:rPr>
        <w:t>Controller Layer: Orchestrates request handling</w:t>
      </w:r>
      <w:r w:rsidR="00027109" w:rsidRPr="00BE2790">
        <w:rPr>
          <w:rFonts w:cs="Times New Roman"/>
          <w:szCs w:val="26"/>
        </w:rPr>
        <w:t>:</w:t>
      </w:r>
    </w:p>
    <w:p w14:paraId="036B9C3A" w14:textId="7501CA69" w:rsidR="00027109" w:rsidRPr="008C0438" w:rsidRDefault="00101021" w:rsidP="004350A0">
      <w:pPr>
        <w:pStyle w:val="ListParagraph"/>
        <w:numPr>
          <w:ilvl w:val="0"/>
          <w:numId w:val="3"/>
        </w:numPr>
        <w:rPr>
          <w:rFonts w:cs="Times New Roman"/>
          <w:szCs w:val="26"/>
        </w:rPr>
      </w:pPr>
      <w:r w:rsidRPr="008C0438">
        <w:rPr>
          <w:rFonts w:cs="Times New Roman"/>
          <w:szCs w:val="26"/>
        </w:rPr>
        <w:t>Auth/User Controller: Handles registration, login, and profile management</w:t>
      </w:r>
      <w:r w:rsidR="00BE792A" w:rsidRPr="008C0438">
        <w:rPr>
          <w:rFonts w:cs="Times New Roman"/>
          <w:szCs w:val="26"/>
        </w:rPr>
        <w:t>.</w:t>
      </w:r>
    </w:p>
    <w:p w14:paraId="536F5EC8" w14:textId="19AEDAFD" w:rsidR="00BE792A" w:rsidRPr="008C0438" w:rsidRDefault="00101021" w:rsidP="004350A0">
      <w:pPr>
        <w:pStyle w:val="ListParagraph"/>
        <w:numPr>
          <w:ilvl w:val="0"/>
          <w:numId w:val="3"/>
        </w:numPr>
        <w:rPr>
          <w:rFonts w:cs="Times New Roman"/>
          <w:szCs w:val="26"/>
        </w:rPr>
      </w:pPr>
      <w:r w:rsidRPr="008C0438">
        <w:rPr>
          <w:rFonts w:cs="Times New Roman"/>
          <w:szCs w:val="26"/>
        </w:rPr>
        <w:t>Product Controller: Handles search, filtering, and detailed product display.</w:t>
      </w:r>
    </w:p>
    <w:p w14:paraId="4EC174CD" w14:textId="635AD0BF" w:rsidR="00BE792A" w:rsidRPr="008C0438" w:rsidRDefault="008C0438" w:rsidP="004350A0">
      <w:pPr>
        <w:pStyle w:val="ListParagraph"/>
        <w:numPr>
          <w:ilvl w:val="0"/>
          <w:numId w:val="3"/>
        </w:numPr>
        <w:rPr>
          <w:rFonts w:cs="Times New Roman"/>
          <w:szCs w:val="26"/>
        </w:rPr>
      </w:pPr>
      <w:r w:rsidRPr="008C0438">
        <w:rPr>
          <w:rFonts w:cs="Times New Roman"/>
          <w:szCs w:val="26"/>
        </w:rPr>
        <w:t>Order/Cart Controller: Handles logic for adding to cart and creating new orders</w:t>
      </w:r>
      <w:r w:rsidR="00BE792A" w:rsidRPr="008C0438">
        <w:rPr>
          <w:rFonts w:cs="Times New Roman"/>
          <w:szCs w:val="26"/>
        </w:rPr>
        <w:t>.</w:t>
      </w:r>
    </w:p>
    <w:p w14:paraId="1EC31067" w14:textId="6CA32336" w:rsidR="00BE792A" w:rsidRPr="008C0438" w:rsidRDefault="008C0438" w:rsidP="004350A0">
      <w:pPr>
        <w:pStyle w:val="ListParagraph"/>
        <w:numPr>
          <w:ilvl w:val="0"/>
          <w:numId w:val="3"/>
        </w:numPr>
        <w:rPr>
          <w:rFonts w:cs="Times New Roman"/>
          <w:szCs w:val="26"/>
        </w:rPr>
      </w:pPr>
      <w:r w:rsidRPr="008C0438">
        <w:rPr>
          <w:rFonts w:cs="Times New Roman"/>
          <w:szCs w:val="26"/>
        </w:rPr>
        <w:t>Other Controllers: Handle additional auxiliary business processes.</w:t>
      </w:r>
    </w:p>
    <w:p w14:paraId="617F23BB" w14:textId="7C17AFFF" w:rsidR="0075387F" w:rsidRPr="0075387F" w:rsidRDefault="0075387F" w:rsidP="0075387F">
      <w:pPr>
        <w:rPr>
          <w:szCs w:val="26"/>
        </w:rPr>
      </w:pPr>
      <w:r>
        <w:rPr>
          <w:rFonts w:cs="Times New Roman"/>
          <w:szCs w:val="26"/>
        </w:rPr>
        <w:t>.</w:t>
      </w:r>
      <w:r w:rsidRPr="0075387F">
        <w:rPr>
          <w:rFonts w:eastAsia="Times New Roman" w:cs="Times New Roman"/>
          <w:color w:val="auto"/>
          <w:kern w:val="0"/>
          <w:sz w:val="24"/>
          <w14:ligatures w14:val="none"/>
        </w:rPr>
        <w:t xml:space="preserve"> </w:t>
      </w:r>
      <w:r w:rsidRPr="0075387F">
        <w:rPr>
          <w:szCs w:val="26"/>
        </w:rPr>
        <w:t>The Component Diagram details the internal architecture of the Web application (SPA) and the Backend API, illustrating how functional modules are organized and interact to execute e-commerce business processes. The architecture is designed with a clear layered model.</w:t>
      </w:r>
    </w:p>
    <w:p w14:paraId="658A9DF7" w14:textId="77777777" w:rsidR="0075387F" w:rsidRPr="0075387F" w:rsidRDefault="0075387F" w:rsidP="0075387F">
      <w:pPr>
        <w:rPr>
          <w:rFonts w:cs="Times New Roman"/>
          <w:szCs w:val="26"/>
        </w:rPr>
      </w:pPr>
      <w:r w:rsidRPr="0075387F">
        <w:rPr>
          <w:rFonts w:cs="Times New Roman"/>
          <w:b/>
          <w:bCs/>
          <w:szCs w:val="26"/>
        </w:rPr>
        <w:t>Frontend Layer (React SPA):</w:t>
      </w:r>
      <w:r w:rsidRPr="0075387F">
        <w:rPr>
          <w:rFonts w:cs="Times New Roman"/>
          <w:szCs w:val="26"/>
        </w:rPr>
        <w:t xml:space="preserve"> This layer directly interacts with users and is organized into Components:</w:t>
      </w:r>
    </w:p>
    <w:p w14:paraId="11DAEF30" w14:textId="77777777" w:rsidR="0075387F" w:rsidRPr="0075387F" w:rsidRDefault="0075387F" w:rsidP="006A4FBD">
      <w:pPr>
        <w:numPr>
          <w:ilvl w:val="0"/>
          <w:numId w:val="26"/>
        </w:numPr>
        <w:rPr>
          <w:rFonts w:cs="Times New Roman"/>
          <w:szCs w:val="26"/>
        </w:rPr>
      </w:pPr>
      <w:r w:rsidRPr="0075387F">
        <w:rPr>
          <w:rFonts w:cs="Times New Roman"/>
          <w:b/>
          <w:bCs/>
          <w:szCs w:val="26"/>
        </w:rPr>
        <w:t>React Core:</w:t>
      </w:r>
      <w:r w:rsidRPr="0075387F">
        <w:rPr>
          <w:rFonts w:cs="Times New Roman"/>
          <w:szCs w:val="26"/>
        </w:rPr>
        <w:t xml:space="preserve"> The main framework orchestrating the application.</w:t>
      </w:r>
    </w:p>
    <w:p w14:paraId="1716D1D7" w14:textId="77777777" w:rsidR="0075387F" w:rsidRPr="0075387F" w:rsidRDefault="0075387F" w:rsidP="006A4FBD">
      <w:pPr>
        <w:numPr>
          <w:ilvl w:val="0"/>
          <w:numId w:val="26"/>
        </w:numPr>
        <w:rPr>
          <w:rFonts w:cs="Times New Roman"/>
          <w:szCs w:val="26"/>
        </w:rPr>
      </w:pPr>
      <w:r w:rsidRPr="0075387F">
        <w:rPr>
          <w:rFonts w:cs="Times New Roman"/>
          <w:b/>
          <w:bCs/>
          <w:szCs w:val="26"/>
        </w:rPr>
        <w:t>Functional Modules:</w:t>
      </w:r>
      <w:r w:rsidRPr="0075387F">
        <w:rPr>
          <w:rFonts w:cs="Times New Roman"/>
          <w:szCs w:val="26"/>
        </w:rPr>
        <w:t xml:space="preserve"> Includes Auth Component (authentication), Product Component (product display), Cart Component (shopping cart), Order Component (ordering), and Admin Component (administration).</w:t>
      </w:r>
    </w:p>
    <w:p w14:paraId="617CF0EE" w14:textId="77777777" w:rsidR="0075387F" w:rsidRPr="0075387F" w:rsidRDefault="0075387F" w:rsidP="006A4FBD">
      <w:pPr>
        <w:numPr>
          <w:ilvl w:val="0"/>
          <w:numId w:val="26"/>
        </w:numPr>
        <w:rPr>
          <w:rFonts w:cs="Times New Roman"/>
          <w:szCs w:val="26"/>
        </w:rPr>
      </w:pPr>
      <w:r w:rsidRPr="0075387F">
        <w:rPr>
          <w:rFonts w:cs="Times New Roman"/>
          <w:b/>
          <w:bCs/>
          <w:szCs w:val="26"/>
        </w:rPr>
        <w:t>Data Flow:</w:t>
      </w:r>
      <w:r w:rsidRPr="0075387F">
        <w:rPr>
          <w:rFonts w:cs="Times New Roman"/>
          <w:szCs w:val="26"/>
        </w:rPr>
        <w:t xml:space="preserve"> These components send HTTP requests to the Backend API to retrieve or update data.</w:t>
      </w:r>
    </w:p>
    <w:p w14:paraId="1133D3C6" w14:textId="77777777" w:rsidR="0075387F" w:rsidRPr="0075387F" w:rsidRDefault="0075387F" w:rsidP="0075387F">
      <w:pPr>
        <w:rPr>
          <w:rFonts w:cs="Times New Roman"/>
          <w:szCs w:val="26"/>
        </w:rPr>
      </w:pPr>
      <w:r w:rsidRPr="0075387F">
        <w:rPr>
          <w:rFonts w:cs="Times New Roman"/>
          <w:b/>
          <w:bCs/>
          <w:szCs w:val="26"/>
        </w:rPr>
        <w:t>Backend Layer:</w:t>
      </w:r>
      <w:r w:rsidRPr="0075387F">
        <w:rPr>
          <w:rFonts w:cs="Times New Roman"/>
          <w:szCs w:val="26"/>
        </w:rPr>
        <w:t xml:space="preserve"> Handles all business logic and is divided into sequential processing layers:</w:t>
      </w:r>
    </w:p>
    <w:p w14:paraId="0C500955" w14:textId="77777777" w:rsidR="0075387F" w:rsidRPr="0075387F" w:rsidRDefault="0075387F" w:rsidP="006A4FBD">
      <w:pPr>
        <w:numPr>
          <w:ilvl w:val="0"/>
          <w:numId w:val="27"/>
        </w:numPr>
        <w:rPr>
          <w:rFonts w:cs="Times New Roman"/>
          <w:szCs w:val="26"/>
        </w:rPr>
      </w:pPr>
      <w:r w:rsidRPr="0075387F">
        <w:rPr>
          <w:rFonts w:cs="Times New Roman"/>
          <w:b/>
          <w:bCs/>
          <w:szCs w:val="26"/>
        </w:rPr>
        <w:t>API Service:</w:t>
      </w:r>
      <w:r w:rsidRPr="0075387F">
        <w:rPr>
          <w:rFonts w:cs="Times New Roman"/>
          <w:szCs w:val="26"/>
        </w:rPr>
        <w:t xml:space="preserve"> The entry point for all requests from the Frontend, responsible for routing to the appropriate handler.</w:t>
      </w:r>
    </w:p>
    <w:p w14:paraId="7582B068" w14:textId="77777777" w:rsidR="0075387F" w:rsidRPr="0075387F" w:rsidRDefault="0075387F" w:rsidP="006A4FBD">
      <w:pPr>
        <w:numPr>
          <w:ilvl w:val="0"/>
          <w:numId w:val="27"/>
        </w:numPr>
        <w:rPr>
          <w:rFonts w:cs="Times New Roman"/>
          <w:szCs w:val="26"/>
        </w:rPr>
      </w:pPr>
      <w:r w:rsidRPr="0075387F">
        <w:rPr>
          <w:rFonts w:cs="Times New Roman"/>
          <w:b/>
          <w:bCs/>
          <w:szCs w:val="26"/>
        </w:rPr>
        <w:t>Middleware Component:</w:t>
      </w:r>
      <w:r w:rsidRPr="0075387F">
        <w:rPr>
          <w:rFonts w:cs="Times New Roman"/>
          <w:szCs w:val="26"/>
        </w:rPr>
        <w:t xml:space="preserve"> Provides security by intercepting requests that require authentication, validating JSON Web Tokens (JWT) before allowing access to critical controllers such as ordering or viewing personal information.</w:t>
      </w:r>
    </w:p>
    <w:p w14:paraId="31B67E44" w14:textId="77777777" w:rsidR="0075387F" w:rsidRPr="0075387F" w:rsidRDefault="0075387F" w:rsidP="006A4FBD">
      <w:pPr>
        <w:numPr>
          <w:ilvl w:val="0"/>
          <w:numId w:val="27"/>
        </w:numPr>
        <w:rPr>
          <w:rFonts w:cs="Times New Roman"/>
          <w:szCs w:val="26"/>
        </w:rPr>
      </w:pPr>
      <w:r w:rsidRPr="0075387F">
        <w:rPr>
          <w:rFonts w:cs="Times New Roman"/>
          <w:b/>
          <w:bCs/>
          <w:szCs w:val="26"/>
        </w:rPr>
        <w:t>Controller Layer:</w:t>
      </w:r>
      <w:r w:rsidRPr="0075387F">
        <w:rPr>
          <w:rFonts w:cs="Times New Roman"/>
          <w:szCs w:val="26"/>
        </w:rPr>
        <w:t xml:space="preserve"> Orchestrates request handling:</w:t>
      </w:r>
    </w:p>
    <w:p w14:paraId="4116D38A" w14:textId="77777777" w:rsidR="0075387F" w:rsidRPr="0075387F" w:rsidRDefault="0075387F" w:rsidP="006A4FBD">
      <w:pPr>
        <w:numPr>
          <w:ilvl w:val="1"/>
          <w:numId w:val="27"/>
        </w:numPr>
        <w:rPr>
          <w:rFonts w:cs="Times New Roman"/>
          <w:szCs w:val="26"/>
        </w:rPr>
      </w:pPr>
      <w:r w:rsidRPr="0075387F">
        <w:rPr>
          <w:rFonts w:cs="Times New Roman"/>
          <w:b/>
          <w:bCs/>
          <w:szCs w:val="26"/>
        </w:rPr>
        <w:t>Auth/User Controller:</w:t>
      </w:r>
      <w:r w:rsidRPr="0075387F">
        <w:rPr>
          <w:rFonts w:cs="Times New Roman"/>
          <w:szCs w:val="26"/>
        </w:rPr>
        <w:t xml:space="preserve"> Handles registration, login, and profile management.</w:t>
      </w:r>
    </w:p>
    <w:p w14:paraId="23BE30FF" w14:textId="77777777" w:rsidR="0075387F" w:rsidRPr="0075387F" w:rsidRDefault="0075387F" w:rsidP="006A4FBD">
      <w:pPr>
        <w:numPr>
          <w:ilvl w:val="1"/>
          <w:numId w:val="27"/>
        </w:numPr>
        <w:rPr>
          <w:rFonts w:cs="Times New Roman"/>
          <w:szCs w:val="26"/>
        </w:rPr>
      </w:pPr>
      <w:r w:rsidRPr="0075387F">
        <w:rPr>
          <w:rFonts w:cs="Times New Roman"/>
          <w:b/>
          <w:bCs/>
          <w:szCs w:val="26"/>
        </w:rPr>
        <w:t>Product Controller:</w:t>
      </w:r>
      <w:r w:rsidRPr="0075387F">
        <w:rPr>
          <w:rFonts w:cs="Times New Roman"/>
          <w:szCs w:val="26"/>
        </w:rPr>
        <w:t xml:space="preserve"> Handles search, filtering, and detailed product display.</w:t>
      </w:r>
    </w:p>
    <w:p w14:paraId="526A74A3" w14:textId="77777777" w:rsidR="0075387F" w:rsidRPr="0075387F" w:rsidRDefault="0075387F" w:rsidP="006A4FBD">
      <w:pPr>
        <w:numPr>
          <w:ilvl w:val="1"/>
          <w:numId w:val="27"/>
        </w:numPr>
        <w:rPr>
          <w:rFonts w:cs="Times New Roman"/>
          <w:szCs w:val="26"/>
        </w:rPr>
      </w:pPr>
      <w:r w:rsidRPr="0075387F">
        <w:rPr>
          <w:rFonts w:cs="Times New Roman"/>
          <w:b/>
          <w:bCs/>
          <w:szCs w:val="26"/>
        </w:rPr>
        <w:t>Order/Cart Controller:</w:t>
      </w:r>
      <w:r w:rsidRPr="0075387F">
        <w:rPr>
          <w:rFonts w:cs="Times New Roman"/>
          <w:szCs w:val="26"/>
        </w:rPr>
        <w:t xml:space="preserve"> Handles logic for adding to cart and creating new orders.</w:t>
      </w:r>
    </w:p>
    <w:p w14:paraId="59096E6D" w14:textId="77777777" w:rsidR="0075387F" w:rsidRPr="0075387F" w:rsidRDefault="0075387F" w:rsidP="006A4FBD">
      <w:pPr>
        <w:numPr>
          <w:ilvl w:val="1"/>
          <w:numId w:val="27"/>
        </w:numPr>
        <w:rPr>
          <w:rFonts w:cs="Times New Roman"/>
          <w:szCs w:val="26"/>
        </w:rPr>
      </w:pPr>
      <w:r w:rsidRPr="0075387F">
        <w:rPr>
          <w:rFonts w:cs="Times New Roman"/>
          <w:b/>
          <w:bCs/>
          <w:szCs w:val="26"/>
        </w:rPr>
        <w:t>Other Controllers:</w:t>
      </w:r>
      <w:r w:rsidRPr="0075387F">
        <w:rPr>
          <w:rFonts w:cs="Times New Roman"/>
          <w:szCs w:val="26"/>
        </w:rPr>
        <w:t xml:space="preserve"> Handle additional auxiliary business processes.</w:t>
      </w:r>
    </w:p>
    <w:p w14:paraId="59DE23F0" w14:textId="77777777" w:rsidR="0075387F" w:rsidRPr="0075387F" w:rsidRDefault="0075387F" w:rsidP="0075387F">
      <w:pPr>
        <w:rPr>
          <w:rFonts w:cs="Times New Roman"/>
          <w:szCs w:val="26"/>
        </w:rPr>
      </w:pPr>
      <w:r w:rsidRPr="0075387F">
        <w:rPr>
          <w:rFonts w:cs="Times New Roman"/>
          <w:szCs w:val="26"/>
        </w:rPr>
        <w:t>Service Layer: Centralizes all business logic of the system. Here, business rules such as order calculation, stock verification, order status handling, and integration with external services are executed. The Service Layer interacts with Sequelize Models to query and manipulate data without directly using raw SQL.</w:t>
      </w:r>
    </w:p>
    <w:p w14:paraId="3A158DF2" w14:textId="77777777" w:rsidR="0075387F" w:rsidRPr="0075387F" w:rsidRDefault="0075387F" w:rsidP="0075387F">
      <w:pPr>
        <w:rPr>
          <w:rFonts w:cs="Times New Roman"/>
          <w:szCs w:val="26"/>
        </w:rPr>
      </w:pPr>
      <w:r w:rsidRPr="0075387F">
        <w:rPr>
          <w:rFonts w:cs="Times New Roman"/>
          <w:szCs w:val="26"/>
        </w:rPr>
        <w:t>Model Layer: Abstracts the database, mapping tables to objects within the application. This layer facilitates reading and writing data to the MySQL Database, which serves as the physical data storage for the entire system.</w:t>
      </w:r>
    </w:p>
    <w:p w14:paraId="07042913" w14:textId="51B3C499" w:rsidR="00BE792A" w:rsidRPr="0075387F" w:rsidRDefault="0075387F" w:rsidP="0075387F">
      <w:pPr>
        <w:rPr>
          <w:rFonts w:cs="Times New Roman"/>
          <w:szCs w:val="26"/>
        </w:rPr>
      </w:pPr>
      <w:r w:rsidRPr="0075387F">
        <w:rPr>
          <w:rFonts w:cs="Times New Roman"/>
          <w:szCs w:val="26"/>
        </w:rPr>
        <w:t>Additionally, at the Service Layer, the system integrates with external services including payment gateways like VNPAY and PayPal for transaction processing, email services via SMTP for notifications, and GHN shipping API to create shipments and update delivery status through a webhook mechanism returning to the Order Controller.</w:t>
      </w:r>
    </w:p>
    <w:p w14:paraId="4F6979C0" w14:textId="2DD71797" w:rsidR="00F52C32" w:rsidRPr="00D125B9" w:rsidRDefault="00F52C32" w:rsidP="00D125B9">
      <w:pPr>
        <w:rPr>
          <w:b/>
          <w:szCs w:val="26"/>
        </w:rPr>
      </w:pPr>
      <w:bookmarkStart w:id="36" w:name="_Toc216979597"/>
      <w:r w:rsidRPr="00D125B9">
        <w:rPr>
          <w:b/>
          <w:szCs w:val="26"/>
        </w:rPr>
        <w:t>C</w:t>
      </w:r>
      <w:r w:rsidR="00265025" w:rsidRPr="00D125B9">
        <w:rPr>
          <w:b/>
          <w:szCs w:val="26"/>
        </w:rPr>
        <w:t>4</w:t>
      </w:r>
      <w:r w:rsidRPr="00D125B9">
        <w:rPr>
          <w:b/>
          <w:szCs w:val="26"/>
        </w:rPr>
        <w:t xml:space="preserve"> </w:t>
      </w:r>
      <w:r w:rsidR="008248F8" w:rsidRPr="00D125B9">
        <w:rPr>
          <w:b/>
          <w:szCs w:val="26"/>
        </w:rPr>
        <w:t>Code</w:t>
      </w:r>
      <w:r w:rsidR="004966D8" w:rsidRPr="00D125B9">
        <w:rPr>
          <w:b/>
          <w:szCs w:val="26"/>
        </w:rPr>
        <w:t xml:space="preserve"> Diagram</w:t>
      </w:r>
      <w:bookmarkEnd w:id="36"/>
    </w:p>
    <w:p w14:paraId="23E1E3ED" w14:textId="3C028CF3" w:rsidR="004966D8" w:rsidRDefault="00011117" w:rsidP="004966D8">
      <w:pPr>
        <w:rPr>
          <w:rFonts w:cs="Times New Roman"/>
          <w:szCs w:val="26"/>
        </w:rPr>
      </w:pPr>
      <w:r w:rsidRPr="00BE2790">
        <w:rPr>
          <w:noProof/>
          <w:szCs w:val="26"/>
        </w:rPr>
        <w:drawing>
          <wp:inline distT="0" distB="0" distL="0" distR="0" wp14:anchorId="01C08967" wp14:editId="09C52127">
            <wp:extent cx="5943600" cy="2758440"/>
            <wp:effectExtent l="0" t="0" r="0" b="3810"/>
            <wp:docPr id="424770404" name="Picture 4" descr="A group of white rectangular object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70404" name="Picture 4" descr="A group of white rectangular objects with black text&#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758440"/>
                    </a:xfrm>
                    <a:prstGeom prst="rect">
                      <a:avLst/>
                    </a:prstGeom>
                    <a:noFill/>
                    <a:ln>
                      <a:noFill/>
                    </a:ln>
                  </pic:spPr>
                </pic:pic>
              </a:graphicData>
            </a:graphic>
          </wp:inline>
        </w:drawing>
      </w:r>
    </w:p>
    <w:p w14:paraId="75A2540E" w14:textId="425BF3BD" w:rsidR="009A5A95" w:rsidRPr="009A5A95" w:rsidRDefault="009A5A95" w:rsidP="009A5A95">
      <w:pPr>
        <w:jc w:val="center"/>
        <w:rPr>
          <w:rFonts w:cs="Times New Roman"/>
          <w:i/>
          <w:iCs/>
          <w:szCs w:val="26"/>
        </w:rPr>
      </w:pPr>
      <w:r w:rsidRPr="009A5A95">
        <w:rPr>
          <w:rFonts w:cs="Times New Roman"/>
          <w:i/>
          <w:iCs/>
          <w:szCs w:val="26"/>
        </w:rPr>
        <w:t xml:space="preserve">Hình 2.27 </w:t>
      </w:r>
      <w:r w:rsidRPr="00D125B9">
        <w:rPr>
          <w:i/>
          <w:iCs/>
          <w:szCs w:val="26"/>
        </w:rPr>
        <w:t>Code Diagram</w:t>
      </w:r>
    </w:p>
    <w:p w14:paraId="75524613" w14:textId="77777777" w:rsidR="004966D8" w:rsidRPr="00BE2790" w:rsidRDefault="004966D8" w:rsidP="004966D8">
      <w:pPr>
        <w:rPr>
          <w:rFonts w:cs="Times New Roman"/>
          <w:szCs w:val="26"/>
        </w:rPr>
      </w:pPr>
    </w:p>
    <w:p w14:paraId="1CD131C4" w14:textId="77777777" w:rsidR="004966D8" w:rsidRPr="00BE2790" w:rsidRDefault="004966D8" w:rsidP="004966D8">
      <w:pPr>
        <w:rPr>
          <w:rFonts w:cs="Times New Roman"/>
          <w:szCs w:val="26"/>
        </w:rPr>
      </w:pPr>
    </w:p>
    <w:p w14:paraId="30835DC9" w14:textId="09C1D313" w:rsidR="005F1B0D" w:rsidRDefault="00123A50" w:rsidP="009A0393">
      <w:pPr>
        <w:pStyle w:val="Heading3"/>
        <w:rPr>
          <w:szCs w:val="26"/>
        </w:rPr>
      </w:pPr>
      <w:bookmarkStart w:id="37" w:name="_Toc216979598"/>
      <w:bookmarkStart w:id="38" w:name="_Toc217241616"/>
      <w:r w:rsidRPr="00BE2790">
        <w:rPr>
          <w:szCs w:val="26"/>
        </w:rPr>
        <w:t>2.2</w:t>
      </w:r>
      <w:r w:rsidR="12768F63" w:rsidRPr="00BE2790">
        <w:rPr>
          <w:szCs w:val="26"/>
        </w:rPr>
        <w:t>.</w:t>
      </w:r>
      <w:r w:rsidRPr="00BE2790">
        <w:rPr>
          <w:szCs w:val="26"/>
        </w:rPr>
        <w:t>3</w:t>
      </w:r>
      <w:r w:rsidR="12768F63" w:rsidRPr="00BE2790">
        <w:rPr>
          <w:szCs w:val="26"/>
        </w:rPr>
        <w:t xml:space="preserve"> </w:t>
      </w:r>
      <w:r w:rsidR="0C95FC41" w:rsidRPr="00BE2790">
        <w:rPr>
          <w:szCs w:val="26"/>
        </w:rPr>
        <w:t>Communication view</w:t>
      </w:r>
      <w:bookmarkEnd w:id="37"/>
      <w:bookmarkEnd w:id="38"/>
    </w:p>
    <w:p w14:paraId="2045AA79" w14:textId="77777777" w:rsidR="00094E34" w:rsidRPr="00094E34" w:rsidRDefault="00094E34" w:rsidP="00094E34">
      <w:r w:rsidRPr="00094E34">
        <w:t>Users start interacting through a browser or mobile application, sending requests in JSON/HTML format via the secure HTTPS protocol (port 443), accompanied by JWT Cookies or Session to authenticate the session.</w:t>
      </w:r>
    </w:p>
    <w:p w14:paraId="2BA9A838" w14:textId="77777777" w:rsidR="00094E34" w:rsidRPr="00094E34" w:rsidRDefault="00094E34" w:rsidP="00094E34">
      <w:r w:rsidRPr="00094E34">
        <w:t>The frontend layer is built on ReactJS combined with Web UI technologies such as Bootstrap and jQuery, using the fetch() API as a bridge to handle user actions and send signals to the server.</w:t>
      </w:r>
    </w:p>
    <w:p w14:paraId="26A73207" w14:textId="77777777" w:rsidR="00094E34" w:rsidRPr="00094E34" w:rsidRDefault="00094E34" w:rsidP="00094E34">
      <w:r w:rsidRPr="00094E34">
        <w:t>The backend server runs on Node.js and ExpressJS, providing a comprehensive REST API system to handle core business processes such as Auth, Product, Order, Warehouse, and Report with JWT HttpOnly security mechanisms.</w:t>
      </w:r>
    </w:p>
    <w:p w14:paraId="77370D88" w14:textId="77777777" w:rsidR="00094E34" w:rsidRPr="00094E34" w:rsidRDefault="00094E34" w:rsidP="00094E34">
      <w:r w:rsidRPr="00094E34">
        <w:t>The system maintains a persistent connection to the MySQL Server database via TCP protocol on port 3306 (MySQL Wire Protocol), ensuring fast data storage and retrieval for the entire application.</w:t>
      </w:r>
    </w:p>
    <w:p w14:paraId="160F1631" w14:textId="77777777" w:rsidR="00094E34" w:rsidRPr="00094E34" w:rsidRDefault="00094E34" w:rsidP="00094E34">
      <w:r w:rsidRPr="00094E34">
        <w:t>For resource management, the application communicates with Local/Cloud Storage via HTTPS to perform upload or retrieval tasks for image files and necessary documents.</w:t>
      </w:r>
    </w:p>
    <w:p w14:paraId="47E6791D" w14:textId="1BE9224F" w:rsidR="005E59C2" w:rsidRPr="005E59C2" w:rsidRDefault="00094E34" w:rsidP="005E59C2">
      <w:r w:rsidRPr="00094E34">
        <w:t>The notification service is integrated through the Gmail SMTP server (port 587, STARTTLS protocol), allowing the system to automatically send account verification emails or order status updates to users’ mailboxes</w:t>
      </w:r>
      <w:r w:rsidR="005E59C2" w:rsidRPr="005E59C2">
        <w:t>.</w:t>
      </w:r>
    </w:p>
    <w:p w14:paraId="42E153B0" w14:textId="77777777" w:rsidR="005E59C2" w:rsidRPr="005E59C2" w:rsidRDefault="005E59C2" w:rsidP="005E59C2"/>
    <w:p w14:paraId="79AED4CC" w14:textId="77777777" w:rsidR="005F1B0D" w:rsidRPr="00BE2790" w:rsidRDefault="0C95FC41" w:rsidP="00F4078B">
      <w:pPr>
        <w:spacing w:line="276" w:lineRule="auto"/>
        <w:rPr>
          <w:szCs w:val="26"/>
        </w:rPr>
      </w:pPr>
      <w:r w:rsidRPr="00BE2790">
        <w:rPr>
          <w:rFonts w:cs="Times New Roman"/>
          <w:noProof/>
          <w:szCs w:val="26"/>
        </w:rPr>
        <w:drawing>
          <wp:inline distT="0" distB="0" distL="0" distR="0" wp14:anchorId="0BE5388C" wp14:editId="5F3F1527">
            <wp:extent cx="4711111" cy="5809276"/>
            <wp:effectExtent l="0" t="0" r="0" b="0"/>
            <wp:docPr id="1733025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25765" name=""/>
                    <pic:cNvPicPr/>
                  </pic:nvPicPr>
                  <pic:blipFill>
                    <a:blip r:embed="rId53">
                      <a:extLst>
                        <a:ext uri="{28A0092B-C50C-407E-A947-70E740481C1C}">
                          <a14:useLocalDpi xmlns:a14="http://schemas.microsoft.com/office/drawing/2010/main"/>
                        </a:ext>
                      </a:extLst>
                    </a:blip>
                    <a:stretch>
                      <a:fillRect/>
                    </a:stretch>
                  </pic:blipFill>
                  <pic:spPr>
                    <a:xfrm>
                      <a:off x="0" y="0"/>
                      <a:ext cx="4711111" cy="5809276"/>
                    </a:xfrm>
                    <a:prstGeom prst="rect">
                      <a:avLst/>
                    </a:prstGeom>
                  </pic:spPr>
                </pic:pic>
              </a:graphicData>
            </a:graphic>
          </wp:inline>
        </w:drawing>
      </w:r>
    </w:p>
    <w:p w14:paraId="3AB4A8FC" w14:textId="52C2F80B" w:rsidR="00DF3D19" w:rsidRPr="009A5A95" w:rsidRDefault="007C4545" w:rsidP="0064383B">
      <w:pPr>
        <w:jc w:val="center"/>
        <w:rPr>
          <w:i/>
          <w:iCs/>
          <w:szCs w:val="26"/>
        </w:rPr>
      </w:pPr>
      <w:r w:rsidRPr="007C4545">
        <w:rPr>
          <w:i/>
          <w:iCs/>
          <w:szCs w:val="26"/>
        </w:rPr>
        <w:t>Figure 2.28: Communication flow diagram</w:t>
      </w:r>
    </w:p>
    <w:p w14:paraId="5C6DE31F" w14:textId="2AA2BD6A" w:rsidR="00D40136" w:rsidRDefault="00545DB0" w:rsidP="00DB4729">
      <w:pPr>
        <w:pStyle w:val="Heading3"/>
        <w:rPr>
          <w:szCs w:val="26"/>
        </w:rPr>
      </w:pPr>
      <w:bookmarkStart w:id="39" w:name="_Toc217241617"/>
      <w:r w:rsidRPr="00BE2790">
        <w:rPr>
          <w:szCs w:val="26"/>
        </w:rPr>
        <w:t>2.2</w:t>
      </w:r>
      <w:r w:rsidR="00F0471B" w:rsidRPr="00BE2790">
        <w:rPr>
          <w:szCs w:val="26"/>
        </w:rPr>
        <w:t>.</w:t>
      </w:r>
      <w:r w:rsidR="0080698D" w:rsidRPr="00BE2790">
        <w:rPr>
          <w:szCs w:val="26"/>
        </w:rPr>
        <w:t xml:space="preserve">4 </w:t>
      </w:r>
      <w:r w:rsidR="00A7148F" w:rsidRPr="00BE2790">
        <w:rPr>
          <w:szCs w:val="26"/>
        </w:rPr>
        <w:t>De</w:t>
      </w:r>
      <w:r w:rsidR="00CA46C2" w:rsidRPr="00BE2790">
        <w:rPr>
          <w:szCs w:val="26"/>
        </w:rPr>
        <w:t>ploy</w:t>
      </w:r>
      <w:r w:rsidR="000153D0" w:rsidRPr="00BE2790">
        <w:rPr>
          <w:szCs w:val="26"/>
        </w:rPr>
        <w:t>ment</w:t>
      </w:r>
      <w:r w:rsidR="003C17F9" w:rsidRPr="00BE2790">
        <w:rPr>
          <w:szCs w:val="26"/>
        </w:rPr>
        <w:t xml:space="preserve"> view</w:t>
      </w:r>
      <w:bookmarkEnd w:id="39"/>
    </w:p>
    <w:p w14:paraId="11F5676E" w14:textId="77777777" w:rsidR="00654ABB" w:rsidRPr="00654ABB" w:rsidRDefault="00654ABB" w:rsidP="00654ABB">
      <w:r w:rsidRPr="00654ABB">
        <w:t>At the user device side (Client), the system uses popular web browsers (such as Chrome, Firefox, Safari) to render the interface and connect to the server via the secure Internet HTTP/HTTPS protocol.</w:t>
      </w:r>
    </w:p>
    <w:p w14:paraId="0E8DA441" w14:textId="77777777" w:rsidR="00654ABB" w:rsidRPr="00654ABB" w:rsidRDefault="00654ABB" w:rsidP="00654ABB">
      <w:r w:rsidRPr="00654ABB">
        <w:t>At the Web Server, the Frontend component is deployed using Reactjs (build version) to handle the user interface, communicating with the Backend through two methods: API calls (REST) for standard data and WebSocket (Socket.IO) for real-time features.</w:t>
      </w:r>
    </w:p>
    <w:p w14:paraId="6AE31B6A" w14:textId="77777777" w:rsidR="00654ABB" w:rsidRPr="00654ABB" w:rsidRDefault="00654ABB" w:rsidP="00654ABB">
      <w:r w:rsidRPr="00654ABB">
        <w:t>Also running on this server, the Backend component operates on Node.js combined with the Express Framework and Sequelize ORM, serving as the central hub for processing business logic and orchestrating data across the entire system.</w:t>
      </w:r>
    </w:p>
    <w:p w14:paraId="259FAE7D" w14:textId="77777777" w:rsidR="00654ABB" w:rsidRPr="00654ABB" w:rsidRDefault="00654ABB" w:rsidP="00654ABB">
      <w:r w:rsidRPr="00654ABB">
        <w:t>At the Database Server, the system uses MySQL database management system to store data, connecting directly to the Backend via TCP/IP protocol on port 3306 using the mysql2 driver to ensure fast and stable data access.</w:t>
      </w:r>
    </w:p>
    <w:p w14:paraId="79F5CA59" w14:textId="77777777" w:rsidR="00654ABB" w:rsidRPr="00654ABB" w:rsidRDefault="00654ABB" w:rsidP="00654ABB">
      <w:r w:rsidRPr="00654ABB">
        <w:t>Regarding integrated services, the system connects with PayPal through the Payment API to process online payments and uses the Nodemailer library to connect with the Email Server for automatic notification delivery.</w:t>
      </w:r>
    </w:p>
    <w:p w14:paraId="2D450936" w14:textId="6CD12D9F" w:rsidR="00E14847" w:rsidRPr="00E14847" w:rsidRDefault="00654ABB" w:rsidP="00E14847">
      <w:r w:rsidRPr="00654ABB">
        <w:t>For shipping, the system integrates with GHN (Giao Hàng Nhanh) via a Webhook mechanism, allowing orders to be automatically sent to the carrier and shipping status updated back to the system immediately</w:t>
      </w:r>
      <w:r w:rsidR="00E14847" w:rsidRPr="00E14847">
        <w:t>.</w:t>
      </w:r>
    </w:p>
    <w:p w14:paraId="1EABE38C" w14:textId="77777777" w:rsidR="00E14847" w:rsidRPr="00E14847" w:rsidRDefault="00E14847" w:rsidP="00E14847"/>
    <w:p w14:paraId="44E266D9" w14:textId="155FC65A" w:rsidR="00DB4729" w:rsidRDefault="004D6BF5" w:rsidP="00DB4729">
      <w:pPr>
        <w:rPr>
          <w:szCs w:val="26"/>
        </w:rPr>
      </w:pPr>
      <w:r>
        <w:rPr>
          <w:noProof/>
        </w:rPr>
        <w:drawing>
          <wp:inline distT="0" distB="0" distL="0" distR="0" wp14:anchorId="03F4360E" wp14:editId="3D4B9340">
            <wp:extent cx="5214937" cy="6505575"/>
            <wp:effectExtent l="0" t="0" r="5080" b="0"/>
            <wp:docPr id="2052734232"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4232" name="Picture 27" descr="A screenshot of a computer program&#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17952" cy="6509336"/>
                    </a:xfrm>
                    <a:prstGeom prst="rect">
                      <a:avLst/>
                    </a:prstGeom>
                    <a:noFill/>
                    <a:ln>
                      <a:noFill/>
                    </a:ln>
                  </pic:spPr>
                </pic:pic>
              </a:graphicData>
            </a:graphic>
          </wp:inline>
        </w:drawing>
      </w:r>
    </w:p>
    <w:p w14:paraId="7B016194" w14:textId="68E4D1EE" w:rsidR="00DB4729" w:rsidRDefault="00B8783E" w:rsidP="009A5A95">
      <w:pPr>
        <w:jc w:val="center"/>
        <w:rPr>
          <w:i/>
          <w:iCs/>
          <w:szCs w:val="26"/>
        </w:rPr>
      </w:pPr>
      <w:r w:rsidRPr="00B8783E">
        <w:rPr>
          <w:i/>
          <w:iCs/>
          <w:szCs w:val="26"/>
        </w:rPr>
        <w:t>Figure</w:t>
      </w:r>
      <w:r w:rsidR="009A5A95" w:rsidRPr="009A5A95">
        <w:rPr>
          <w:i/>
          <w:iCs/>
          <w:szCs w:val="26"/>
        </w:rPr>
        <w:t xml:space="preserve"> 2.29: Deployment diagram</w:t>
      </w:r>
    </w:p>
    <w:p w14:paraId="308F5C95" w14:textId="77777777" w:rsidR="00DB4729" w:rsidRPr="00DB4729" w:rsidRDefault="00DB4729" w:rsidP="009A5A95">
      <w:pPr>
        <w:jc w:val="center"/>
        <w:rPr>
          <w:szCs w:val="26"/>
        </w:rPr>
      </w:pPr>
    </w:p>
    <w:p w14:paraId="313B0082" w14:textId="77777777" w:rsidR="00D05D1C" w:rsidRDefault="00D05D1C" w:rsidP="00D05D1C"/>
    <w:p w14:paraId="758EE393" w14:textId="78570A6E" w:rsidR="00D05D1C" w:rsidRPr="00D05D1C" w:rsidRDefault="00D05D1C" w:rsidP="00D05D1C">
      <w:pPr>
        <w:pStyle w:val="Heading1"/>
        <w:jc w:val="center"/>
        <w:rPr>
          <w:sz w:val="32"/>
        </w:rPr>
      </w:pPr>
      <w:bookmarkStart w:id="40" w:name="_Toc217241618"/>
      <w:r w:rsidRPr="00D05D1C">
        <w:t>CHAPTER 3: TEST PLAN</w:t>
      </w:r>
      <w:bookmarkEnd w:id="40"/>
    </w:p>
    <w:p w14:paraId="7C220DA7" w14:textId="59CC0F21" w:rsidR="005D7DA8" w:rsidRPr="00BE2790" w:rsidRDefault="005D7DA8" w:rsidP="005D7DA8">
      <w:pPr>
        <w:pStyle w:val="Heading2"/>
        <w:rPr>
          <w:szCs w:val="26"/>
        </w:rPr>
      </w:pPr>
      <w:bookmarkStart w:id="41" w:name="_Toc217241619"/>
      <w:r w:rsidRPr="00BE2790">
        <w:rPr>
          <w:szCs w:val="26"/>
        </w:rPr>
        <w:t xml:space="preserve">3.1. </w:t>
      </w:r>
      <w:r w:rsidR="0096321C" w:rsidRPr="0096321C">
        <w:rPr>
          <w:szCs w:val="26"/>
        </w:rPr>
        <w:t>Introduction</w:t>
      </w:r>
      <w:bookmarkEnd w:id="41"/>
    </w:p>
    <w:p w14:paraId="4172B887" w14:textId="1DBED126" w:rsidR="005D7DA8" w:rsidRPr="00BE2790" w:rsidRDefault="005D7DA8" w:rsidP="005D7DA8">
      <w:pPr>
        <w:pStyle w:val="Heading3"/>
        <w:rPr>
          <w:szCs w:val="26"/>
        </w:rPr>
      </w:pPr>
      <w:bookmarkStart w:id="42" w:name="_Toc217241620"/>
      <w:r w:rsidRPr="00BE2790">
        <w:rPr>
          <w:szCs w:val="26"/>
        </w:rPr>
        <w:t xml:space="preserve">3.1.1. </w:t>
      </w:r>
      <w:r w:rsidR="00B94B71" w:rsidRPr="00B94B71">
        <w:rPr>
          <w:szCs w:val="26"/>
        </w:rPr>
        <w:t>Purpose</w:t>
      </w:r>
      <w:bookmarkEnd w:id="42"/>
    </w:p>
    <w:p w14:paraId="691DEC6E" w14:textId="16B8274B" w:rsidR="005D7DA8" w:rsidRPr="00BE2790" w:rsidRDefault="00B775DC" w:rsidP="00B94B71">
      <w:pPr>
        <w:rPr>
          <w:szCs w:val="26"/>
        </w:rPr>
      </w:pPr>
      <w:r w:rsidRPr="00B775DC">
        <w:rPr>
          <w:szCs w:val="26"/>
        </w:rPr>
        <w:t>This Test Plan document is developed for the eCommerce Full Stack system to define the strategy, methods, and testing processes throughout the software development lifecycle. The main objectives include</w:t>
      </w:r>
      <w:r w:rsidR="005D7DA8" w:rsidRPr="00BE2790">
        <w:rPr>
          <w:szCs w:val="26"/>
        </w:rPr>
        <w:t>:</w:t>
      </w:r>
    </w:p>
    <w:p w14:paraId="3C042C8D" w14:textId="348EC868" w:rsidR="005D7DA8" w:rsidRPr="00BE2790" w:rsidRDefault="00C4453A" w:rsidP="005D7DA8">
      <w:pPr>
        <w:rPr>
          <w:szCs w:val="26"/>
        </w:rPr>
      </w:pPr>
      <w:r w:rsidRPr="00BE2790">
        <w:rPr>
          <w:szCs w:val="26"/>
        </w:rPr>
        <w:t xml:space="preserve">- </w:t>
      </w:r>
      <w:r w:rsidR="007B5D82" w:rsidRPr="007B5D82">
        <w:rPr>
          <w:szCs w:val="26"/>
        </w:rPr>
        <w:t>Defining the scope and limits of testing to focus resources on critical functions of the eCommerce system</w:t>
      </w:r>
      <w:r w:rsidR="007B5D82">
        <w:rPr>
          <w:szCs w:val="26"/>
        </w:rPr>
        <w:t>.</w:t>
      </w:r>
    </w:p>
    <w:p w14:paraId="072DE8FB" w14:textId="34D67A01" w:rsidR="005D7DA8" w:rsidRPr="00BE2790" w:rsidRDefault="00C4453A" w:rsidP="005D7DA8">
      <w:pPr>
        <w:rPr>
          <w:szCs w:val="26"/>
        </w:rPr>
      </w:pPr>
      <w:r w:rsidRPr="00BE2790">
        <w:rPr>
          <w:szCs w:val="26"/>
        </w:rPr>
        <w:t xml:space="preserve">- </w:t>
      </w:r>
      <w:r w:rsidR="00637236" w:rsidRPr="00637236">
        <w:rPr>
          <w:szCs w:val="26"/>
        </w:rPr>
        <w:t>Establishing a multi-level testing strategy (Unit → Integration → System → Acceptance) following the V-Model combined with a Risk-Based Testing approach</w:t>
      </w:r>
      <w:r w:rsidR="007B5D82">
        <w:rPr>
          <w:szCs w:val="26"/>
        </w:rPr>
        <w:t>.</w:t>
      </w:r>
    </w:p>
    <w:p w14:paraId="074F8ACD" w14:textId="0E0F8DF6" w:rsidR="005D7DA8" w:rsidRPr="00BE2790" w:rsidRDefault="00C4453A" w:rsidP="005D7DA8">
      <w:pPr>
        <w:rPr>
          <w:szCs w:val="26"/>
        </w:rPr>
      </w:pPr>
      <w:r w:rsidRPr="00BE2790">
        <w:rPr>
          <w:szCs w:val="26"/>
        </w:rPr>
        <w:t xml:space="preserve">- </w:t>
      </w:r>
      <w:r w:rsidR="003C3FDA" w:rsidRPr="003C3FDA">
        <w:rPr>
          <w:szCs w:val="26"/>
        </w:rPr>
        <w:t>Standardizing the test execution process with clear Entry/Exit Criteria, ensuring consistency and repeatability</w:t>
      </w:r>
      <w:r w:rsidR="003C3FDA">
        <w:rPr>
          <w:szCs w:val="26"/>
        </w:rPr>
        <w:t>.</w:t>
      </w:r>
    </w:p>
    <w:p w14:paraId="118C94FF" w14:textId="08AEEA52" w:rsidR="005D7DA8" w:rsidRPr="00BE2790" w:rsidRDefault="00C4453A" w:rsidP="005D7DA8">
      <w:pPr>
        <w:rPr>
          <w:szCs w:val="26"/>
        </w:rPr>
      </w:pPr>
      <w:r w:rsidRPr="00BE2790">
        <w:rPr>
          <w:szCs w:val="26"/>
        </w:rPr>
        <w:t xml:space="preserve">- </w:t>
      </w:r>
      <w:r w:rsidR="00F8627A" w:rsidRPr="00F8627A">
        <w:rPr>
          <w:szCs w:val="26"/>
        </w:rPr>
        <w:t>Defining the infrastructure, tools, and test data to support automated testing deployment within the CI/CD pipeline</w:t>
      </w:r>
      <w:r w:rsidR="00F8627A">
        <w:rPr>
          <w:szCs w:val="26"/>
        </w:rPr>
        <w:t>.</w:t>
      </w:r>
    </w:p>
    <w:p w14:paraId="593CA8CB" w14:textId="045835AF" w:rsidR="005D7DA8" w:rsidRPr="00BE2790" w:rsidRDefault="00C4453A" w:rsidP="005D7DA8">
      <w:pPr>
        <w:rPr>
          <w:szCs w:val="26"/>
        </w:rPr>
      </w:pPr>
      <w:r w:rsidRPr="00BE2790">
        <w:rPr>
          <w:szCs w:val="26"/>
        </w:rPr>
        <w:t xml:space="preserve">- </w:t>
      </w:r>
      <w:r w:rsidR="00294664" w:rsidRPr="00294664">
        <w:rPr>
          <w:szCs w:val="26"/>
        </w:rPr>
        <w:t>Providing a framework for software quality management and tracking through metrics and test reports</w:t>
      </w:r>
      <w:r w:rsidR="00F8627A">
        <w:rPr>
          <w:szCs w:val="26"/>
        </w:rPr>
        <w:t>.</w:t>
      </w:r>
    </w:p>
    <w:p w14:paraId="07244965" w14:textId="2682E2B5" w:rsidR="005D7DA8" w:rsidRPr="00BE2790" w:rsidRDefault="00294664" w:rsidP="00B94B71">
      <w:pPr>
        <w:rPr>
          <w:szCs w:val="26"/>
        </w:rPr>
      </w:pPr>
      <w:r w:rsidRPr="00294664">
        <w:rPr>
          <w:szCs w:val="26"/>
        </w:rPr>
        <w:t>This document serves as a guiding framework for all testing activities, ensuring the final product meets functional, non-functional requirements and delivers a proper user experience in the online clothing retail domain</w:t>
      </w:r>
      <w:r w:rsidR="005D7DA8" w:rsidRPr="00BE2790">
        <w:rPr>
          <w:szCs w:val="26"/>
        </w:rPr>
        <w:t>.</w:t>
      </w:r>
    </w:p>
    <w:p w14:paraId="16204C69" w14:textId="3D3907B1" w:rsidR="005D7DA8" w:rsidRPr="00BE2790" w:rsidRDefault="005D7DA8" w:rsidP="005D7DA8">
      <w:pPr>
        <w:pStyle w:val="Heading3"/>
        <w:rPr>
          <w:szCs w:val="26"/>
        </w:rPr>
      </w:pPr>
      <w:bookmarkStart w:id="43" w:name="_Toc217241621"/>
      <w:r w:rsidRPr="00BE2790">
        <w:rPr>
          <w:szCs w:val="26"/>
        </w:rPr>
        <w:t xml:space="preserve">3.1.2. </w:t>
      </w:r>
      <w:r w:rsidR="00965023" w:rsidRPr="00965023">
        <w:rPr>
          <w:szCs w:val="26"/>
        </w:rPr>
        <w:t>Scope</w:t>
      </w:r>
      <w:bookmarkEnd w:id="43"/>
    </w:p>
    <w:p w14:paraId="70200BC4" w14:textId="622C1AEF" w:rsidR="005D7DA8" w:rsidRPr="00BE2790" w:rsidRDefault="00965023" w:rsidP="005D7DA8">
      <w:pPr>
        <w:rPr>
          <w:szCs w:val="26"/>
        </w:rPr>
      </w:pPr>
      <w:r w:rsidRPr="00965023">
        <w:rPr>
          <w:szCs w:val="26"/>
        </w:rPr>
        <w:t>The scope of this test plan covers the entire ecosystem of the eCommerce Full Stack software, including</w:t>
      </w:r>
      <w:r w:rsidR="005D7DA8" w:rsidRPr="00BE2790">
        <w:rPr>
          <w:szCs w:val="26"/>
        </w:rPr>
        <w:t>:</w:t>
      </w:r>
    </w:p>
    <w:p w14:paraId="1870642D" w14:textId="015D2E9B" w:rsidR="005D7DA8" w:rsidRPr="00BE2790" w:rsidRDefault="00193CE8" w:rsidP="005D7DA8">
      <w:pPr>
        <w:rPr>
          <w:szCs w:val="26"/>
        </w:rPr>
      </w:pPr>
      <w:r w:rsidRPr="00BE2790">
        <w:rPr>
          <w:szCs w:val="26"/>
        </w:rPr>
        <w:t xml:space="preserve">- </w:t>
      </w:r>
      <w:r w:rsidR="005B7F38" w:rsidRPr="005B7F38">
        <w:rPr>
          <w:szCs w:val="26"/>
        </w:rPr>
        <w:t>Scope by architectural components</w:t>
      </w:r>
      <w:r w:rsidR="005D7DA8" w:rsidRPr="00BE2790">
        <w:rPr>
          <w:szCs w:val="26"/>
        </w:rPr>
        <w:t>:</w:t>
      </w:r>
    </w:p>
    <w:p w14:paraId="2ABFE37F" w14:textId="58B90A3C" w:rsidR="005D7DA8" w:rsidRPr="00B550F4" w:rsidRDefault="007836FD" w:rsidP="007836FD">
      <w:pPr>
        <w:ind w:left="567"/>
        <w:rPr>
          <w:szCs w:val="26"/>
        </w:rPr>
      </w:pPr>
      <w:r w:rsidRPr="00BE2790">
        <w:rPr>
          <w:szCs w:val="26"/>
        </w:rPr>
        <w:t xml:space="preserve">+ </w:t>
      </w:r>
      <w:r w:rsidR="005B7F38" w:rsidRPr="00B550F4">
        <w:rPr>
          <w:szCs w:val="26"/>
        </w:rPr>
        <w:t>Frontend: React.js application (directory eCommerce_Reactjs/) with modules for product presentation, cart management, order processing, and admin interface.</w:t>
      </w:r>
    </w:p>
    <w:p w14:paraId="1E874E1D" w14:textId="5E6CAC93" w:rsidR="005D7DA8" w:rsidRPr="00B550F4" w:rsidRDefault="007836FD" w:rsidP="007836FD">
      <w:pPr>
        <w:ind w:left="567"/>
        <w:rPr>
          <w:szCs w:val="26"/>
        </w:rPr>
      </w:pPr>
      <w:r w:rsidRPr="00B550F4">
        <w:rPr>
          <w:szCs w:val="26"/>
        </w:rPr>
        <w:t xml:space="preserve">+ </w:t>
      </w:r>
      <w:r w:rsidR="00503114" w:rsidRPr="00B550F4">
        <w:rPr>
          <w:szCs w:val="26"/>
        </w:rPr>
        <w:t>Backend: Node.js/Express API server (directory ecomAPI/) with services for user authentication, product catalog management, transaction processing, and payment integration</w:t>
      </w:r>
      <w:r w:rsidR="005B7F38" w:rsidRPr="00B550F4">
        <w:rPr>
          <w:szCs w:val="26"/>
        </w:rPr>
        <w:t>.</w:t>
      </w:r>
    </w:p>
    <w:p w14:paraId="47CC733F" w14:textId="54FC3419" w:rsidR="005D7DA8" w:rsidRPr="00BE2790" w:rsidRDefault="007836FD" w:rsidP="007836FD">
      <w:pPr>
        <w:ind w:left="567"/>
        <w:rPr>
          <w:szCs w:val="26"/>
        </w:rPr>
      </w:pPr>
      <w:r w:rsidRPr="00B550F4">
        <w:rPr>
          <w:szCs w:val="26"/>
        </w:rPr>
        <w:t xml:space="preserve">+ </w:t>
      </w:r>
      <w:r w:rsidR="00B550F4" w:rsidRPr="00B550F4">
        <w:rPr>
          <w:szCs w:val="26"/>
        </w:rPr>
        <w:t>Database: MySQL database management system with complex relational structures for products, orders, users, and promotions</w:t>
      </w:r>
      <w:r w:rsidR="00503114">
        <w:rPr>
          <w:szCs w:val="26"/>
        </w:rPr>
        <w:t>.</w:t>
      </w:r>
    </w:p>
    <w:p w14:paraId="096E0105" w14:textId="02F7CBA0" w:rsidR="005D7DA8" w:rsidRPr="00134ED5" w:rsidRDefault="00371719" w:rsidP="00371719">
      <w:pPr>
        <w:ind w:left="567"/>
        <w:rPr>
          <w:szCs w:val="26"/>
        </w:rPr>
      </w:pPr>
      <w:r w:rsidRPr="00BE2790">
        <w:rPr>
          <w:szCs w:val="26"/>
        </w:rPr>
        <w:t xml:space="preserve">+ </w:t>
      </w:r>
      <w:r w:rsidR="007C7EAD" w:rsidRPr="00134ED5">
        <w:rPr>
          <w:szCs w:val="26"/>
        </w:rPr>
        <w:t>Infrastructure: Deployment environment using Docker Compose and CI/CD pipeline on GitHub Actions.</w:t>
      </w:r>
    </w:p>
    <w:p w14:paraId="5C29DB15" w14:textId="5C3E04EA" w:rsidR="005D7DA8" w:rsidRPr="00134ED5" w:rsidRDefault="00371719" w:rsidP="005D7DA8">
      <w:pPr>
        <w:rPr>
          <w:szCs w:val="26"/>
        </w:rPr>
      </w:pPr>
      <w:r w:rsidRPr="00134ED5">
        <w:rPr>
          <w:szCs w:val="26"/>
        </w:rPr>
        <w:t xml:space="preserve">- </w:t>
      </w:r>
      <w:r w:rsidR="0074750D" w:rsidRPr="00134ED5">
        <w:rPr>
          <w:szCs w:val="26"/>
        </w:rPr>
        <w:t>Scope by testing type</w:t>
      </w:r>
      <w:r w:rsidR="005D7DA8" w:rsidRPr="00134ED5">
        <w:rPr>
          <w:szCs w:val="26"/>
        </w:rPr>
        <w:t>:</w:t>
      </w:r>
    </w:p>
    <w:p w14:paraId="4CC68C4B" w14:textId="19138454" w:rsidR="005D7DA8" w:rsidRPr="00134ED5" w:rsidRDefault="001E41F1" w:rsidP="001E41F1">
      <w:pPr>
        <w:ind w:left="567"/>
        <w:rPr>
          <w:szCs w:val="26"/>
        </w:rPr>
      </w:pPr>
      <w:r w:rsidRPr="00134ED5">
        <w:rPr>
          <w:szCs w:val="26"/>
        </w:rPr>
        <w:t xml:space="preserve">+ </w:t>
      </w:r>
      <w:r w:rsidR="0074750D" w:rsidRPr="00134ED5">
        <w:rPr>
          <w:szCs w:val="26"/>
        </w:rPr>
        <w:t>Functional testing: Verify all eCommerce business operations from product browsing to order completion.</w:t>
      </w:r>
    </w:p>
    <w:p w14:paraId="78010703" w14:textId="169E93F2" w:rsidR="005D7DA8" w:rsidRPr="00134ED5" w:rsidRDefault="001E41F1" w:rsidP="001E41F1">
      <w:pPr>
        <w:ind w:left="567"/>
        <w:rPr>
          <w:szCs w:val="26"/>
        </w:rPr>
      </w:pPr>
      <w:r w:rsidRPr="00134ED5">
        <w:rPr>
          <w:szCs w:val="26"/>
        </w:rPr>
        <w:t xml:space="preserve">+ </w:t>
      </w:r>
      <w:r w:rsidR="00CA4720" w:rsidRPr="00134ED5">
        <w:rPr>
          <w:szCs w:val="26"/>
        </w:rPr>
        <w:t>Non-functional testing: Evaluate performance, security, compatibility, and user experience</w:t>
      </w:r>
      <w:r w:rsidR="0074750D" w:rsidRPr="00134ED5">
        <w:rPr>
          <w:szCs w:val="26"/>
        </w:rPr>
        <w:t>.</w:t>
      </w:r>
    </w:p>
    <w:p w14:paraId="5A770243" w14:textId="68BD2420" w:rsidR="005D7DA8" w:rsidRPr="00134ED5" w:rsidRDefault="001E41F1" w:rsidP="001E41F1">
      <w:pPr>
        <w:ind w:left="567"/>
        <w:rPr>
          <w:szCs w:val="26"/>
        </w:rPr>
      </w:pPr>
      <w:r w:rsidRPr="00134ED5">
        <w:rPr>
          <w:szCs w:val="26"/>
        </w:rPr>
        <w:t xml:space="preserve">+ </w:t>
      </w:r>
      <w:r w:rsidR="00CA4720" w:rsidRPr="00134ED5">
        <w:rPr>
          <w:szCs w:val="26"/>
        </w:rPr>
        <w:t>Integration testing: Check interactions between components (frontend-backend, backend-database, system-third-party services</w:t>
      </w:r>
      <w:r w:rsidR="005D7DA8" w:rsidRPr="00134ED5">
        <w:rPr>
          <w:szCs w:val="26"/>
        </w:rPr>
        <w:t>)</w:t>
      </w:r>
      <w:r w:rsidR="00CA4720" w:rsidRPr="00134ED5">
        <w:rPr>
          <w:szCs w:val="26"/>
        </w:rPr>
        <w:t>.</w:t>
      </w:r>
    </w:p>
    <w:p w14:paraId="229EAE11" w14:textId="0B23B2CC" w:rsidR="005D7DA8" w:rsidRPr="00134ED5" w:rsidRDefault="001E41F1" w:rsidP="001E41F1">
      <w:pPr>
        <w:ind w:left="567"/>
        <w:rPr>
          <w:szCs w:val="26"/>
        </w:rPr>
      </w:pPr>
      <w:r w:rsidRPr="00134ED5">
        <w:rPr>
          <w:szCs w:val="26"/>
        </w:rPr>
        <w:t xml:space="preserve">+ </w:t>
      </w:r>
      <w:r w:rsidR="002D5139" w:rsidRPr="00134ED5">
        <w:rPr>
          <w:szCs w:val="26"/>
        </w:rPr>
        <w:t>Regression testing: Ensure system stability after every code change.</w:t>
      </w:r>
    </w:p>
    <w:p w14:paraId="3C8880F7" w14:textId="038A9011" w:rsidR="005D7DA8" w:rsidRPr="00134ED5" w:rsidRDefault="001E41F1" w:rsidP="005D7DA8">
      <w:pPr>
        <w:rPr>
          <w:szCs w:val="26"/>
        </w:rPr>
      </w:pPr>
      <w:r w:rsidRPr="00134ED5">
        <w:rPr>
          <w:szCs w:val="26"/>
        </w:rPr>
        <w:t xml:space="preserve">- </w:t>
      </w:r>
      <w:r w:rsidR="00DE70B0" w:rsidRPr="00134ED5">
        <w:rPr>
          <w:szCs w:val="26"/>
        </w:rPr>
        <w:t>Scope by environment</w:t>
      </w:r>
      <w:r w:rsidR="005D7DA8" w:rsidRPr="00134ED5">
        <w:rPr>
          <w:szCs w:val="26"/>
        </w:rPr>
        <w:t>:</w:t>
      </w:r>
    </w:p>
    <w:p w14:paraId="5BC865CF" w14:textId="27D0BB0C" w:rsidR="005D7DA8" w:rsidRPr="00134ED5" w:rsidRDefault="001E41F1" w:rsidP="001E41F1">
      <w:pPr>
        <w:ind w:left="567"/>
        <w:rPr>
          <w:szCs w:val="26"/>
        </w:rPr>
      </w:pPr>
      <w:r w:rsidRPr="00134ED5">
        <w:rPr>
          <w:szCs w:val="26"/>
        </w:rPr>
        <w:t xml:space="preserve">+ </w:t>
      </w:r>
      <w:r w:rsidR="00DE70B0" w:rsidRPr="00134ED5">
        <w:rPr>
          <w:szCs w:val="26"/>
        </w:rPr>
        <w:t>Development environment: Local Docker Compose setup.</w:t>
      </w:r>
    </w:p>
    <w:p w14:paraId="31F6AD7C" w14:textId="514FF6BB" w:rsidR="005D7DA8" w:rsidRPr="00134ED5" w:rsidRDefault="001E41F1" w:rsidP="001E41F1">
      <w:pPr>
        <w:ind w:left="567"/>
        <w:rPr>
          <w:szCs w:val="26"/>
        </w:rPr>
      </w:pPr>
      <w:r w:rsidRPr="00134ED5">
        <w:rPr>
          <w:szCs w:val="26"/>
        </w:rPr>
        <w:t xml:space="preserve">+ </w:t>
      </w:r>
      <w:r w:rsidR="001A22AE" w:rsidRPr="00134ED5">
        <w:rPr>
          <w:szCs w:val="26"/>
        </w:rPr>
        <w:t>Continuous Integration (CI) environment: GitHub Actions with test container database.</w:t>
      </w:r>
    </w:p>
    <w:p w14:paraId="5F6A4E7A" w14:textId="39AD3B38" w:rsidR="005D7DA8" w:rsidRPr="00134ED5" w:rsidRDefault="001E41F1" w:rsidP="001E41F1">
      <w:pPr>
        <w:ind w:left="567"/>
        <w:rPr>
          <w:szCs w:val="26"/>
        </w:rPr>
      </w:pPr>
      <w:r w:rsidRPr="00134ED5">
        <w:rPr>
          <w:szCs w:val="26"/>
        </w:rPr>
        <w:t xml:space="preserve">+ </w:t>
      </w:r>
      <w:r w:rsidR="00134ED5" w:rsidRPr="00134ED5">
        <w:rPr>
          <w:szCs w:val="26"/>
        </w:rPr>
        <w:t>Staging environment: Deployment on cloud services (if applicable)</w:t>
      </w:r>
      <w:r w:rsidR="001A22AE" w:rsidRPr="00134ED5">
        <w:rPr>
          <w:szCs w:val="26"/>
        </w:rPr>
        <w:t>.</w:t>
      </w:r>
    </w:p>
    <w:p w14:paraId="636BD780" w14:textId="1FC082C1" w:rsidR="001E41F1" w:rsidRPr="00BE2790" w:rsidRDefault="001E41F1" w:rsidP="001E41F1">
      <w:pPr>
        <w:ind w:left="567"/>
        <w:rPr>
          <w:szCs w:val="26"/>
        </w:rPr>
      </w:pPr>
      <w:r w:rsidRPr="00134ED5">
        <w:rPr>
          <w:szCs w:val="26"/>
        </w:rPr>
        <w:t xml:space="preserve">+ </w:t>
      </w:r>
      <w:r w:rsidR="00134ED5" w:rsidRPr="00134ED5">
        <w:rPr>
          <w:szCs w:val="26"/>
        </w:rPr>
        <w:t>Acceptance environment: User acceptance testing with real data</w:t>
      </w:r>
      <w:r w:rsidR="00134ED5">
        <w:rPr>
          <w:szCs w:val="26"/>
        </w:rPr>
        <w:t>.</w:t>
      </w:r>
    </w:p>
    <w:p w14:paraId="661895E2" w14:textId="1C55C123" w:rsidR="000C07E7" w:rsidRPr="00BE2790" w:rsidRDefault="000C07E7" w:rsidP="003017A9">
      <w:pPr>
        <w:pStyle w:val="Heading2"/>
        <w:rPr>
          <w:szCs w:val="26"/>
        </w:rPr>
      </w:pPr>
      <w:bookmarkStart w:id="44" w:name="_Toc217241622"/>
      <w:r w:rsidRPr="00BE2790">
        <w:rPr>
          <w:szCs w:val="26"/>
        </w:rPr>
        <w:t>3.</w:t>
      </w:r>
      <w:r w:rsidR="003017A9" w:rsidRPr="00BE2790">
        <w:rPr>
          <w:szCs w:val="26"/>
        </w:rPr>
        <w:t>2</w:t>
      </w:r>
      <w:r w:rsidRPr="00BE2790">
        <w:rPr>
          <w:szCs w:val="26"/>
        </w:rPr>
        <w:t xml:space="preserve"> </w:t>
      </w:r>
      <w:r w:rsidR="00053CB8" w:rsidRPr="00053CB8">
        <w:rPr>
          <w:szCs w:val="26"/>
        </w:rPr>
        <w:t>Testing Items within Scope</w:t>
      </w:r>
      <w:bookmarkEnd w:id="44"/>
    </w:p>
    <w:p w14:paraId="64D24506" w14:textId="3FCBB776" w:rsidR="000C07E7" w:rsidRPr="00BE2790" w:rsidRDefault="000C07E7" w:rsidP="00CC2880">
      <w:pPr>
        <w:pStyle w:val="Heading3"/>
        <w:rPr>
          <w:szCs w:val="26"/>
        </w:rPr>
      </w:pPr>
      <w:bookmarkStart w:id="45" w:name="_Toc217241623"/>
      <w:r w:rsidRPr="00BE2790">
        <w:rPr>
          <w:szCs w:val="26"/>
        </w:rPr>
        <w:t>3.</w:t>
      </w:r>
      <w:r w:rsidR="00CC2880" w:rsidRPr="00BE2790">
        <w:rPr>
          <w:szCs w:val="26"/>
        </w:rPr>
        <w:t>2</w:t>
      </w:r>
      <w:r w:rsidRPr="00BE2790">
        <w:rPr>
          <w:szCs w:val="26"/>
        </w:rPr>
        <w:t xml:space="preserve">.1 </w:t>
      </w:r>
      <w:r w:rsidR="00053CB8" w:rsidRPr="00053CB8">
        <w:rPr>
          <w:szCs w:val="26"/>
        </w:rPr>
        <w:t>Backend API Testing</w:t>
      </w:r>
      <w:bookmarkEnd w:id="45"/>
    </w:p>
    <w:p w14:paraId="71AED73C" w14:textId="3B39BA2C" w:rsidR="000C07E7" w:rsidRPr="00BE2790" w:rsidRDefault="00CC2880" w:rsidP="000C07E7">
      <w:pPr>
        <w:rPr>
          <w:szCs w:val="26"/>
        </w:rPr>
      </w:pPr>
      <w:r w:rsidRPr="00BE2790">
        <w:rPr>
          <w:szCs w:val="26"/>
        </w:rPr>
        <w:t xml:space="preserve">- </w:t>
      </w:r>
      <w:r w:rsidR="00CF3606" w:rsidRPr="00CF3606">
        <w:rPr>
          <w:szCs w:val="26"/>
        </w:rPr>
        <w:t>Objective: Ensure that the APIs function according to specifications, handle business logic accurately, and secure sensitive information</w:t>
      </w:r>
      <w:r w:rsidR="00CF3606">
        <w:rPr>
          <w:szCs w:val="26"/>
        </w:rPr>
        <w:t>.</w:t>
      </w:r>
    </w:p>
    <w:tbl>
      <w:tblPr>
        <w:tblStyle w:val="TableGridLight"/>
        <w:tblW w:w="0" w:type="auto"/>
        <w:tblLook w:val="04A0" w:firstRow="1" w:lastRow="0" w:firstColumn="1" w:lastColumn="0" w:noHBand="0" w:noVBand="1"/>
      </w:tblPr>
      <w:tblGrid>
        <w:gridCol w:w="2001"/>
        <w:gridCol w:w="3564"/>
        <w:gridCol w:w="3780"/>
      </w:tblGrid>
      <w:tr w:rsidR="000C07E7" w:rsidRPr="00BE2790" w14:paraId="75B2344B" w14:textId="77777777" w:rsidTr="00CC2880">
        <w:tc>
          <w:tcPr>
            <w:tcW w:w="0" w:type="auto"/>
            <w:hideMark/>
          </w:tcPr>
          <w:p w14:paraId="5B8413C1" w14:textId="77777777" w:rsidR="000C07E7" w:rsidRPr="00BE2790" w:rsidRDefault="000C07E7" w:rsidP="000C07E7">
            <w:pPr>
              <w:rPr>
                <w:szCs w:val="26"/>
              </w:rPr>
            </w:pPr>
            <w:r w:rsidRPr="00BE2790">
              <w:rPr>
                <w:szCs w:val="26"/>
              </w:rPr>
              <w:t>Nhóm API</w:t>
            </w:r>
          </w:p>
        </w:tc>
        <w:tc>
          <w:tcPr>
            <w:tcW w:w="0" w:type="auto"/>
            <w:hideMark/>
          </w:tcPr>
          <w:p w14:paraId="74F6AFCC" w14:textId="6E38DF22" w:rsidR="000C07E7" w:rsidRPr="00BE2790" w:rsidRDefault="00964736" w:rsidP="000C07E7">
            <w:pPr>
              <w:rPr>
                <w:szCs w:val="26"/>
              </w:rPr>
            </w:pPr>
            <w:r w:rsidRPr="00964736">
              <w:rPr>
                <w:szCs w:val="26"/>
              </w:rPr>
              <w:t>Main Endpoints</w:t>
            </w:r>
          </w:p>
        </w:tc>
        <w:tc>
          <w:tcPr>
            <w:tcW w:w="0" w:type="auto"/>
            <w:hideMark/>
          </w:tcPr>
          <w:p w14:paraId="36C31966" w14:textId="4BC73DEB" w:rsidR="000C07E7" w:rsidRPr="00BE2790" w:rsidRDefault="00B42B5C" w:rsidP="000C07E7">
            <w:pPr>
              <w:rPr>
                <w:szCs w:val="26"/>
              </w:rPr>
            </w:pPr>
            <w:r w:rsidRPr="00B42B5C">
              <w:rPr>
                <w:szCs w:val="26"/>
              </w:rPr>
              <w:t>Testing Objectives</w:t>
            </w:r>
          </w:p>
        </w:tc>
      </w:tr>
      <w:tr w:rsidR="000C07E7" w:rsidRPr="00BE2790" w14:paraId="70D585B9" w14:textId="77777777" w:rsidTr="00CC2880">
        <w:tc>
          <w:tcPr>
            <w:tcW w:w="0" w:type="auto"/>
            <w:hideMark/>
          </w:tcPr>
          <w:p w14:paraId="508D2412" w14:textId="77777777" w:rsidR="000C07E7" w:rsidRPr="00BE2790" w:rsidRDefault="000C07E7" w:rsidP="000C07E7">
            <w:pPr>
              <w:rPr>
                <w:szCs w:val="26"/>
              </w:rPr>
            </w:pPr>
            <w:r w:rsidRPr="00BE2790">
              <w:rPr>
                <w:szCs w:val="26"/>
              </w:rPr>
              <w:t>Authentication</w:t>
            </w:r>
          </w:p>
        </w:tc>
        <w:tc>
          <w:tcPr>
            <w:tcW w:w="0" w:type="auto"/>
            <w:hideMark/>
          </w:tcPr>
          <w:p w14:paraId="51ADA612" w14:textId="77777777" w:rsidR="000C07E7" w:rsidRPr="00BE2790" w:rsidRDefault="000C07E7" w:rsidP="000C07E7">
            <w:pPr>
              <w:rPr>
                <w:szCs w:val="26"/>
              </w:rPr>
            </w:pPr>
            <w:r w:rsidRPr="00BE2790">
              <w:rPr>
                <w:szCs w:val="26"/>
              </w:rPr>
              <w:t>/api/auth/login, /api/auth/register, /api/auth/refresh</w:t>
            </w:r>
          </w:p>
        </w:tc>
        <w:tc>
          <w:tcPr>
            <w:tcW w:w="0" w:type="auto"/>
            <w:hideMark/>
          </w:tcPr>
          <w:p w14:paraId="0DC8F116" w14:textId="79FC21DC" w:rsidR="000C07E7" w:rsidRPr="00BE2790" w:rsidRDefault="0078252A" w:rsidP="000C07E7">
            <w:pPr>
              <w:rPr>
                <w:szCs w:val="26"/>
              </w:rPr>
            </w:pPr>
            <w:r w:rsidRPr="0078252A">
              <w:rPr>
                <w:szCs w:val="26"/>
              </w:rPr>
              <w:t>JWT authentication, refresh token, RBAC authorization</w:t>
            </w:r>
          </w:p>
        </w:tc>
      </w:tr>
      <w:tr w:rsidR="000C07E7" w:rsidRPr="00BE2790" w14:paraId="60A48D9B" w14:textId="77777777" w:rsidTr="00CC2880">
        <w:tc>
          <w:tcPr>
            <w:tcW w:w="0" w:type="auto"/>
            <w:hideMark/>
          </w:tcPr>
          <w:p w14:paraId="4A77F4E8" w14:textId="77777777" w:rsidR="000C07E7" w:rsidRPr="00BE2790" w:rsidRDefault="000C07E7" w:rsidP="000C07E7">
            <w:pPr>
              <w:rPr>
                <w:szCs w:val="26"/>
              </w:rPr>
            </w:pPr>
            <w:r w:rsidRPr="00BE2790">
              <w:rPr>
                <w:szCs w:val="26"/>
              </w:rPr>
              <w:t>User Management</w:t>
            </w:r>
          </w:p>
        </w:tc>
        <w:tc>
          <w:tcPr>
            <w:tcW w:w="0" w:type="auto"/>
            <w:hideMark/>
          </w:tcPr>
          <w:p w14:paraId="76FB34EE" w14:textId="77777777" w:rsidR="000C07E7" w:rsidRPr="00BE2790" w:rsidRDefault="000C07E7" w:rsidP="000C07E7">
            <w:pPr>
              <w:rPr>
                <w:szCs w:val="26"/>
              </w:rPr>
            </w:pPr>
            <w:r w:rsidRPr="00BE2790">
              <w:rPr>
                <w:szCs w:val="26"/>
              </w:rPr>
              <w:t>/api/users, /api/users/profile, /api/users/{id}</w:t>
            </w:r>
          </w:p>
        </w:tc>
        <w:tc>
          <w:tcPr>
            <w:tcW w:w="0" w:type="auto"/>
            <w:hideMark/>
          </w:tcPr>
          <w:p w14:paraId="1E2A87B3" w14:textId="1AB6D3B2" w:rsidR="000C07E7" w:rsidRPr="00BE2790" w:rsidRDefault="0078252A" w:rsidP="000C07E7">
            <w:pPr>
              <w:rPr>
                <w:szCs w:val="26"/>
              </w:rPr>
            </w:pPr>
            <w:r w:rsidRPr="0078252A">
              <w:rPr>
                <w:szCs w:val="26"/>
              </w:rPr>
              <w:t>CRUD users, update profile, role-based access control</w:t>
            </w:r>
          </w:p>
        </w:tc>
      </w:tr>
      <w:tr w:rsidR="000C07E7" w:rsidRPr="00BE2790" w14:paraId="6D2E40D3" w14:textId="77777777" w:rsidTr="00CC2880">
        <w:tc>
          <w:tcPr>
            <w:tcW w:w="0" w:type="auto"/>
            <w:hideMark/>
          </w:tcPr>
          <w:p w14:paraId="23D95A43" w14:textId="77777777" w:rsidR="000C07E7" w:rsidRPr="00BE2790" w:rsidRDefault="000C07E7" w:rsidP="000C07E7">
            <w:pPr>
              <w:rPr>
                <w:szCs w:val="26"/>
              </w:rPr>
            </w:pPr>
            <w:r w:rsidRPr="00BE2790">
              <w:rPr>
                <w:szCs w:val="26"/>
              </w:rPr>
              <w:t>Product Catalog</w:t>
            </w:r>
          </w:p>
        </w:tc>
        <w:tc>
          <w:tcPr>
            <w:tcW w:w="0" w:type="auto"/>
            <w:hideMark/>
          </w:tcPr>
          <w:p w14:paraId="646885D8" w14:textId="77777777" w:rsidR="000C07E7" w:rsidRPr="00BE2790" w:rsidRDefault="000C07E7" w:rsidP="000C07E7">
            <w:pPr>
              <w:rPr>
                <w:szCs w:val="26"/>
              </w:rPr>
            </w:pPr>
            <w:r w:rsidRPr="00BE2790">
              <w:rPr>
                <w:szCs w:val="26"/>
              </w:rPr>
              <w:t>/api/products, /api/products/{id}, /api/products/search</w:t>
            </w:r>
          </w:p>
        </w:tc>
        <w:tc>
          <w:tcPr>
            <w:tcW w:w="0" w:type="auto"/>
            <w:hideMark/>
          </w:tcPr>
          <w:p w14:paraId="18E39094" w14:textId="1AE1D59B" w:rsidR="000C07E7" w:rsidRPr="00BE2790" w:rsidRDefault="00394C08" w:rsidP="000C07E7">
            <w:pPr>
              <w:rPr>
                <w:szCs w:val="26"/>
              </w:rPr>
            </w:pPr>
            <w:r w:rsidRPr="00394C08">
              <w:rPr>
                <w:szCs w:val="26"/>
              </w:rPr>
              <w:t>Display clothing products, filter by size/color, search functionality</w:t>
            </w:r>
          </w:p>
        </w:tc>
      </w:tr>
      <w:tr w:rsidR="000C07E7" w:rsidRPr="00BE2790" w14:paraId="2ED644D9" w14:textId="77777777" w:rsidTr="00CC2880">
        <w:tc>
          <w:tcPr>
            <w:tcW w:w="0" w:type="auto"/>
            <w:hideMark/>
          </w:tcPr>
          <w:p w14:paraId="2279CE4C" w14:textId="77777777" w:rsidR="000C07E7" w:rsidRPr="00BE2790" w:rsidRDefault="000C07E7" w:rsidP="000C07E7">
            <w:pPr>
              <w:rPr>
                <w:szCs w:val="26"/>
              </w:rPr>
            </w:pPr>
            <w:r w:rsidRPr="00BE2790">
              <w:rPr>
                <w:szCs w:val="26"/>
              </w:rPr>
              <w:t>Cart Management</w:t>
            </w:r>
          </w:p>
        </w:tc>
        <w:tc>
          <w:tcPr>
            <w:tcW w:w="0" w:type="auto"/>
            <w:hideMark/>
          </w:tcPr>
          <w:p w14:paraId="35EC05F6" w14:textId="77777777" w:rsidR="000C07E7" w:rsidRPr="00BE2790" w:rsidRDefault="000C07E7" w:rsidP="000C07E7">
            <w:pPr>
              <w:rPr>
                <w:szCs w:val="26"/>
              </w:rPr>
            </w:pPr>
            <w:r w:rsidRPr="00BE2790">
              <w:rPr>
                <w:szCs w:val="26"/>
              </w:rPr>
              <w:t>/api/cart, /api/cart/items, /api/cart/clear</w:t>
            </w:r>
          </w:p>
        </w:tc>
        <w:tc>
          <w:tcPr>
            <w:tcW w:w="0" w:type="auto"/>
            <w:hideMark/>
          </w:tcPr>
          <w:p w14:paraId="3AAD8BBA" w14:textId="3D6E96C5" w:rsidR="000C07E7" w:rsidRPr="00BE2790" w:rsidRDefault="00007162" w:rsidP="000C07E7">
            <w:pPr>
              <w:rPr>
                <w:szCs w:val="26"/>
              </w:rPr>
            </w:pPr>
            <w:r w:rsidRPr="00007162">
              <w:rPr>
                <w:szCs w:val="26"/>
              </w:rPr>
              <w:t>Add/remove/update cart items, calculate total price, validate quantity</w:t>
            </w:r>
          </w:p>
        </w:tc>
      </w:tr>
      <w:tr w:rsidR="000C07E7" w:rsidRPr="00BE2790" w14:paraId="73D9228B" w14:textId="77777777" w:rsidTr="00CC2880">
        <w:tc>
          <w:tcPr>
            <w:tcW w:w="0" w:type="auto"/>
            <w:hideMark/>
          </w:tcPr>
          <w:p w14:paraId="6D1C1059" w14:textId="77777777" w:rsidR="000C07E7" w:rsidRPr="00BE2790" w:rsidRDefault="000C07E7" w:rsidP="000C07E7">
            <w:pPr>
              <w:rPr>
                <w:szCs w:val="26"/>
              </w:rPr>
            </w:pPr>
            <w:r w:rsidRPr="00BE2790">
              <w:rPr>
                <w:szCs w:val="26"/>
              </w:rPr>
              <w:t>Order Processing</w:t>
            </w:r>
          </w:p>
        </w:tc>
        <w:tc>
          <w:tcPr>
            <w:tcW w:w="0" w:type="auto"/>
            <w:hideMark/>
          </w:tcPr>
          <w:p w14:paraId="68AC062A" w14:textId="77777777" w:rsidR="000C07E7" w:rsidRPr="00BE2790" w:rsidRDefault="000C07E7" w:rsidP="000C07E7">
            <w:pPr>
              <w:rPr>
                <w:szCs w:val="26"/>
              </w:rPr>
            </w:pPr>
            <w:r w:rsidRPr="00BE2790">
              <w:rPr>
                <w:szCs w:val="26"/>
              </w:rPr>
              <w:t>/api/orders, /api/orders/{id}, /api/orders/{id}/status</w:t>
            </w:r>
          </w:p>
        </w:tc>
        <w:tc>
          <w:tcPr>
            <w:tcW w:w="0" w:type="auto"/>
            <w:hideMark/>
          </w:tcPr>
          <w:p w14:paraId="2A755F63" w14:textId="0A3E217E" w:rsidR="000C07E7" w:rsidRPr="00BE2790" w:rsidRDefault="00F301D7" w:rsidP="000C07E7">
            <w:pPr>
              <w:rPr>
                <w:szCs w:val="26"/>
              </w:rPr>
            </w:pPr>
            <w:r w:rsidRPr="00F301D7">
              <w:rPr>
                <w:szCs w:val="26"/>
              </w:rPr>
              <w:t>Create orders, update status, cancel orders</w:t>
            </w:r>
          </w:p>
        </w:tc>
      </w:tr>
      <w:tr w:rsidR="000C07E7" w:rsidRPr="00BE2790" w14:paraId="78CA6590" w14:textId="77777777" w:rsidTr="00CC2880">
        <w:tc>
          <w:tcPr>
            <w:tcW w:w="0" w:type="auto"/>
            <w:hideMark/>
          </w:tcPr>
          <w:p w14:paraId="6C0F1692" w14:textId="77777777" w:rsidR="000C07E7" w:rsidRPr="00BE2790" w:rsidRDefault="000C07E7" w:rsidP="000C07E7">
            <w:pPr>
              <w:rPr>
                <w:szCs w:val="26"/>
              </w:rPr>
            </w:pPr>
            <w:r w:rsidRPr="00BE2790">
              <w:rPr>
                <w:szCs w:val="26"/>
              </w:rPr>
              <w:t>Payment Integration</w:t>
            </w:r>
          </w:p>
        </w:tc>
        <w:tc>
          <w:tcPr>
            <w:tcW w:w="0" w:type="auto"/>
            <w:hideMark/>
          </w:tcPr>
          <w:p w14:paraId="19E1C46B" w14:textId="77777777" w:rsidR="000C07E7" w:rsidRPr="00BE2790" w:rsidRDefault="000C07E7" w:rsidP="000C07E7">
            <w:pPr>
              <w:rPr>
                <w:szCs w:val="26"/>
              </w:rPr>
            </w:pPr>
            <w:r w:rsidRPr="00BE2790">
              <w:rPr>
                <w:szCs w:val="26"/>
              </w:rPr>
              <w:t>/api/payment/create, /api/payment/callback</w:t>
            </w:r>
          </w:p>
        </w:tc>
        <w:tc>
          <w:tcPr>
            <w:tcW w:w="0" w:type="auto"/>
            <w:hideMark/>
          </w:tcPr>
          <w:p w14:paraId="05390D93" w14:textId="6FD28689" w:rsidR="000C07E7" w:rsidRPr="00BE2790" w:rsidRDefault="00F301D7" w:rsidP="000C07E7">
            <w:pPr>
              <w:rPr>
                <w:szCs w:val="26"/>
              </w:rPr>
            </w:pPr>
            <w:r w:rsidRPr="00F301D7">
              <w:rPr>
                <w:szCs w:val="26"/>
              </w:rPr>
              <w:t>Integrate Momo/VNPay, handle callbacks, update payment status</w:t>
            </w:r>
          </w:p>
        </w:tc>
      </w:tr>
      <w:tr w:rsidR="000C07E7" w:rsidRPr="00BE2790" w14:paraId="33222ACE" w14:textId="77777777" w:rsidTr="00CC2880">
        <w:tc>
          <w:tcPr>
            <w:tcW w:w="0" w:type="auto"/>
            <w:hideMark/>
          </w:tcPr>
          <w:p w14:paraId="07A7491D" w14:textId="77777777" w:rsidR="000C07E7" w:rsidRPr="00BE2790" w:rsidRDefault="000C07E7" w:rsidP="000C07E7">
            <w:pPr>
              <w:rPr>
                <w:szCs w:val="26"/>
              </w:rPr>
            </w:pPr>
            <w:r w:rsidRPr="00BE2790">
              <w:rPr>
                <w:szCs w:val="26"/>
              </w:rPr>
              <w:t>Promotion &amp; Voucher</w:t>
            </w:r>
          </w:p>
        </w:tc>
        <w:tc>
          <w:tcPr>
            <w:tcW w:w="0" w:type="auto"/>
            <w:hideMark/>
          </w:tcPr>
          <w:p w14:paraId="37ACA47E" w14:textId="77777777" w:rsidR="000C07E7" w:rsidRPr="00BE2790" w:rsidRDefault="000C07E7" w:rsidP="000C07E7">
            <w:pPr>
              <w:rPr>
                <w:szCs w:val="26"/>
              </w:rPr>
            </w:pPr>
            <w:r w:rsidRPr="00BE2790">
              <w:rPr>
                <w:szCs w:val="26"/>
              </w:rPr>
              <w:t>/api/vouchers, /api/vouchers/apply</w:t>
            </w:r>
          </w:p>
        </w:tc>
        <w:tc>
          <w:tcPr>
            <w:tcW w:w="0" w:type="auto"/>
            <w:hideMark/>
          </w:tcPr>
          <w:p w14:paraId="752F5022" w14:textId="77777777" w:rsidR="000C07E7" w:rsidRPr="00BE2790" w:rsidRDefault="000C07E7" w:rsidP="000C07E7">
            <w:pPr>
              <w:rPr>
                <w:szCs w:val="26"/>
              </w:rPr>
            </w:pPr>
            <w:r w:rsidRPr="00BE2790">
              <w:rPr>
                <w:szCs w:val="26"/>
              </w:rPr>
              <w:t>CRUD voucher, validate điều kiện áp dụng</w:t>
            </w:r>
          </w:p>
        </w:tc>
      </w:tr>
      <w:tr w:rsidR="000C07E7" w:rsidRPr="00BE2790" w14:paraId="106E19E7" w14:textId="77777777" w:rsidTr="00CC2880">
        <w:tc>
          <w:tcPr>
            <w:tcW w:w="0" w:type="auto"/>
            <w:hideMark/>
          </w:tcPr>
          <w:p w14:paraId="40D0DD74" w14:textId="77777777" w:rsidR="000C07E7" w:rsidRPr="00BE2790" w:rsidRDefault="000C07E7" w:rsidP="000C07E7">
            <w:pPr>
              <w:rPr>
                <w:szCs w:val="26"/>
              </w:rPr>
            </w:pPr>
            <w:r w:rsidRPr="00BE2790">
              <w:rPr>
                <w:szCs w:val="26"/>
              </w:rPr>
              <w:t>Shipping Management</w:t>
            </w:r>
          </w:p>
        </w:tc>
        <w:tc>
          <w:tcPr>
            <w:tcW w:w="0" w:type="auto"/>
            <w:hideMark/>
          </w:tcPr>
          <w:p w14:paraId="27CC82F5" w14:textId="77777777" w:rsidR="000C07E7" w:rsidRPr="00BE2790" w:rsidRDefault="000C07E7" w:rsidP="000C07E7">
            <w:pPr>
              <w:rPr>
                <w:szCs w:val="26"/>
              </w:rPr>
            </w:pPr>
            <w:r w:rsidRPr="00BE2790">
              <w:rPr>
                <w:szCs w:val="26"/>
              </w:rPr>
              <w:t>/api/shipping/calculate, /api/shipping/track</w:t>
            </w:r>
          </w:p>
        </w:tc>
        <w:tc>
          <w:tcPr>
            <w:tcW w:w="0" w:type="auto"/>
            <w:hideMark/>
          </w:tcPr>
          <w:p w14:paraId="6BC8C658" w14:textId="18E528B9" w:rsidR="000C07E7" w:rsidRPr="00BE2790" w:rsidRDefault="008F1F63" w:rsidP="000C07E7">
            <w:pPr>
              <w:rPr>
                <w:szCs w:val="26"/>
              </w:rPr>
            </w:pPr>
            <w:r w:rsidRPr="008F1F63">
              <w:rPr>
                <w:szCs w:val="26"/>
              </w:rPr>
              <w:t>Calculate shipping fees, track orders</w:t>
            </w:r>
          </w:p>
        </w:tc>
      </w:tr>
      <w:tr w:rsidR="000C07E7" w:rsidRPr="00BE2790" w14:paraId="60AD10BB" w14:textId="77777777" w:rsidTr="00CC2880">
        <w:tc>
          <w:tcPr>
            <w:tcW w:w="0" w:type="auto"/>
            <w:hideMark/>
          </w:tcPr>
          <w:p w14:paraId="6AE4772D" w14:textId="77777777" w:rsidR="000C07E7" w:rsidRPr="00BE2790" w:rsidRDefault="000C07E7" w:rsidP="000C07E7">
            <w:pPr>
              <w:rPr>
                <w:szCs w:val="26"/>
              </w:rPr>
            </w:pPr>
            <w:r w:rsidRPr="00BE2790">
              <w:rPr>
                <w:szCs w:val="26"/>
              </w:rPr>
              <w:t>Admin Dashboard</w:t>
            </w:r>
          </w:p>
        </w:tc>
        <w:tc>
          <w:tcPr>
            <w:tcW w:w="0" w:type="auto"/>
            <w:hideMark/>
          </w:tcPr>
          <w:p w14:paraId="59BCE565" w14:textId="77777777" w:rsidR="000C07E7" w:rsidRPr="00BE2790" w:rsidRDefault="000C07E7" w:rsidP="000C07E7">
            <w:pPr>
              <w:rPr>
                <w:szCs w:val="26"/>
              </w:rPr>
            </w:pPr>
            <w:r w:rsidRPr="00BE2790">
              <w:rPr>
                <w:szCs w:val="26"/>
              </w:rPr>
              <w:t>/api/admin/statistics, /api/admin/reports</w:t>
            </w:r>
          </w:p>
        </w:tc>
        <w:tc>
          <w:tcPr>
            <w:tcW w:w="0" w:type="auto"/>
            <w:hideMark/>
          </w:tcPr>
          <w:p w14:paraId="3EB92AD5" w14:textId="01E14483" w:rsidR="000C07E7" w:rsidRPr="008F1F63" w:rsidRDefault="008F1F63" w:rsidP="008F1F63">
            <w:pPr>
              <w:spacing w:before="0" w:line="240" w:lineRule="auto"/>
              <w:rPr>
                <w:color w:val="auto"/>
                <w:sz w:val="24"/>
              </w:rPr>
            </w:pPr>
            <w:r>
              <w:t>Revenue statistics, inventory reports</w:t>
            </w:r>
          </w:p>
        </w:tc>
      </w:tr>
    </w:tbl>
    <w:p w14:paraId="6A67D097" w14:textId="5AF40B68" w:rsidR="000C07E7" w:rsidRPr="00BE2790" w:rsidRDefault="00CC2880" w:rsidP="000C07E7">
      <w:pPr>
        <w:rPr>
          <w:szCs w:val="26"/>
        </w:rPr>
      </w:pPr>
      <w:r w:rsidRPr="00BE2790">
        <w:rPr>
          <w:szCs w:val="26"/>
        </w:rPr>
        <w:t xml:space="preserve">- </w:t>
      </w:r>
      <w:r w:rsidR="009E2997" w:rsidRPr="009E2997">
        <w:rPr>
          <w:szCs w:val="26"/>
        </w:rPr>
        <w:t>Testing Techniques</w:t>
      </w:r>
      <w:r w:rsidR="000C07E7" w:rsidRPr="00BE2790">
        <w:rPr>
          <w:szCs w:val="26"/>
        </w:rPr>
        <w:t>:</w:t>
      </w:r>
    </w:p>
    <w:p w14:paraId="2BBA17F5" w14:textId="5240CDD9" w:rsidR="000C07E7" w:rsidRPr="00BE2790" w:rsidRDefault="00CC2880" w:rsidP="00CC2880">
      <w:pPr>
        <w:ind w:left="567"/>
        <w:rPr>
          <w:szCs w:val="26"/>
        </w:rPr>
      </w:pPr>
      <w:r w:rsidRPr="00BE2790">
        <w:rPr>
          <w:szCs w:val="26"/>
        </w:rPr>
        <w:t xml:space="preserve">+ </w:t>
      </w:r>
      <w:r w:rsidR="009E2997" w:rsidRPr="009E2997">
        <w:rPr>
          <w:szCs w:val="26"/>
        </w:rPr>
        <w:t>Contract Testing: Verify request/response schemas using OpenAPI/Swagger</w:t>
      </w:r>
      <w:r w:rsidR="009E2997">
        <w:rPr>
          <w:szCs w:val="26"/>
        </w:rPr>
        <w:t>.</w:t>
      </w:r>
    </w:p>
    <w:p w14:paraId="1D35E973" w14:textId="51EB47E2" w:rsidR="000C07E7" w:rsidRPr="00BE2790" w:rsidRDefault="00CC2880" w:rsidP="00CC2880">
      <w:pPr>
        <w:ind w:left="567"/>
        <w:rPr>
          <w:szCs w:val="26"/>
        </w:rPr>
      </w:pPr>
      <w:r w:rsidRPr="00BE2790">
        <w:rPr>
          <w:szCs w:val="26"/>
        </w:rPr>
        <w:t xml:space="preserve">+ </w:t>
      </w:r>
      <w:r w:rsidR="00FC33D3" w:rsidRPr="00FC33D3">
        <w:rPr>
          <w:szCs w:val="26"/>
        </w:rPr>
        <w:t>Negative Testing: Test with invalid data, expired tokens, insufficient permissions</w:t>
      </w:r>
      <w:r w:rsidR="009E2997">
        <w:rPr>
          <w:szCs w:val="26"/>
        </w:rPr>
        <w:t>.</w:t>
      </w:r>
    </w:p>
    <w:p w14:paraId="38499348" w14:textId="3593CAC9" w:rsidR="000C07E7" w:rsidRPr="00BE2790" w:rsidRDefault="00CC2880" w:rsidP="00CC2880">
      <w:pPr>
        <w:ind w:left="567"/>
        <w:rPr>
          <w:szCs w:val="26"/>
        </w:rPr>
      </w:pPr>
      <w:r w:rsidRPr="00BE2790">
        <w:rPr>
          <w:szCs w:val="26"/>
        </w:rPr>
        <w:t xml:space="preserve">+ </w:t>
      </w:r>
      <w:r w:rsidR="00FC33D3" w:rsidRPr="00FC33D3">
        <w:rPr>
          <w:szCs w:val="26"/>
        </w:rPr>
        <w:t>Boundary Testing: Test quantity limits, boundary values</w:t>
      </w:r>
      <w:r w:rsidR="00FC33D3">
        <w:rPr>
          <w:szCs w:val="26"/>
        </w:rPr>
        <w:t>.</w:t>
      </w:r>
    </w:p>
    <w:p w14:paraId="79A3F4F7" w14:textId="3C68F768" w:rsidR="000C07E7" w:rsidRPr="00BE2790" w:rsidRDefault="00CC2880" w:rsidP="00CC2880">
      <w:pPr>
        <w:ind w:left="567"/>
        <w:rPr>
          <w:szCs w:val="26"/>
        </w:rPr>
      </w:pPr>
      <w:r w:rsidRPr="00BE2790">
        <w:rPr>
          <w:szCs w:val="26"/>
        </w:rPr>
        <w:t xml:space="preserve">+ </w:t>
      </w:r>
      <w:r w:rsidR="00FC33D3" w:rsidRPr="00FC33D3">
        <w:rPr>
          <w:szCs w:val="26"/>
        </w:rPr>
        <w:t>Concurrency Testing: Handle simultaneous requests (cart, payment)</w:t>
      </w:r>
      <w:r w:rsidR="00FC33D3">
        <w:rPr>
          <w:szCs w:val="26"/>
        </w:rPr>
        <w:t>.</w:t>
      </w:r>
    </w:p>
    <w:p w14:paraId="21F99055" w14:textId="43349F38" w:rsidR="000C07E7" w:rsidRPr="00644A7C" w:rsidRDefault="00CC2880" w:rsidP="00644A7C">
      <w:pPr>
        <w:pStyle w:val="Heading3"/>
        <w:rPr>
          <w:szCs w:val="26"/>
        </w:rPr>
      </w:pPr>
      <w:bookmarkStart w:id="46" w:name="_Toc217241624"/>
      <w:r w:rsidRPr="00BE2790">
        <w:rPr>
          <w:szCs w:val="26"/>
        </w:rPr>
        <w:t>3.2.2</w:t>
      </w:r>
      <w:r w:rsidR="000C07E7" w:rsidRPr="00BE2790">
        <w:rPr>
          <w:szCs w:val="26"/>
        </w:rPr>
        <w:t xml:space="preserve">. </w:t>
      </w:r>
      <w:r w:rsidR="00644A7C" w:rsidRPr="00644A7C">
        <w:rPr>
          <w:szCs w:val="26"/>
        </w:rPr>
        <w:t>Frontend Testing</w:t>
      </w:r>
      <w:bookmarkEnd w:id="46"/>
    </w:p>
    <w:p w14:paraId="7E22D63B" w14:textId="602EA0CD" w:rsidR="000C07E7" w:rsidRPr="00BE2790" w:rsidRDefault="00CC2880" w:rsidP="000C07E7">
      <w:pPr>
        <w:rPr>
          <w:szCs w:val="26"/>
        </w:rPr>
      </w:pPr>
      <w:r w:rsidRPr="00BE2790">
        <w:rPr>
          <w:szCs w:val="26"/>
        </w:rPr>
        <w:t xml:space="preserve">- </w:t>
      </w:r>
      <w:r w:rsidR="00C809E5" w:rsidRPr="00C809E5">
        <w:rPr>
          <w:szCs w:val="26"/>
        </w:rPr>
        <w:t>Objective: Ensure the user interface functions correctly, provides smooth user experience, and is cross-platform compatible</w:t>
      </w:r>
      <w:r w:rsidR="00C809E5">
        <w:rPr>
          <w:szCs w:val="26"/>
        </w:rPr>
        <w:t>.</w:t>
      </w:r>
    </w:p>
    <w:tbl>
      <w:tblPr>
        <w:tblStyle w:val="TableGridLight"/>
        <w:tblW w:w="0" w:type="auto"/>
        <w:tblLook w:val="04A0" w:firstRow="1" w:lastRow="0" w:firstColumn="1" w:lastColumn="0" w:noHBand="0" w:noVBand="1"/>
      </w:tblPr>
      <w:tblGrid>
        <w:gridCol w:w="1635"/>
        <w:gridCol w:w="3559"/>
        <w:gridCol w:w="4151"/>
      </w:tblGrid>
      <w:tr w:rsidR="000C07E7" w:rsidRPr="00BE2790" w14:paraId="42FA7185" w14:textId="77777777" w:rsidTr="00CC2880">
        <w:tc>
          <w:tcPr>
            <w:tcW w:w="0" w:type="auto"/>
            <w:hideMark/>
          </w:tcPr>
          <w:p w14:paraId="19818EF8" w14:textId="74428F07" w:rsidR="000C07E7" w:rsidRPr="00255FC5" w:rsidRDefault="00255FC5" w:rsidP="00255FC5">
            <w:pPr>
              <w:spacing w:before="0" w:line="240" w:lineRule="auto"/>
              <w:rPr>
                <w:color w:val="auto"/>
                <w:sz w:val="24"/>
              </w:rPr>
            </w:pPr>
            <w:r w:rsidRPr="00255FC5">
              <w:t>Frontend Module</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702B" w:rsidRPr="0055702B" w14:paraId="0737C736" w14:textId="77777777">
              <w:trPr>
                <w:tblCellSpacing w:w="15" w:type="dxa"/>
              </w:trPr>
              <w:tc>
                <w:tcPr>
                  <w:tcW w:w="0" w:type="auto"/>
                  <w:vAlign w:val="center"/>
                  <w:hideMark/>
                </w:tcPr>
                <w:p w14:paraId="3493051C" w14:textId="77777777" w:rsidR="0055702B" w:rsidRPr="0055702B" w:rsidRDefault="0055702B" w:rsidP="0055702B">
                  <w:pPr>
                    <w:rPr>
                      <w:szCs w:val="26"/>
                    </w:rPr>
                  </w:pPr>
                </w:p>
              </w:tc>
            </w:tr>
          </w:tbl>
          <w:p w14:paraId="01E21366" w14:textId="77777777" w:rsidR="0055702B" w:rsidRPr="0055702B" w:rsidRDefault="0055702B" w:rsidP="0055702B">
            <w:pPr>
              <w:rPr>
                <w:vanish/>
                <w:szCs w:val="26"/>
              </w:rPr>
            </w:pPr>
          </w:p>
          <w:p w14:paraId="1A568B8D" w14:textId="2E5C8221" w:rsidR="000C07E7" w:rsidRPr="00BE2790" w:rsidRDefault="000931B4" w:rsidP="000C07E7">
            <w:pPr>
              <w:rPr>
                <w:szCs w:val="26"/>
              </w:rPr>
            </w:pPr>
            <w:r w:rsidRPr="000931B4">
              <w:rPr>
                <w:szCs w:val="26"/>
              </w:rPr>
              <w:t>Main Component</w:t>
            </w:r>
          </w:p>
        </w:tc>
        <w:tc>
          <w:tcPr>
            <w:tcW w:w="0" w:type="auto"/>
            <w:hideMark/>
          </w:tcPr>
          <w:p w14:paraId="05345055" w14:textId="3EA6CD7F" w:rsidR="000C07E7" w:rsidRPr="00BE2790" w:rsidRDefault="0055702B" w:rsidP="000C07E7">
            <w:pPr>
              <w:rPr>
                <w:szCs w:val="26"/>
              </w:rPr>
            </w:pPr>
            <w:r w:rsidRPr="0055702B">
              <w:rPr>
                <w:szCs w:val="26"/>
              </w:rPr>
              <w:t>Test Objective</w:t>
            </w:r>
          </w:p>
        </w:tc>
      </w:tr>
      <w:tr w:rsidR="000C07E7" w:rsidRPr="00BE2790" w14:paraId="38F522EE" w14:textId="77777777" w:rsidTr="00CC2880">
        <w:tc>
          <w:tcPr>
            <w:tcW w:w="0" w:type="auto"/>
            <w:hideMark/>
          </w:tcPr>
          <w:p w14:paraId="1CE1CE57" w14:textId="77777777" w:rsidR="000C07E7" w:rsidRPr="00BE2790" w:rsidRDefault="000C07E7" w:rsidP="000C07E7">
            <w:pPr>
              <w:rPr>
                <w:szCs w:val="26"/>
              </w:rPr>
            </w:pPr>
            <w:r w:rsidRPr="00BE2790">
              <w:rPr>
                <w:szCs w:val="26"/>
              </w:rPr>
              <w:t>Product Listing</w:t>
            </w:r>
          </w:p>
        </w:tc>
        <w:tc>
          <w:tcPr>
            <w:tcW w:w="0" w:type="auto"/>
            <w:hideMark/>
          </w:tcPr>
          <w:p w14:paraId="1DB59CF9" w14:textId="77777777" w:rsidR="000C07E7" w:rsidRPr="00BE2790" w:rsidRDefault="000C07E7" w:rsidP="000C07E7">
            <w:pPr>
              <w:rPr>
                <w:szCs w:val="26"/>
              </w:rPr>
            </w:pPr>
            <w:r w:rsidRPr="00BE2790">
              <w:rPr>
                <w:szCs w:val="26"/>
              </w:rPr>
              <w:t>ProductGrid, ProductCard, FilterSidebar</w:t>
            </w:r>
          </w:p>
        </w:tc>
        <w:tc>
          <w:tcPr>
            <w:tcW w:w="0" w:type="auto"/>
            <w:hideMark/>
          </w:tcPr>
          <w:p w14:paraId="5B53CD3A" w14:textId="5BA5CE07" w:rsidR="000C07E7" w:rsidRPr="00BE2790" w:rsidRDefault="000931B4" w:rsidP="000C07E7">
            <w:pPr>
              <w:rPr>
                <w:szCs w:val="26"/>
              </w:rPr>
            </w:pPr>
            <w:r w:rsidRPr="000931B4">
              <w:rPr>
                <w:szCs w:val="26"/>
              </w:rPr>
              <w:t>Display product list, filter/sort, pagination</w:t>
            </w:r>
          </w:p>
        </w:tc>
      </w:tr>
      <w:tr w:rsidR="000C07E7" w:rsidRPr="00BE2790" w14:paraId="36AB89B0" w14:textId="77777777" w:rsidTr="00CC2880">
        <w:tc>
          <w:tcPr>
            <w:tcW w:w="0" w:type="auto"/>
            <w:hideMark/>
          </w:tcPr>
          <w:p w14:paraId="2F49DDC7" w14:textId="77777777" w:rsidR="000C07E7" w:rsidRPr="00BE2790" w:rsidRDefault="000C07E7" w:rsidP="000C07E7">
            <w:pPr>
              <w:rPr>
                <w:szCs w:val="26"/>
              </w:rPr>
            </w:pPr>
            <w:r w:rsidRPr="00BE2790">
              <w:rPr>
                <w:szCs w:val="26"/>
              </w:rPr>
              <w:t>Product Detail</w:t>
            </w:r>
          </w:p>
        </w:tc>
        <w:tc>
          <w:tcPr>
            <w:tcW w:w="0" w:type="auto"/>
            <w:hideMark/>
          </w:tcPr>
          <w:p w14:paraId="3FCDE28D" w14:textId="77777777" w:rsidR="000C07E7" w:rsidRPr="00BE2790" w:rsidRDefault="000C07E7" w:rsidP="000C07E7">
            <w:pPr>
              <w:rPr>
                <w:szCs w:val="26"/>
              </w:rPr>
            </w:pPr>
            <w:r w:rsidRPr="00BE2790">
              <w:rPr>
                <w:szCs w:val="26"/>
              </w:rPr>
              <w:t>ProductGallery, SizeSelector, AddToCart</w:t>
            </w:r>
          </w:p>
        </w:tc>
        <w:tc>
          <w:tcPr>
            <w:tcW w:w="0" w:type="auto"/>
            <w:hideMark/>
          </w:tcPr>
          <w:p w14:paraId="58790B18" w14:textId="42346900" w:rsidR="000C07E7" w:rsidRPr="00BE2790" w:rsidRDefault="00370C33" w:rsidP="000C07E7">
            <w:pPr>
              <w:rPr>
                <w:szCs w:val="26"/>
              </w:rPr>
            </w:pPr>
            <w:r w:rsidRPr="00370C33">
              <w:rPr>
                <w:szCs w:val="26"/>
              </w:rPr>
              <w:t>Display product details, select size/color, add to cart</w:t>
            </w:r>
          </w:p>
        </w:tc>
      </w:tr>
      <w:tr w:rsidR="000C07E7" w:rsidRPr="00BE2790" w14:paraId="74AE5221" w14:textId="77777777" w:rsidTr="00CC2880">
        <w:tc>
          <w:tcPr>
            <w:tcW w:w="0" w:type="auto"/>
            <w:hideMark/>
          </w:tcPr>
          <w:p w14:paraId="6DCDE2FA" w14:textId="77777777" w:rsidR="000C07E7" w:rsidRPr="00BE2790" w:rsidRDefault="000C07E7" w:rsidP="000C07E7">
            <w:pPr>
              <w:rPr>
                <w:szCs w:val="26"/>
              </w:rPr>
            </w:pPr>
            <w:r w:rsidRPr="00BE2790">
              <w:rPr>
                <w:szCs w:val="26"/>
              </w:rPr>
              <w:t>Shopping Cart</w:t>
            </w:r>
          </w:p>
        </w:tc>
        <w:tc>
          <w:tcPr>
            <w:tcW w:w="0" w:type="auto"/>
            <w:hideMark/>
          </w:tcPr>
          <w:p w14:paraId="0E8979F3" w14:textId="77777777" w:rsidR="000C07E7" w:rsidRPr="00BE2790" w:rsidRDefault="000C07E7" w:rsidP="000C07E7">
            <w:pPr>
              <w:rPr>
                <w:szCs w:val="26"/>
              </w:rPr>
            </w:pPr>
            <w:r w:rsidRPr="00BE2790">
              <w:rPr>
                <w:szCs w:val="26"/>
              </w:rPr>
              <w:t>CartItem, CartSummary, CheckoutButton</w:t>
            </w:r>
          </w:p>
        </w:tc>
        <w:tc>
          <w:tcPr>
            <w:tcW w:w="0" w:type="auto"/>
            <w:hideMark/>
          </w:tcPr>
          <w:p w14:paraId="4B180CC2" w14:textId="0A0FAE6B" w:rsidR="000C07E7" w:rsidRPr="00BE2790" w:rsidRDefault="007A53F5" w:rsidP="000C07E7">
            <w:pPr>
              <w:rPr>
                <w:szCs w:val="26"/>
              </w:rPr>
            </w:pPr>
            <w:r w:rsidRPr="007A53F5">
              <w:rPr>
                <w:szCs w:val="26"/>
              </w:rPr>
              <w:t>Manage shopping cart, calculate total, navigate to checkout</w:t>
            </w:r>
          </w:p>
        </w:tc>
      </w:tr>
      <w:tr w:rsidR="000C07E7" w:rsidRPr="00BE2790" w14:paraId="1EEA8F0F" w14:textId="77777777" w:rsidTr="00CC2880">
        <w:tc>
          <w:tcPr>
            <w:tcW w:w="0" w:type="auto"/>
            <w:hideMark/>
          </w:tcPr>
          <w:p w14:paraId="5E91AC28" w14:textId="77777777" w:rsidR="000C07E7" w:rsidRPr="00BE2790" w:rsidRDefault="000C07E7" w:rsidP="000C07E7">
            <w:pPr>
              <w:rPr>
                <w:szCs w:val="26"/>
              </w:rPr>
            </w:pPr>
            <w:r w:rsidRPr="00BE2790">
              <w:rPr>
                <w:szCs w:val="26"/>
              </w:rPr>
              <w:t>Checkout Flow</w:t>
            </w:r>
          </w:p>
        </w:tc>
        <w:tc>
          <w:tcPr>
            <w:tcW w:w="0" w:type="auto"/>
            <w:hideMark/>
          </w:tcPr>
          <w:p w14:paraId="1586513A" w14:textId="77777777" w:rsidR="000C07E7" w:rsidRPr="00BE2790" w:rsidRDefault="000C07E7" w:rsidP="000C07E7">
            <w:pPr>
              <w:rPr>
                <w:szCs w:val="26"/>
              </w:rPr>
            </w:pPr>
            <w:r w:rsidRPr="00BE2790">
              <w:rPr>
                <w:szCs w:val="26"/>
              </w:rPr>
              <w:t>AddressForm, PaymentMethod, OrderReview</w:t>
            </w:r>
          </w:p>
        </w:tc>
        <w:tc>
          <w:tcPr>
            <w:tcW w:w="0" w:type="auto"/>
            <w:hideMark/>
          </w:tcPr>
          <w:p w14:paraId="5CE6D79D" w14:textId="04E15CCA" w:rsidR="000C07E7" w:rsidRPr="00BE2790" w:rsidRDefault="007A53F5" w:rsidP="000C07E7">
            <w:pPr>
              <w:rPr>
                <w:szCs w:val="26"/>
              </w:rPr>
            </w:pPr>
            <w:r w:rsidRPr="007A53F5">
              <w:rPr>
                <w:szCs w:val="26"/>
              </w:rPr>
              <w:t>Multi-step checkout flow, validate forms, display summary</w:t>
            </w:r>
          </w:p>
        </w:tc>
      </w:tr>
      <w:tr w:rsidR="000C07E7" w:rsidRPr="00BE2790" w14:paraId="4271EF09" w14:textId="77777777" w:rsidTr="00CC2880">
        <w:tc>
          <w:tcPr>
            <w:tcW w:w="0" w:type="auto"/>
            <w:hideMark/>
          </w:tcPr>
          <w:p w14:paraId="277EF0F1" w14:textId="77777777" w:rsidR="000C07E7" w:rsidRPr="00BE2790" w:rsidRDefault="000C07E7" w:rsidP="000C07E7">
            <w:pPr>
              <w:rPr>
                <w:szCs w:val="26"/>
              </w:rPr>
            </w:pPr>
            <w:r w:rsidRPr="00BE2790">
              <w:rPr>
                <w:szCs w:val="26"/>
              </w:rPr>
              <w:t>User Account</w:t>
            </w:r>
          </w:p>
        </w:tc>
        <w:tc>
          <w:tcPr>
            <w:tcW w:w="0" w:type="auto"/>
            <w:hideMark/>
          </w:tcPr>
          <w:p w14:paraId="4BEE13C2" w14:textId="77777777" w:rsidR="000C07E7" w:rsidRPr="00BE2790" w:rsidRDefault="000C07E7" w:rsidP="000C07E7">
            <w:pPr>
              <w:rPr>
                <w:szCs w:val="26"/>
              </w:rPr>
            </w:pPr>
            <w:r w:rsidRPr="00BE2790">
              <w:rPr>
                <w:szCs w:val="26"/>
              </w:rPr>
              <w:t>LoginForm, RegisterForm, ProfilePage</w:t>
            </w:r>
          </w:p>
        </w:tc>
        <w:tc>
          <w:tcPr>
            <w:tcW w:w="0" w:type="auto"/>
            <w:hideMark/>
          </w:tcPr>
          <w:p w14:paraId="0778DAE3" w14:textId="310968E0" w:rsidR="000C07E7" w:rsidRPr="00BE2790" w:rsidRDefault="00CA760B" w:rsidP="000C07E7">
            <w:pPr>
              <w:rPr>
                <w:szCs w:val="26"/>
              </w:rPr>
            </w:pPr>
            <w:r w:rsidRPr="00CA760B">
              <w:rPr>
                <w:szCs w:val="26"/>
              </w:rPr>
              <w:t>User authentication, account management, order history</w:t>
            </w:r>
          </w:p>
        </w:tc>
      </w:tr>
      <w:tr w:rsidR="000C07E7" w:rsidRPr="00BE2790" w14:paraId="45CD788B" w14:textId="77777777" w:rsidTr="00CC2880">
        <w:tc>
          <w:tcPr>
            <w:tcW w:w="0" w:type="auto"/>
            <w:hideMark/>
          </w:tcPr>
          <w:p w14:paraId="27EC0B6E" w14:textId="77777777" w:rsidR="000C07E7" w:rsidRPr="00BE2790" w:rsidRDefault="000C07E7" w:rsidP="000C07E7">
            <w:pPr>
              <w:rPr>
                <w:szCs w:val="26"/>
              </w:rPr>
            </w:pPr>
            <w:r w:rsidRPr="00BE2790">
              <w:rPr>
                <w:szCs w:val="26"/>
              </w:rPr>
              <w:t>Admin Panel</w:t>
            </w:r>
          </w:p>
        </w:tc>
        <w:tc>
          <w:tcPr>
            <w:tcW w:w="0" w:type="auto"/>
            <w:hideMark/>
          </w:tcPr>
          <w:p w14:paraId="257F48AA" w14:textId="77777777" w:rsidR="000C07E7" w:rsidRPr="00BE2790" w:rsidRDefault="000C07E7" w:rsidP="000C07E7">
            <w:pPr>
              <w:rPr>
                <w:szCs w:val="26"/>
              </w:rPr>
            </w:pPr>
            <w:r w:rsidRPr="00BE2790">
              <w:rPr>
                <w:szCs w:val="26"/>
              </w:rPr>
              <w:t>Dashboard, ProductManager, OrderManager</w:t>
            </w:r>
          </w:p>
        </w:tc>
        <w:tc>
          <w:tcPr>
            <w:tcW w:w="0" w:type="auto"/>
            <w:hideMark/>
          </w:tcPr>
          <w:p w14:paraId="1F136319" w14:textId="24B58906" w:rsidR="000C07E7" w:rsidRPr="00BE2790" w:rsidRDefault="00CA760B" w:rsidP="000C07E7">
            <w:pPr>
              <w:rPr>
                <w:szCs w:val="26"/>
              </w:rPr>
            </w:pPr>
            <w:r w:rsidRPr="00CA760B">
              <w:rPr>
                <w:szCs w:val="26"/>
              </w:rPr>
              <w:t>Admin interface, CRUD products, process orders</w:t>
            </w:r>
          </w:p>
        </w:tc>
      </w:tr>
    </w:tbl>
    <w:p w14:paraId="76964AC1" w14:textId="09A95038" w:rsidR="000C07E7" w:rsidRPr="00BE2790" w:rsidRDefault="00CC2880" w:rsidP="000C07E7">
      <w:pPr>
        <w:rPr>
          <w:szCs w:val="26"/>
        </w:rPr>
      </w:pPr>
      <w:r w:rsidRPr="00BE2790">
        <w:rPr>
          <w:szCs w:val="26"/>
        </w:rPr>
        <w:t xml:space="preserve">- </w:t>
      </w:r>
      <w:r w:rsidR="00A42DEE" w:rsidRPr="00A42DEE">
        <w:rPr>
          <w:szCs w:val="26"/>
        </w:rPr>
        <w:t>Testing Techniques</w:t>
      </w:r>
      <w:r w:rsidR="000C07E7" w:rsidRPr="00BE2790">
        <w:rPr>
          <w:szCs w:val="26"/>
        </w:rPr>
        <w:t>:</w:t>
      </w:r>
    </w:p>
    <w:p w14:paraId="7EBEBB48" w14:textId="1E274C6D" w:rsidR="000C07E7" w:rsidRPr="00BE2790" w:rsidRDefault="00CC2880" w:rsidP="00CC2880">
      <w:pPr>
        <w:ind w:left="567"/>
        <w:rPr>
          <w:szCs w:val="26"/>
        </w:rPr>
      </w:pPr>
      <w:r w:rsidRPr="00BE2790">
        <w:rPr>
          <w:szCs w:val="26"/>
        </w:rPr>
        <w:t xml:space="preserve">+ </w:t>
      </w:r>
      <w:r w:rsidR="00DE239D" w:rsidRPr="00DE239D">
        <w:rPr>
          <w:szCs w:val="26"/>
        </w:rPr>
        <w:t>Component Testing: Test components independently using React Testing Library</w:t>
      </w:r>
      <w:r w:rsidR="00DE239D">
        <w:rPr>
          <w:szCs w:val="26"/>
        </w:rPr>
        <w:t>.</w:t>
      </w:r>
    </w:p>
    <w:p w14:paraId="7623AC05" w14:textId="776F143E" w:rsidR="000C07E7" w:rsidRPr="00BE2790" w:rsidRDefault="00CC2880" w:rsidP="00CC2880">
      <w:pPr>
        <w:ind w:left="567"/>
        <w:rPr>
          <w:szCs w:val="26"/>
        </w:rPr>
      </w:pPr>
      <w:r w:rsidRPr="00BE2790">
        <w:rPr>
          <w:szCs w:val="26"/>
        </w:rPr>
        <w:t xml:space="preserve">+ </w:t>
      </w:r>
      <w:r w:rsidR="007719CD" w:rsidRPr="007719CD">
        <w:rPr>
          <w:szCs w:val="26"/>
        </w:rPr>
        <w:t>Integration Testing: Test interaction between components</w:t>
      </w:r>
      <w:r w:rsidR="007719CD">
        <w:rPr>
          <w:szCs w:val="26"/>
        </w:rPr>
        <w:t>.</w:t>
      </w:r>
    </w:p>
    <w:p w14:paraId="518B2730" w14:textId="42E79EE5" w:rsidR="000C07E7" w:rsidRPr="00BE2790" w:rsidRDefault="00CC2880" w:rsidP="00CC2880">
      <w:pPr>
        <w:ind w:left="567"/>
        <w:rPr>
          <w:szCs w:val="26"/>
        </w:rPr>
      </w:pPr>
      <w:r w:rsidRPr="00BE2790">
        <w:rPr>
          <w:szCs w:val="26"/>
        </w:rPr>
        <w:t xml:space="preserve">+ </w:t>
      </w:r>
      <w:r w:rsidR="00404DAB" w:rsidRPr="00404DAB">
        <w:rPr>
          <w:szCs w:val="26"/>
        </w:rPr>
        <w:t>E2E Testing: Test complete user flows with Cypress</w:t>
      </w:r>
      <w:r w:rsidR="007719CD">
        <w:rPr>
          <w:szCs w:val="26"/>
        </w:rPr>
        <w:t>.</w:t>
      </w:r>
    </w:p>
    <w:p w14:paraId="626B4184" w14:textId="445F31E1" w:rsidR="000C07E7" w:rsidRPr="00BE2790" w:rsidRDefault="00CC2880" w:rsidP="00CC2880">
      <w:pPr>
        <w:ind w:left="567"/>
        <w:rPr>
          <w:szCs w:val="26"/>
        </w:rPr>
      </w:pPr>
      <w:r w:rsidRPr="00BE2790">
        <w:rPr>
          <w:szCs w:val="26"/>
        </w:rPr>
        <w:t xml:space="preserve">+ </w:t>
      </w:r>
      <w:r w:rsidR="00404DAB" w:rsidRPr="00404DAB">
        <w:rPr>
          <w:szCs w:val="26"/>
        </w:rPr>
        <w:t>Accessibility Testing: Verify support for users with disabilities (WCAG 2.1)</w:t>
      </w:r>
      <w:r w:rsidR="00404DAB">
        <w:rPr>
          <w:szCs w:val="26"/>
        </w:rPr>
        <w:t>.</w:t>
      </w:r>
    </w:p>
    <w:p w14:paraId="47BD4011" w14:textId="197339A3" w:rsidR="000C07E7" w:rsidRPr="00BE2790" w:rsidRDefault="00CC2880" w:rsidP="00675D62">
      <w:pPr>
        <w:pStyle w:val="Heading3"/>
        <w:rPr>
          <w:szCs w:val="26"/>
        </w:rPr>
      </w:pPr>
      <w:bookmarkStart w:id="47" w:name="_Toc217241625"/>
      <w:r w:rsidRPr="00BE2790">
        <w:rPr>
          <w:szCs w:val="26"/>
        </w:rPr>
        <w:t>3.2.3</w:t>
      </w:r>
      <w:r w:rsidR="000C07E7" w:rsidRPr="00BE2790">
        <w:rPr>
          <w:szCs w:val="26"/>
        </w:rPr>
        <w:t xml:space="preserve"> </w:t>
      </w:r>
      <w:r w:rsidR="00CC47BB" w:rsidRPr="00CC47BB">
        <w:rPr>
          <w:szCs w:val="26"/>
        </w:rPr>
        <w:t>Database Testing</w:t>
      </w:r>
      <w:bookmarkEnd w:id="47"/>
    </w:p>
    <w:p w14:paraId="424FA138" w14:textId="334CF21E" w:rsidR="000C07E7" w:rsidRPr="001D1A54" w:rsidRDefault="00CC2880" w:rsidP="001D1A54">
      <w:pPr>
        <w:rPr>
          <w:szCs w:val="26"/>
        </w:rPr>
      </w:pPr>
      <w:r w:rsidRPr="00BE2790">
        <w:rPr>
          <w:szCs w:val="26"/>
        </w:rPr>
        <w:t xml:space="preserve">- </w:t>
      </w:r>
      <w:r w:rsidR="001D1A54" w:rsidRPr="001D1A54">
        <w:rPr>
          <w:szCs w:val="26"/>
        </w:rPr>
        <w:t>Objective: Ensure database integrity, consistency, and performance.</w:t>
      </w:r>
    </w:p>
    <w:tbl>
      <w:tblPr>
        <w:tblStyle w:val="TableGridLight"/>
        <w:tblW w:w="0" w:type="auto"/>
        <w:tblLook w:val="04A0" w:firstRow="1" w:lastRow="0" w:firstColumn="1" w:lastColumn="0" w:noHBand="0" w:noVBand="1"/>
      </w:tblPr>
      <w:tblGrid>
        <w:gridCol w:w="1696"/>
        <w:gridCol w:w="2977"/>
        <w:gridCol w:w="4672"/>
      </w:tblGrid>
      <w:tr w:rsidR="000C07E7" w:rsidRPr="00BE2790" w14:paraId="49709C59" w14:textId="77777777" w:rsidTr="00A33946">
        <w:tc>
          <w:tcPr>
            <w:tcW w:w="1696" w:type="dxa"/>
            <w:hideMark/>
          </w:tcPr>
          <w:p w14:paraId="03E8C168" w14:textId="38EE05E8" w:rsidR="000C07E7" w:rsidRPr="00BE2790" w:rsidRDefault="00A53EB1" w:rsidP="000C07E7">
            <w:pPr>
              <w:rPr>
                <w:szCs w:val="26"/>
              </w:rPr>
            </w:pPr>
            <w:r w:rsidRPr="00A53EB1">
              <w:rPr>
                <w:szCs w:val="26"/>
              </w:rPr>
              <w:t>Test Type</w:t>
            </w:r>
          </w:p>
        </w:tc>
        <w:tc>
          <w:tcPr>
            <w:tcW w:w="2977" w:type="dxa"/>
            <w:hideMark/>
          </w:tcPr>
          <w:p w14:paraId="13506104" w14:textId="4FEEB46E" w:rsidR="000C07E7" w:rsidRPr="00BE2790" w:rsidRDefault="003A4C2E" w:rsidP="000C07E7">
            <w:pPr>
              <w:rPr>
                <w:szCs w:val="26"/>
              </w:rPr>
            </w:pPr>
            <w:r w:rsidRPr="003A4C2E">
              <w:rPr>
                <w:szCs w:val="26"/>
              </w:rPr>
              <w:t>Objective</w:t>
            </w:r>
          </w:p>
        </w:tc>
        <w:tc>
          <w:tcPr>
            <w:tcW w:w="4672" w:type="dxa"/>
            <w:hideMark/>
          </w:tcPr>
          <w:p w14:paraId="0DA68CB4" w14:textId="18B63B83" w:rsidR="000C07E7" w:rsidRPr="00BE2790" w:rsidRDefault="003A4C2E" w:rsidP="000C07E7">
            <w:pPr>
              <w:rPr>
                <w:szCs w:val="26"/>
              </w:rPr>
            </w:pPr>
            <w:r w:rsidRPr="003A4C2E">
              <w:rPr>
                <w:szCs w:val="26"/>
              </w:rPr>
              <w:t>Tool/Method</w:t>
            </w:r>
          </w:p>
        </w:tc>
      </w:tr>
      <w:tr w:rsidR="000C07E7" w:rsidRPr="00BE2790" w14:paraId="72602841" w14:textId="77777777" w:rsidTr="00A33946">
        <w:tc>
          <w:tcPr>
            <w:tcW w:w="1696" w:type="dxa"/>
            <w:hideMark/>
          </w:tcPr>
          <w:p w14:paraId="002ADCB3" w14:textId="77777777" w:rsidR="000C07E7" w:rsidRPr="00BE2790" w:rsidRDefault="000C07E7" w:rsidP="000C07E7">
            <w:pPr>
              <w:rPr>
                <w:szCs w:val="26"/>
              </w:rPr>
            </w:pPr>
            <w:r w:rsidRPr="00BE2790">
              <w:rPr>
                <w:szCs w:val="26"/>
              </w:rPr>
              <w:t>Schema Validation</w:t>
            </w:r>
          </w:p>
        </w:tc>
        <w:tc>
          <w:tcPr>
            <w:tcW w:w="2977" w:type="dxa"/>
            <w:hideMark/>
          </w:tcPr>
          <w:p w14:paraId="076174C1" w14:textId="0B0B2CF4" w:rsidR="000C07E7" w:rsidRPr="00BE2790" w:rsidRDefault="004049D2" w:rsidP="000C07E7">
            <w:pPr>
              <w:rPr>
                <w:szCs w:val="26"/>
              </w:rPr>
            </w:pPr>
            <w:r w:rsidRPr="004049D2">
              <w:rPr>
                <w:szCs w:val="26"/>
              </w:rPr>
              <w:t>Check table structure, constraints, data types</w:t>
            </w:r>
          </w:p>
        </w:tc>
        <w:tc>
          <w:tcPr>
            <w:tcW w:w="4672" w:type="dxa"/>
            <w:hideMark/>
          </w:tcPr>
          <w:p w14:paraId="40C8CCA8" w14:textId="0922F9A0" w:rsidR="000C07E7" w:rsidRPr="00BE2790" w:rsidRDefault="00392848" w:rsidP="000C07E7">
            <w:pPr>
              <w:rPr>
                <w:szCs w:val="26"/>
              </w:rPr>
            </w:pPr>
            <w:r w:rsidRPr="00392848">
              <w:rPr>
                <w:szCs w:val="26"/>
              </w:rPr>
              <w:t>SQL scripts, Sequelize migrations</w:t>
            </w:r>
          </w:p>
        </w:tc>
      </w:tr>
      <w:tr w:rsidR="000C07E7" w:rsidRPr="00BE2790" w14:paraId="49F40D0E" w14:textId="77777777" w:rsidTr="00A33946">
        <w:tc>
          <w:tcPr>
            <w:tcW w:w="1696" w:type="dxa"/>
            <w:hideMark/>
          </w:tcPr>
          <w:p w14:paraId="6DF5315C" w14:textId="77777777" w:rsidR="000C07E7" w:rsidRPr="00BE2790" w:rsidRDefault="000C07E7" w:rsidP="000C07E7">
            <w:pPr>
              <w:rPr>
                <w:szCs w:val="26"/>
              </w:rPr>
            </w:pPr>
            <w:r w:rsidRPr="00BE2790">
              <w:rPr>
                <w:szCs w:val="26"/>
              </w:rPr>
              <w:t>Data Integrity</w:t>
            </w:r>
          </w:p>
        </w:tc>
        <w:tc>
          <w:tcPr>
            <w:tcW w:w="2977" w:type="dxa"/>
            <w:hideMark/>
          </w:tcPr>
          <w:p w14:paraId="7273780D" w14:textId="4364D00F" w:rsidR="000C07E7" w:rsidRPr="00BE2790" w:rsidRDefault="002F1DF5" w:rsidP="000C07E7">
            <w:pPr>
              <w:rPr>
                <w:szCs w:val="26"/>
              </w:rPr>
            </w:pPr>
            <w:r w:rsidRPr="002F1DF5">
              <w:rPr>
                <w:szCs w:val="26"/>
              </w:rPr>
              <w:t>Ensure referential integrity consistency</w:t>
            </w:r>
          </w:p>
        </w:tc>
        <w:tc>
          <w:tcPr>
            <w:tcW w:w="4672" w:type="dxa"/>
            <w:hideMark/>
          </w:tcPr>
          <w:p w14:paraId="52D17EA3" w14:textId="77777777" w:rsidR="000C07E7" w:rsidRPr="00BE2790" w:rsidRDefault="000C07E7" w:rsidP="000C07E7">
            <w:pPr>
              <w:rPr>
                <w:szCs w:val="26"/>
              </w:rPr>
            </w:pPr>
            <w:r w:rsidRPr="00BE2790">
              <w:rPr>
                <w:szCs w:val="26"/>
              </w:rPr>
              <w:t>Foreign key constraints, transaction testing</w:t>
            </w:r>
          </w:p>
        </w:tc>
      </w:tr>
      <w:tr w:rsidR="000C07E7" w:rsidRPr="00BE2790" w14:paraId="2A939921" w14:textId="77777777" w:rsidTr="00A33946">
        <w:tc>
          <w:tcPr>
            <w:tcW w:w="1696" w:type="dxa"/>
            <w:hideMark/>
          </w:tcPr>
          <w:p w14:paraId="32A5A3C2" w14:textId="77777777" w:rsidR="000C07E7" w:rsidRPr="00BE2790" w:rsidRDefault="000C07E7" w:rsidP="000C07E7">
            <w:pPr>
              <w:rPr>
                <w:szCs w:val="26"/>
              </w:rPr>
            </w:pPr>
            <w:r w:rsidRPr="00BE2790">
              <w:rPr>
                <w:szCs w:val="26"/>
              </w:rPr>
              <w:t>Performance</w:t>
            </w:r>
          </w:p>
        </w:tc>
        <w:tc>
          <w:tcPr>
            <w:tcW w:w="2977" w:type="dxa"/>
            <w:hideMark/>
          </w:tcPr>
          <w:p w14:paraId="178822DE" w14:textId="439D3644" w:rsidR="000C07E7" w:rsidRPr="00BE2790" w:rsidRDefault="002F1DF5" w:rsidP="000C07E7">
            <w:pPr>
              <w:rPr>
                <w:szCs w:val="26"/>
              </w:rPr>
            </w:pPr>
            <w:r w:rsidRPr="002F1DF5">
              <w:rPr>
                <w:szCs w:val="26"/>
              </w:rPr>
              <w:t>Optimize queries, indexes, response time</w:t>
            </w:r>
          </w:p>
        </w:tc>
        <w:tc>
          <w:tcPr>
            <w:tcW w:w="4672" w:type="dxa"/>
            <w:hideMark/>
          </w:tcPr>
          <w:p w14:paraId="5CAE6CDF" w14:textId="77777777" w:rsidR="000C07E7" w:rsidRPr="00BE2790" w:rsidRDefault="000C07E7" w:rsidP="000C07E7">
            <w:pPr>
              <w:rPr>
                <w:szCs w:val="26"/>
              </w:rPr>
            </w:pPr>
            <w:r w:rsidRPr="00BE2790">
              <w:rPr>
                <w:szCs w:val="26"/>
              </w:rPr>
              <w:t>EXPLAIN queries, index analysis</w:t>
            </w:r>
          </w:p>
        </w:tc>
      </w:tr>
      <w:tr w:rsidR="000C07E7" w:rsidRPr="00BE2790" w14:paraId="176BAA1A" w14:textId="77777777" w:rsidTr="00A33946">
        <w:tc>
          <w:tcPr>
            <w:tcW w:w="1696" w:type="dxa"/>
            <w:hideMark/>
          </w:tcPr>
          <w:p w14:paraId="7B6652F6" w14:textId="77777777" w:rsidR="000C07E7" w:rsidRPr="00BE2790" w:rsidRDefault="000C07E7" w:rsidP="000C07E7">
            <w:pPr>
              <w:rPr>
                <w:szCs w:val="26"/>
              </w:rPr>
            </w:pPr>
            <w:r w:rsidRPr="00BE2790">
              <w:rPr>
                <w:szCs w:val="26"/>
              </w:rPr>
              <w:t>Migration Testing</w:t>
            </w:r>
          </w:p>
        </w:tc>
        <w:tc>
          <w:tcPr>
            <w:tcW w:w="2977" w:type="dxa"/>
            <w:hideMark/>
          </w:tcPr>
          <w:p w14:paraId="1F89AE9D" w14:textId="624AA3DA" w:rsidR="000C07E7" w:rsidRPr="00BE2790" w:rsidRDefault="00392848" w:rsidP="000C07E7">
            <w:pPr>
              <w:rPr>
                <w:szCs w:val="26"/>
              </w:rPr>
            </w:pPr>
            <w:r w:rsidRPr="00392848">
              <w:rPr>
                <w:szCs w:val="26"/>
              </w:rPr>
              <w:t>Verify compatibility when upgrading schema</w:t>
            </w:r>
          </w:p>
        </w:tc>
        <w:tc>
          <w:tcPr>
            <w:tcW w:w="4672" w:type="dxa"/>
            <w:hideMark/>
          </w:tcPr>
          <w:p w14:paraId="7FFC91A0" w14:textId="77777777" w:rsidR="000C07E7" w:rsidRPr="00BE2790" w:rsidRDefault="000C07E7" w:rsidP="000C07E7">
            <w:pPr>
              <w:rPr>
                <w:szCs w:val="26"/>
              </w:rPr>
            </w:pPr>
            <w:r w:rsidRPr="00BE2790">
              <w:rPr>
                <w:szCs w:val="26"/>
              </w:rPr>
              <w:t>Rollback testing, data migration validation</w:t>
            </w:r>
          </w:p>
        </w:tc>
      </w:tr>
    </w:tbl>
    <w:p w14:paraId="18696E68" w14:textId="47EDDFCC" w:rsidR="000C07E7" w:rsidRPr="00BE2790" w:rsidRDefault="00675D62" w:rsidP="00675D62">
      <w:pPr>
        <w:pStyle w:val="Heading3"/>
        <w:rPr>
          <w:szCs w:val="26"/>
        </w:rPr>
      </w:pPr>
      <w:bookmarkStart w:id="48" w:name="_Toc217241626"/>
      <w:r w:rsidRPr="00BE2790">
        <w:rPr>
          <w:szCs w:val="26"/>
        </w:rPr>
        <w:t>3.2.4</w:t>
      </w:r>
      <w:r w:rsidR="000C07E7" w:rsidRPr="00BE2790">
        <w:rPr>
          <w:szCs w:val="26"/>
        </w:rPr>
        <w:t xml:space="preserve">. </w:t>
      </w:r>
      <w:r w:rsidR="0077185B" w:rsidRPr="0077185B">
        <w:rPr>
          <w:szCs w:val="26"/>
        </w:rPr>
        <w:t>Integration Testing</w:t>
      </w:r>
      <w:bookmarkEnd w:id="48"/>
    </w:p>
    <w:p w14:paraId="1FBD3FC9" w14:textId="168C45CD" w:rsidR="000C07E7" w:rsidRPr="004350A0" w:rsidRDefault="00675D62" w:rsidP="004350A0">
      <w:pPr>
        <w:rPr>
          <w:szCs w:val="26"/>
        </w:rPr>
      </w:pPr>
      <w:r w:rsidRPr="00BE2790">
        <w:rPr>
          <w:szCs w:val="26"/>
        </w:rPr>
        <w:t xml:space="preserve">- </w:t>
      </w:r>
      <w:r w:rsidR="004350A0" w:rsidRPr="004350A0">
        <w:rPr>
          <w:szCs w:val="26"/>
        </w:rPr>
        <w:t>Objective: Ensure that all system components operate in synchronizatio.</w:t>
      </w:r>
    </w:p>
    <w:tbl>
      <w:tblPr>
        <w:tblStyle w:val="TableGridLight"/>
        <w:tblW w:w="0" w:type="auto"/>
        <w:tblLook w:val="04A0" w:firstRow="1" w:lastRow="0" w:firstColumn="1" w:lastColumn="0" w:noHBand="0" w:noVBand="1"/>
      </w:tblPr>
      <w:tblGrid>
        <w:gridCol w:w="2361"/>
        <w:gridCol w:w="6786"/>
      </w:tblGrid>
      <w:tr w:rsidR="000C07E7" w:rsidRPr="00BE2790" w14:paraId="20C73950" w14:textId="77777777" w:rsidTr="00675D62">
        <w:tc>
          <w:tcPr>
            <w:tcW w:w="0" w:type="auto"/>
            <w:hideMark/>
          </w:tcPr>
          <w:p w14:paraId="3A44B7BE" w14:textId="59758588" w:rsidR="000C07E7" w:rsidRPr="00BE2790" w:rsidRDefault="00E71AEE" w:rsidP="000C07E7">
            <w:pPr>
              <w:rPr>
                <w:szCs w:val="26"/>
              </w:rPr>
            </w:pPr>
            <w:r w:rsidRPr="00E71AEE">
              <w:rPr>
                <w:szCs w:val="26"/>
              </w:rPr>
              <w:t>Integration</w:t>
            </w:r>
          </w:p>
        </w:tc>
        <w:tc>
          <w:tcPr>
            <w:tcW w:w="0" w:type="auto"/>
            <w:hideMark/>
          </w:tcPr>
          <w:p w14:paraId="7949D6ED" w14:textId="5F95DD2D" w:rsidR="000C07E7" w:rsidRPr="00BE2790" w:rsidRDefault="00E71AEE" w:rsidP="000C07E7">
            <w:pPr>
              <w:rPr>
                <w:szCs w:val="26"/>
              </w:rPr>
            </w:pPr>
            <w:r w:rsidRPr="00E71AEE">
              <w:rPr>
                <w:szCs w:val="26"/>
              </w:rPr>
              <w:t>Test Objective</w:t>
            </w:r>
          </w:p>
        </w:tc>
      </w:tr>
      <w:tr w:rsidR="000C07E7" w:rsidRPr="00BE2790" w14:paraId="49D580AA" w14:textId="77777777" w:rsidTr="00675D62">
        <w:tc>
          <w:tcPr>
            <w:tcW w:w="0" w:type="auto"/>
            <w:hideMark/>
          </w:tcPr>
          <w:p w14:paraId="15EE653E" w14:textId="77777777" w:rsidR="000C07E7" w:rsidRPr="00BE2790" w:rsidRDefault="000C07E7" w:rsidP="000C07E7">
            <w:pPr>
              <w:rPr>
                <w:szCs w:val="26"/>
              </w:rPr>
            </w:pPr>
            <w:r w:rsidRPr="00BE2790">
              <w:rPr>
                <w:szCs w:val="26"/>
              </w:rPr>
              <w:t>Frontend-Backend</w:t>
            </w:r>
          </w:p>
        </w:tc>
        <w:tc>
          <w:tcPr>
            <w:tcW w:w="0" w:type="auto"/>
            <w:hideMark/>
          </w:tcPr>
          <w:p w14:paraId="75AEB152" w14:textId="0EB3C5E1" w:rsidR="000C07E7" w:rsidRPr="00BE2790" w:rsidRDefault="00E71AEE" w:rsidP="000C07E7">
            <w:pPr>
              <w:rPr>
                <w:szCs w:val="26"/>
              </w:rPr>
            </w:pPr>
            <w:r w:rsidRPr="00E71AEE">
              <w:rPr>
                <w:szCs w:val="26"/>
              </w:rPr>
              <w:t>API calls, error handling, loading states</w:t>
            </w:r>
          </w:p>
        </w:tc>
      </w:tr>
      <w:tr w:rsidR="000C07E7" w:rsidRPr="00BE2790" w14:paraId="181AAC08" w14:textId="77777777" w:rsidTr="00675D62">
        <w:tc>
          <w:tcPr>
            <w:tcW w:w="0" w:type="auto"/>
            <w:hideMark/>
          </w:tcPr>
          <w:p w14:paraId="1EB5C690" w14:textId="77777777" w:rsidR="000C07E7" w:rsidRPr="00BE2790" w:rsidRDefault="000C07E7" w:rsidP="000C07E7">
            <w:pPr>
              <w:rPr>
                <w:szCs w:val="26"/>
              </w:rPr>
            </w:pPr>
            <w:r w:rsidRPr="00BE2790">
              <w:rPr>
                <w:szCs w:val="26"/>
              </w:rPr>
              <w:t>Backend-Database</w:t>
            </w:r>
          </w:p>
        </w:tc>
        <w:tc>
          <w:tcPr>
            <w:tcW w:w="0" w:type="auto"/>
            <w:hideMark/>
          </w:tcPr>
          <w:p w14:paraId="3E8F3CC2" w14:textId="77777777" w:rsidR="000C07E7" w:rsidRPr="00BE2790" w:rsidRDefault="000C07E7" w:rsidP="000C07E7">
            <w:pPr>
              <w:rPr>
                <w:szCs w:val="26"/>
              </w:rPr>
            </w:pPr>
            <w:r w:rsidRPr="00BE2790">
              <w:rPr>
                <w:szCs w:val="26"/>
              </w:rPr>
              <w:t>ORM mapping, transaction handling, connection pooling</w:t>
            </w:r>
          </w:p>
        </w:tc>
      </w:tr>
      <w:tr w:rsidR="000C07E7" w:rsidRPr="00BE2790" w14:paraId="4891BBEE" w14:textId="77777777" w:rsidTr="00675D62">
        <w:tc>
          <w:tcPr>
            <w:tcW w:w="0" w:type="auto"/>
            <w:hideMark/>
          </w:tcPr>
          <w:p w14:paraId="5246624E" w14:textId="77777777" w:rsidR="000C07E7" w:rsidRPr="00BE2790" w:rsidRDefault="000C07E7" w:rsidP="000C07E7">
            <w:pPr>
              <w:rPr>
                <w:szCs w:val="26"/>
              </w:rPr>
            </w:pPr>
            <w:r w:rsidRPr="00BE2790">
              <w:rPr>
                <w:szCs w:val="26"/>
              </w:rPr>
              <w:t>Third-party Services</w:t>
            </w:r>
          </w:p>
        </w:tc>
        <w:tc>
          <w:tcPr>
            <w:tcW w:w="0" w:type="auto"/>
            <w:hideMark/>
          </w:tcPr>
          <w:p w14:paraId="71363B66" w14:textId="77777777" w:rsidR="000C07E7" w:rsidRPr="00BE2790" w:rsidRDefault="000C07E7" w:rsidP="000C07E7">
            <w:pPr>
              <w:rPr>
                <w:szCs w:val="26"/>
              </w:rPr>
            </w:pPr>
            <w:r w:rsidRPr="00BE2790">
              <w:rPr>
                <w:szCs w:val="26"/>
              </w:rPr>
              <w:t>Payment gateways, shipping providers, email services</w:t>
            </w:r>
          </w:p>
        </w:tc>
      </w:tr>
      <w:tr w:rsidR="000C07E7" w:rsidRPr="00BE2790" w14:paraId="30FABED3" w14:textId="77777777" w:rsidTr="00675D62">
        <w:tc>
          <w:tcPr>
            <w:tcW w:w="0" w:type="auto"/>
            <w:hideMark/>
          </w:tcPr>
          <w:p w14:paraId="19E36750" w14:textId="77777777" w:rsidR="000C07E7" w:rsidRPr="00BE2790" w:rsidRDefault="000C07E7" w:rsidP="000C07E7">
            <w:pPr>
              <w:rPr>
                <w:szCs w:val="26"/>
              </w:rPr>
            </w:pPr>
            <w:r w:rsidRPr="00BE2790">
              <w:rPr>
                <w:szCs w:val="26"/>
              </w:rPr>
              <w:t>Microservices</w:t>
            </w:r>
          </w:p>
        </w:tc>
        <w:tc>
          <w:tcPr>
            <w:tcW w:w="0" w:type="auto"/>
            <w:hideMark/>
          </w:tcPr>
          <w:p w14:paraId="43FF3756" w14:textId="77777777" w:rsidR="000C07E7" w:rsidRPr="00BE2790" w:rsidRDefault="000C07E7" w:rsidP="000C07E7">
            <w:pPr>
              <w:rPr>
                <w:szCs w:val="26"/>
              </w:rPr>
            </w:pPr>
            <w:r w:rsidRPr="00BE2790">
              <w:rPr>
                <w:szCs w:val="26"/>
              </w:rPr>
              <w:t>Service discovery, inter-service communication, fault tolerance</w:t>
            </w:r>
          </w:p>
        </w:tc>
      </w:tr>
    </w:tbl>
    <w:p w14:paraId="1E7783AA" w14:textId="5C7D7BE9" w:rsidR="000C07E7" w:rsidRPr="00BE2790" w:rsidRDefault="00675D62" w:rsidP="00675D62">
      <w:pPr>
        <w:pStyle w:val="Heading3"/>
        <w:rPr>
          <w:szCs w:val="26"/>
        </w:rPr>
      </w:pPr>
      <w:bookmarkStart w:id="49" w:name="_Toc217241627"/>
      <w:r w:rsidRPr="00BE2790">
        <w:rPr>
          <w:szCs w:val="26"/>
        </w:rPr>
        <w:t>3.2.5</w:t>
      </w:r>
      <w:r w:rsidR="002747EA">
        <w:rPr>
          <w:szCs w:val="26"/>
        </w:rPr>
        <w:t xml:space="preserve"> </w:t>
      </w:r>
      <w:r w:rsidR="002747EA" w:rsidRPr="002747EA">
        <w:rPr>
          <w:szCs w:val="26"/>
        </w:rPr>
        <w:t>Non-Functional Testing</w:t>
      </w:r>
      <w:bookmarkEnd w:id="49"/>
    </w:p>
    <w:p w14:paraId="6A02D085" w14:textId="283385FF" w:rsidR="000C07E7" w:rsidRPr="00646789" w:rsidRDefault="00675D62" w:rsidP="00646789">
      <w:pPr>
        <w:rPr>
          <w:szCs w:val="26"/>
        </w:rPr>
      </w:pPr>
      <w:r w:rsidRPr="00BE2790">
        <w:rPr>
          <w:szCs w:val="26"/>
        </w:rPr>
        <w:t xml:space="preserve">- </w:t>
      </w:r>
      <w:r w:rsidR="00646789" w:rsidRPr="00646789">
        <w:rPr>
          <w:szCs w:val="26"/>
        </w:rPr>
        <w:t>Objective: Ensure the system meets requirements for performance, security, and reliability</w:t>
      </w:r>
    </w:p>
    <w:tbl>
      <w:tblPr>
        <w:tblStyle w:val="TableGridLight"/>
        <w:tblW w:w="0" w:type="auto"/>
        <w:tblLook w:val="04A0" w:firstRow="1" w:lastRow="0" w:firstColumn="1" w:lastColumn="0" w:noHBand="0" w:noVBand="1"/>
      </w:tblPr>
      <w:tblGrid>
        <w:gridCol w:w="1661"/>
        <w:gridCol w:w="4134"/>
        <w:gridCol w:w="3538"/>
      </w:tblGrid>
      <w:tr w:rsidR="000C07E7" w:rsidRPr="00BE2790" w14:paraId="4E14A032" w14:textId="77777777" w:rsidTr="00A33946">
        <w:tc>
          <w:tcPr>
            <w:tcW w:w="0" w:type="auto"/>
            <w:hideMark/>
          </w:tcPr>
          <w:p w14:paraId="09066E43" w14:textId="02A9F364" w:rsidR="000C07E7" w:rsidRPr="00BE2790" w:rsidRDefault="008911FE" w:rsidP="000C07E7">
            <w:pPr>
              <w:rPr>
                <w:szCs w:val="26"/>
              </w:rPr>
            </w:pPr>
            <w:r w:rsidRPr="008911FE">
              <w:rPr>
                <w:szCs w:val="26"/>
              </w:rPr>
              <w:t>Test Type</w:t>
            </w:r>
          </w:p>
        </w:tc>
        <w:tc>
          <w:tcPr>
            <w:tcW w:w="4134" w:type="dxa"/>
            <w:hideMark/>
          </w:tcPr>
          <w:p w14:paraId="56C0C20D" w14:textId="29E8CE2A" w:rsidR="000C07E7" w:rsidRPr="00BE2790" w:rsidRDefault="000602F3" w:rsidP="000C07E7">
            <w:pPr>
              <w:rPr>
                <w:szCs w:val="26"/>
              </w:rPr>
            </w:pPr>
            <w:r w:rsidRPr="000602F3">
              <w:rPr>
                <w:szCs w:val="26"/>
              </w:rPr>
              <w:t>Objective</w:t>
            </w:r>
          </w:p>
        </w:tc>
        <w:tc>
          <w:tcPr>
            <w:tcW w:w="3538" w:type="dxa"/>
            <w:hideMark/>
          </w:tcPr>
          <w:p w14:paraId="3BE15207" w14:textId="4473DC2E" w:rsidR="000C07E7" w:rsidRPr="00BE2790" w:rsidRDefault="000602F3" w:rsidP="000C07E7">
            <w:pPr>
              <w:rPr>
                <w:szCs w:val="26"/>
              </w:rPr>
            </w:pPr>
            <w:r w:rsidRPr="000602F3">
              <w:rPr>
                <w:szCs w:val="26"/>
              </w:rPr>
              <w:t>Target Metrics</w:t>
            </w:r>
          </w:p>
        </w:tc>
      </w:tr>
      <w:tr w:rsidR="000C07E7" w:rsidRPr="00BE2790" w14:paraId="07BA0502" w14:textId="77777777" w:rsidTr="00A33946">
        <w:tc>
          <w:tcPr>
            <w:tcW w:w="0" w:type="auto"/>
            <w:hideMark/>
          </w:tcPr>
          <w:p w14:paraId="08528D36" w14:textId="77777777" w:rsidR="000C07E7" w:rsidRPr="00BE2790" w:rsidRDefault="000C07E7" w:rsidP="000C07E7">
            <w:pPr>
              <w:rPr>
                <w:szCs w:val="26"/>
              </w:rPr>
            </w:pPr>
            <w:r w:rsidRPr="00BE2790">
              <w:rPr>
                <w:szCs w:val="26"/>
              </w:rPr>
              <w:t>Performance</w:t>
            </w:r>
          </w:p>
        </w:tc>
        <w:tc>
          <w:tcPr>
            <w:tcW w:w="4134" w:type="dxa"/>
            <w:hideMark/>
          </w:tcPr>
          <w:p w14:paraId="62000B6F" w14:textId="09D0546C" w:rsidR="000C07E7" w:rsidRPr="00BE2790" w:rsidRDefault="005D7B42" w:rsidP="000C07E7">
            <w:pPr>
              <w:rPr>
                <w:szCs w:val="26"/>
              </w:rPr>
            </w:pPr>
            <w:r w:rsidRPr="005D7B42">
              <w:rPr>
                <w:szCs w:val="26"/>
              </w:rPr>
              <w:t>Response time, throughput, resource utilization</w:t>
            </w:r>
          </w:p>
        </w:tc>
        <w:tc>
          <w:tcPr>
            <w:tcW w:w="3538" w:type="dxa"/>
            <w:hideMark/>
          </w:tcPr>
          <w:p w14:paraId="36C391B8" w14:textId="77777777" w:rsidR="000C07E7" w:rsidRPr="00BE2790" w:rsidRDefault="005D7B42" w:rsidP="000C07E7">
            <w:pPr>
              <w:rPr>
                <w:szCs w:val="26"/>
              </w:rPr>
            </w:pPr>
            <w:r w:rsidRPr="005D7B42">
              <w:rPr>
                <w:szCs w:val="26"/>
              </w:rPr>
              <w:t>Response time &lt; 2s (p95), uptime 99.9%</w:t>
            </w:r>
          </w:p>
        </w:tc>
      </w:tr>
      <w:tr w:rsidR="000C07E7" w:rsidRPr="00BE2790" w14:paraId="1F907DBA" w14:textId="77777777" w:rsidTr="00A33946">
        <w:tc>
          <w:tcPr>
            <w:tcW w:w="0" w:type="auto"/>
            <w:hideMark/>
          </w:tcPr>
          <w:p w14:paraId="065EC3F2" w14:textId="77777777" w:rsidR="000C07E7" w:rsidRPr="00BE2790" w:rsidRDefault="000C07E7" w:rsidP="000C07E7">
            <w:pPr>
              <w:rPr>
                <w:szCs w:val="26"/>
              </w:rPr>
            </w:pPr>
            <w:r w:rsidRPr="00BE2790">
              <w:rPr>
                <w:szCs w:val="26"/>
              </w:rPr>
              <w:t>Load Testing</w:t>
            </w:r>
          </w:p>
        </w:tc>
        <w:tc>
          <w:tcPr>
            <w:tcW w:w="4134" w:type="dxa"/>
            <w:hideMark/>
          </w:tcPr>
          <w:p w14:paraId="7C8FC073" w14:textId="128183B8" w:rsidR="000C07E7" w:rsidRPr="00BE2790" w:rsidRDefault="0002667E" w:rsidP="000C07E7">
            <w:pPr>
              <w:rPr>
                <w:szCs w:val="26"/>
              </w:rPr>
            </w:pPr>
            <w:r w:rsidRPr="0002667E">
              <w:rPr>
                <w:szCs w:val="26"/>
              </w:rPr>
              <w:t>Handle high load, scalability</w:t>
            </w:r>
          </w:p>
        </w:tc>
        <w:tc>
          <w:tcPr>
            <w:tcW w:w="3538" w:type="dxa"/>
            <w:hideMark/>
          </w:tcPr>
          <w:p w14:paraId="31D6FC0E" w14:textId="77777777" w:rsidR="000C07E7" w:rsidRPr="00BE2790" w:rsidRDefault="000C07E7" w:rsidP="000C07E7">
            <w:pPr>
              <w:rPr>
                <w:szCs w:val="26"/>
              </w:rPr>
            </w:pPr>
            <w:r w:rsidRPr="00BE2790">
              <w:rPr>
                <w:szCs w:val="26"/>
              </w:rPr>
              <w:t>1000 concurrent users, 100 orders/minute</w:t>
            </w:r>
          </w:p>
        </w:tc>
      </w:tr>
      <w:tr w:rsidR="000C07E7" w:rsidRPr="00BE2790" w14:paraId="2A6FD349" w14:textId="77777777" w:rsidTr="00A33946">
        <w:tc>
          <w:tcPr>
            <w:tcW w:w="0" w:type="auto"/>
            <w:hideMark/>
          </w:tcPr>
          <w:p w14:paraId="05341DD8" w14:textId="77777777" w:rsidR="000C07E7" w:rsidRPr="00BE2790" w:rsidRDefault="000C07E7" w:rsidP="000C07E7">
            <w:pPr>
              <w:rPr>
                <w:szCs w:val="26"/>
              </w:rPr>
            </w:pPr>
            <w:r w:rsidRPr="00BE2790">
              <w:rPr>
                <w:szCs w:val="26"/>
              </w:rPr>
              <w:t>Security</w:t>
            </w:r>
          </w:p>
        </w:tc>
        <w:tc>
          <w:tcPr>
            <w:tcW w:w="4134" w:type="dxa"/>
            <w:hideMark/>
          </w:tcPr>
          <w:p w14:paraId="3B698FB5" w14:textId="77777777" w:rsidR="000C07E7" w:rsidRPr="00BE2790" w:rsidRDefault="000C07E7" w:rsidP="000C07E7">
            <w:pPr>
              <w:rPr>
                <w:szCs w:val="26"/>
              </w:rPr>
            </w:pPr>
            <w:r w:rsidRPr="00BE2790">
              <w:rPr>
                <w:szCs w:val="26"/>
              </w:rPr>
              <w:t>Authentication, authorization, data protection</w:t>
            </w:r>
          </w:p>
        </w:tc>
        <w:tc>
          <w:tcPr>
            <w:tcW w:w="3538" w:type="dxa"/>
            <w:hideMark/>
          </w:tcPr>
          <w:p w14:paraId="5BBADAFC" w14:textId="77777777" w:rsidR="000C07E7" w:rsidRPr="00BE2790" w:rsidRDefault="000C07E7" w:rsidP="000C07E7">
            <w:pPr>
              <w:rPr>
                <w:szCs w:val="26"/>
              </w:rPr>
            </w:pPr>
            <w:r w:rsidRPr="00BE2790">
              <w:rPr>
                <w:szCs w:val="26"/>
              </w:rPr>
              <w:t>OWASP Top 10 compliance, no critical vulnerabilities</w:t>
            </w:r>
          </w:p>
        </w:tc>
      </w:tr>
      <w:tr w:rsidR="000C07E7" w:rsidRPr="00BE2790" w14:paraId="009932B7" w14:textId="77777777" w:rsidTr="00A33946">
        <w:tc>
          <w:tcPr>
            <w:tcW w:w="0" w:type="auto"/>
            <w:hideMark/>
          </w:tcPr>
          <w:p w14:paraId="1F0953EA" w14:textId="77777777" w:rsidR="000C07E7" w:rsidRPr="00BE2790" w:rsidRDefault="000C07E7" w:rsidP="000C07E7">
            <w:pPr>
              <w:rPr>
                <w:szCs w:val="26"/>
              </w:rPr>
            </w:pPr>
            <w:r w:rsidRPr="00BE2790">
              <w:rPr>
                <w:szCs w:val="26"/>
              </w:rPr>
              <w:t>Compatibility</w:t>
            </w:r>
          </w:p>
        </w:tc>
        <w:tc>
          <w:tcPr>
            <w:tcW w:w="4134" w:type="dxa"/>
            <w:hideMark/>
          </w:tcPr>
          <w:p w14:paraId="43E4FAEB" w14:textId="6CF267A8" w:rsidR="000C07E7" w:rsidRPr="00BE2790" w:rsidRDefault="006A5CF3" w:rsidP="000C07E7">
            <w:pPr>
              <w:rPr>
                <w:szCs w:val="26"/>
              </w:rPr>
            </w:pPr>
            <w:r w:rsidRPr="006A5CF3">
              <w:rPr>
                <w:szCs w:val="26"/>
              </w:rPr>
              <w:t>Multi-browser, multi-device, responsive design</w:t>
            </w:r>
          </w:p>
        </w:tc>
        <w:tc>
          <w:tcPr>
            <w:tcW w:w="3538" w:type="dxa"/>
            <w:hideMark/>
          </w:tcPr>
          <w:p w14:paraId="427AEB14" w14:textId="77777777" w:rsidR="000C07E7" w:rsidRPr="00BE2790" w:rsidRDefault="000C07E7" w:rsidP="000C07E7">
            <w:pPr>
              <w:rPr>
                <w:szCs w:val="26"/>
              </w:rPr>
            </w:pPr>
            <w:r w:rsidRPr="00BE2790">
              <w:rPr>
                <w:szCs w:val="26"/>
              </w:rPr>
              <w:t>Chrome, Firefox, Safari, Edge; mobile/tablet/desktop</w:t>
            </w:r>
          </w:p>
        </w:tc>
      </w:tr>
    </w:tbl>
    <w:p w14:paraId="1C1A88ED" w14:textId="448AC8F5" w:rsidR="00C42EA2" w:rsidRPr="00BE2790" w:rsidRDefault="00C42EA2" w:rsidP="00F53D8A">
      <w:pPr>
        <w:pStyle w:val="Heading2"/>
        <w:rPr>
          <w:szCs w:val="26"/>
        </w:rPr>
      </w:pPr>
      <w:bookmarkStart w:id="50" w:name="_Toc217241628"/>
      <w:r w:rsidRPr="00BE2790">
        <w:rPr>
          <w:szCs w:val="26"/>
        </w:rPr>
        <w:t>3.3</w:t>
      </w:r>
      <w:r w:rsidR="00EC20DC" w:rsidRPr="00BE2790">
        <w:rPr>
          <w:szCs w:val="26"/>
        </w:rPr>
        <w:t xml:space="preserve">. </w:t>
      </w:r>
      <w:r w:rsidR="00A07DCE" w:rsidRPr="00A07DCE">
        <w:rPr>
          <w:szCs w:val="26"/>
        </w:rPr>
        <w:t>Out-of-Scope Test Items</w:t>
      </w:r>
      <w:bookmarkEnd w:id="50"/>
    </w:p>
    <w:p w14:paraId="4103A63E" w14:textId="20D2D101" w:rsidR="00C42EA2" w:rsidRPr="00BE2790" w:rsidRDefault="00830D9C" w:rsidP="00830D9C">
      <w:pPr>
        <w:pStyle w:val="Heading3"/>
        <w:rPr>
          <w:szCs w:val="26"/>
        </w:rPr>
      </w:pPr>
      <w:bookmarkStart w:id="51" w:name="_Toc217241629"/>
      <w:r w:rsidRPr="00BE2790">
        <w:rPr>
          <w:szCs w:val="26"/>
        </w:rPr>
        <w:t>3.3.1</w:t>
      </w:r>
      <w:r w:rsidR="00C42EA2" w:rsidRPr="00BE2790">
        <w:rPr>
          <w:szCs w:val="26"/>
        </w:rPr>
        <w:t xml:space="preserve">. </w:t>
      </w:r>
      <w:r w:rsidR="00A07DCE" w:rsidRPr="00A07DCE">
        <w:rPr>
          <w:szCs w:val="26"/>
        </w:rPr>
        <w:t>Functions Not Included in Scope</w:t>
      </w:r>
      <w:bookmarkEnd w:id="51"/>
    </w:p>
    <w:p w14:paraId="440D7090" w14:textId="201F1CDA" w:rsidR="00C42EA2" w:rsidRPr="00BE2790" w:rsidRDefault="00830D9C" w:rsidP="00830D9C">
      <w:pPr>
        <w:rPr>
          <w:szCs w:val="26"/>
        </w:rPr>
      </w:pPr>
      <w:r w:rsidRPr="00BE2790">
        <w:rPr>
          <w:szCs w:val="26"/>
        </w:rPr>
        <w:t xml:space="preserve">1. </w:t>
      </w:r>
      <w:r w:rsidR="00300900" w:rsidRPr="00300900">
        <w:rPr>
          <w:szCs w:val="26"/>
        </w:rPr>
        <w:t>Internal third-party systems</w:t>
      </w:r>
      <w:r w:rsidR="00C42EA2" w:rsidRPr="00BE2790">
        <w:rPr>
          <w:szCs w:val="26"/>
        </w:rPr>
        <w:t>:</w:t>
      </w:r>
    </w:p>
    <w:p w14:paraId="52A42E8F" w14:textId="47695DC5" w:rsidR="00C42EA2" w:rsidRPr="00BE2790" w:rsidRDefault="00830D9C" w:rsidP="00830D9C">
      <w:pPr>
        <w:rPr>
          <w:szCs w:val="26"/>
        </w:rPr>
      </w:pPr>
      <w:r w:rsidRPr="00BE2790">
        <w:rPr>
          <w:szCs w:val="26"/>
        </w:rPr>
        <w:t xml:space="preserve">+ </w:t>
      </w:r>
      <w:r w:rsidR="001B064A" w:rsidRPr="001B064A">
        <w:rPr>
          <w:szCs w:val="26"/>
        </w:rPr>
        <w:t>Internal business logic of Momo/VNPay payment gateways</w:t>
      </w:r>
      <w:r w:rsidR="00300900">
        <w:rPr>
          <w:szCs w:val="26"/>
        </w:rPr>
        <w:t>.</w:t>
      </w:r>
    </w:p>
    <w:p w14:paraId="7F9B1384" w14:textId="78750350" w:rsidR="00C42EA2" w:rsidRPr="00BE2790" w:rsidRDefault="00830D9C" w:rsidP="00830D9C">
      <w:pPr>
        <w:rPr>
          <w:szCs w:val="26"/>
        </w:rPr>
      </w:pPr>
      <w:r w:rsidRPr="00BE2790">
        <w:rPr>
          <w:szCs w:val="26"/>
        </w:rPr>
        <w:t xml:space="preserve">+ </w:t>
      </w:r>
      <w:r w:rsidR="001B064A" w:rsidRPr="001B064A">
        <w:rPr>
          <w:szCs w:val="26"/>
        </w:rPr>
        <w:t>Partner shipping systems (GHN</w:t>
      </w:r>
      <w:r w:rsidR="00C42EA2" w:rsidRPr="00BE2790">
        <w:rPr>
          <w:szCs w:val="26"/>
        </w:rPr>
        <w:t>)</w:t>
      </w:r>
      <w:r w:rsidR="00300900">
        <w:rPr>
          <w:szCs w:val="26"/>
        </w:rPr>
        <w:t>.</w:t>
      </w:r>
    </w:p>
    <w:p w14:paraId="7B489A8C" w14:textId="67AC9BD0" w:rsidR="00C42EA2" w:rsidRPr="00BE2790" w:rsidRDefault="00830D9C" w:rsidP="00830D9C">
      <w:pPr>
        <w:rPr>
          <w:szCs w:val="26"/>
        </w:rPr>
      </w:pPr>
      <w:r w:rsidRPr="00BE2790">
        <w:rPr>
          <w:szCs w:val="26"/>
        </w:rPr>
        <w:t xml:space="preserve">+ </w:t>
      </w:r>
      <w:r w:rsidR="0063465D" w:rsidRPr="0063465D">
        <w:rPr>
          <w:szCs w:val="26"/>
        </w:rPr>
        <w:t>Third-party email marketing services</w:t>
      </w:r>
      <w:r w:rsidR="00300900">
        <w:rPr>
          <w:szCs w:val="26"/>
        </w:rPr>
        <w:t>.</w:t>
      </w:r>
    </w:p>
    <w:p w14:paraId="2B5DE6C5" w14:textId="1EB10593" w:rsidR="00C42EA2" w:rsidRPr="00BE2790" w:rsidRDefault="00830D9C" w:rsidP="00830D9C">
      <w:pPr>
        <w:rPr>
          <w:szCs w:val="26"/>
        </w:rPr>
      </w:pPr>
      <w:r w:rsidRPr="00BE2790">
        <w:rPr>
          <w:szCs w:val="26"/>
        </w:rPr>
        <w:t xml:space="preserve">2. </w:t>
      </w:r>
      <w:r w:rsidR="0063465D" w:rsidRPr="0063465D">
        <w:rPr>
          <w:szCs w:val="26"/>
        </w:rPr>
        <w:t>In-depth testing</w:t>
      </w:r>
      <w:r w:rsidR="00C42EA2" w:rsidRPr="00BE2790">
        <w:rPr>
          <w:szCs w:val="26"/>
        </w:rPr>
        <w:t>:</w:t>
      </w:r>
    </w:p>
    <w:p w14:paraId="4C6ADB6C" w14:textId="11593A38" w:rsidR="00C42EA2" w:rsidRPr="00BE2790" w:rsidRDefault="00830D9C" w:rsidP="00830D9C">
      <w:pPr>
        <w:rPr>
          <w:szCs w:val="26"/>
        </w:rPr>
      </w:pPr>
      <w:r w:rsidRPr="00BE2790">
        <w:rPr>
          <w:szCs w:val="26"/>
        </w:rPr>
        <w:t xml:space="preserve">+ </w:t>
      </w:r>
      <w:r w:rsidR="00BB6D85" w:rsidRPr="00BB6D85">
        <w:rPr>
          <w:szCs w:val="26"/>
        </w:rPr>
        <w:t>Advanced penetration testing (only basic security scanning performed)</w:t>
      </w:r>
      <w:r w:rsidR="00300900">
        <w:rPr>
          <w:szCs w:val="26"/>
        </w:rPr>
        <w:t>.</w:t>
      </w:r>
    </w:p>
    <w:p w14:paraId="3A709F7E" w14:textId="5D4C3824" w:rsidR="00C42EA2" w:rsidRPr="00BE2790" w:rsidRDefault="00830D9C" w:rsidP="00830D9C">
      <w:pPr>
        <w:rPr>
          <w:szCs w:val="26"/>
        </w:rPr>
      </w:pPr>
      <w:r w:rsidRPr="00BE2790">
        <w:rPr>
          <w:szCs w:val="26"/>
        </w:rPr>
        <w:t xml:space="preserve">+ </w:t>
      </w:r>
      <w:r w:rsidR="00CE2F4E" w:rsidRPr="00CE2F4E">
        <w:rPr>
          <w:szCs w:val="26"/>
        </w:rPr>
        <w:t>Usability testing with real users at large scale</w:t>
      </w:r>
      <w:r w:rsidR="00300900">
        <w:rPr>
          <w:szCs w:val="26"/>
        </w:rPr>
        <w:t>.</w:t>
      </w:r>
    </w:p>
    <w:p w14:paraId="0DA375C6" w14:textId="69819B4A" w:rsidR="00C42EA2" w:rsidRPr="00BE2790" w:rsidRDefault="00830D9C" w:rsidP="00830D9C">
      <w:pPr>
        <w:rPr>
          <w:szCs w:val="26"/>
        </w:rPr>
      </w:pPr>
      <w:r w:rsidRPr="00BE2790">
        <w:rPr>
          <w:szCs w:val="26"/>
        </w:rPr>
        <w:t xml:space="preserve">+ </w:t>
      </w:r>
      <w:r w:rsidR="00CE2F4E" w:rsidRPr="00CE2F4E">
        <w:rPr>
          <w:szCs w:val="26"/>
        </w:rPr>
        <w:t>A/B testing for user interface</w:t>
      </w:r>
      <w:r w:rsidR="00300900">
        <w:rPr>
          <w:szCs w:val="26"/>
        </w:rPr>
        <w:t>.</w:t>
      </w:r>
    </w:p>
    <w:p w14:paraId="52E9EDF7" w14:textId="4ECDA54A" w:rsidR="00C42EA2" w:rsidRPr="00BE2790" w:rsidRDefault="00830D9C" w:rsidP="00830D9C">
      <w:pPr>
        <w:rPr>
          <w:szCs w:val="26"/>
        </w:rPr>
      </w:pPr>
      <w:r w:rsidRPr="00BE2790">
        <w:rPr>
          <w:szCs w:val="26"/>
        </w:rPr>
        <w:t xml:space="preserve">+ </w:t>
      </w:r>
      <w:r w:rsidR="00FB56E0" w:rsidRPr="00FB56E0">
        <w:rPr>
          <w:szCs w:val="26"/>
        </w:rPr>
        <w:t>Localization testing for multiple languages</w:t>
      </w:r>
      <w:r w:rsidR="00FB56E0">
        <w:rPr>
          <w:szCs w:val="26"/>
        </w:rPr>
        <w:t>.</w:t>
      </w:r>
    </w:p>
    <w:p w14:paraId="735B100B" w14:textId="7B353044" w:rsidR="00C42EA2" w:rsidRPr="00BE2790" w:rsidRDefault="00830D9C" w:rsidP="00830D9C">
      <w:pPr>
        <w:rPr>
          <w:szCs w:val="26"/>
        </w:rPr>
      </w:pPr>
      <w:r w:rsidRPr="00BE2790">
        <w:rPr>
          <w:szCs w:val="26"/>
        </w:rPr>
        <w:t xml:space="preserve">3. </w:t>
      </w:r>
      <w:r w:rsidR="00FB56E0" w:rsidRPr="00FB56E0">
        <w:rPr>
          <w:szCs w:val="26"/>
        </w:rPr>
        <w:t>Complex infrastructure</w:t>
      </w:r>
      <w:r w:rsidR="00C42EA2" w:rsidRPr="00BE2790">
        <w:rPr>
          <w:szCs w:val="26"/>
        </w:rPr>
        <w:t>:</w:t>
      </w:r>
    </w:p>
    <w:p w14:paraId="078364BE" w14:textId="23BF8BFD" w:rsidR="00C42EA2" w:rsidRPr="00BE2790" w:rsidRDefault="00830D9C" w:rsidP="00830D9C">
      <w:pPr>
        <w:rPr>
          <w:szCs w:val="26"/>
        </w:rPr>
      </w:pPr>
      <w:r w:rsidRPr="00BE2790">
        <w:rPr>
          <w:szCs w:val="26"/>
        </w:rPr>
        <w:t xml:space="preserve">+ </w:t>
      </w:r>
      <w:r w:rsidR="00FB56E0" w:rsidRPr="00FB56E0">
        <w:rPr>
          <w:szCs w:val="26"/>
        </w:rPr>
        <w:t>Disaster recovery testing (full system backup/restore)</w:t>
      </w:r>
      <w:r w:rsidR="00300900">
        <w:rPr>
          <w:szCs w:val="26"/>
        </w:rPr>
        <w:t>.</w:t>
      </w:r>
    </w:p>
    <w:p w14:paraId="56BC927B" w14:textId="5B1A124F" w:rsidR="00C42EA2" w:rsidRPr="00BE2790" w:rsidRDefault="00830D9C" w:rsidP="00830D9C">
      <w:pPr>
        <w:rPr>
          <w:szCs w:val="26"/>
        </w:rPr>
      </w:pPr>
      <w:r w:rsidRPr="00BE2790">
        <w:rPr>
          <w:szCs w:val="26"/>
        </w:rPr>
        <w:t xml:space="preserve">+ </w:t>
      </w:r>
      <w:r w:rsidR="00AC637E" w:rsidRPr="00AC637E">
        <w:rPr>
          <w:szCs w:val="26"/>
        </w:rPr>
        <w:t>Extreme load testing (stress testing beyond 10x expected load)</w:t>
      </w:r>
      <w:r w:rsidR="00300900">
        <w:rPr>
          <w:szCs w:val="26"/>
        </w:rPr>
        <w:t>.</w:t>
      </w:r>
    </w:p>
    <w:p w14:paraId="1B4C6123" w14:textId="771C01A5" w:rsidR="00C42EA2" w:rsidRPr="00BE2790" w:rsidRDefault="00830D9C" w:rsidP="00830D9C">
      <w:pPr>
        <w:rPr>
          <w:szCs w:val="26"/>
        </w:rPr>
      </w:pPr>
      <w:r w:rsidRPr="00BE2790">
        <w:rPr>
          <w:szCs w:val="26"/>
        </w:rPr>
        <w:t xml:space="preserve">+ </w:t>
      </w:r>
      <w:r w:rsidR="00AC637E" w:rsidRPr="00AC637E">
        <w:rPr>
          <w:szCs w:val="26"/>
        </w:rPr>
        <w:t>Detailed network failure simulation</w:t>
      </w:r>
      <w:r w:rsidR="00300900">
        <w:rPr>
          <w:szCs w:val="26"/>
        </w:rPr>
        <w:t>.</w:t>
      </w:r>
    </w:p>
    <w:p w14:paraId="5C373722" w14:textId="027A2D04" w:rsidR="00C42EA2" w:rsidRPr="00BE2790" w:rsidRDefault="00830D9C" w:rsidP="00830D9C">
      <w:pPr>
        <w:pStyle w:val="Heading3"/>
        <w:rPr>
          <w:szCs w:val="26"/>
        </w:rPr>
      </w:pPr>
      <w:bookmarkStart w:id="52" w:name="_Toc217241630"/>
      <w:r w:rsidRPr="00BE2790">
        <w:rPr>
          <w:szCs w:val="26"/>
        </w:rPr>
        <w:t>3.3.2</w:t>
      </w:r>
      <w:r w:rsidR="00C42EA2" w:rsidRPr="00BE2790">
        <w:rPr>
          <w:szCs w:val="26"/>
        </w:rPr>
        <w:t xml:space="preserve">. </w:t>
      </w:r>
      <w:r w:rsidR="00AC637E" w:rsidRPr="00AC637E">
        <w:rPr>
          <w:szCs w:val="26"/>
        </w:rPr>
        <w:t>Testing Limitations within the Project Scope</w:t>
      </w:r>
      <w:bookmarkEnd w:id="52"/>
    </w:p>
    <w:p w14:paraId="4D4AEEC3" w14:textId="31B8688E" w:rsidR="00C42EA2" w:rsidRPr="00BE2790" w:rsidRDefault="004C7BC8" w:rsidP="00C42EA2">
      <w:pPr>
        <w:rPr>
          <w:szCs w:val="26"/>
        </w:rPr>
      </w:pPr>
      <w:r w:rsidRPr="004C7BC8">
        <w:rPr>
          <w:szCs w:val="26"/>
        </w:rPr>
        <w:t>Due to time and resource constraints of the project, some testing activities will be performed at a limited level</w:t>
      </w:r>
      <w:r w:rsidR="00C42EA2" w:rsidRPr="00BE2790">
        <w:rPr>
          <w:szCs w:val="26"/>
        </w:rPr>
        <w:t>:</w:t>
      </w:r>
    </w:p>
    <w:tbl>
      <w:tblPr>
        <w:tblStyle w:val="TableGridLight"/>
        <w:tblW w:w="0" w:type="auto"/>
        <w:tblLook w:val="04A0" w:firstRow="1" w:lastRow="0" w:firstColumn="1" w:lastColumn="0" w:noHBand="0" w:noVBand="1"/>
      </w:tblPr>
      <w:tblGrid>
        <w:gridCol w:w="1963"/>
        <w:gridCol w:w="4025"/>
        <w:gridCol w:w="3357"/>
      </w:tblGrid>
      <w:tr w:rsidR="00C42EA2" w:rsidRPr="00BE2790" w14:paraId="41C05573" w14:textId="77777777" w:rsidTr="00830D9C">
        <w:tc>
          <w:tcPr>
            <w:tcW w:w="0" w:type="auto"/>
            <w:hideMark/>
          </w:tcPr>
          <w:p w14:paraId="4EB69FC2" w14:textId="1B36093D" w:rsidR="00C42EA2" w:rsidRPr="00BE2790" w:rsidRDefault="00337B35" w:rsidP="00C42EA2">
            <w:pPr>
              <w:rPr>
                <w:szCs w:val="26"/>
              </w:rPr>
            </w:pPr>
            <w:r w:rsidRPr="00337B35">
              <w:rPr>
                <w:szCs w:val="26"/>
              </w:rPr>
              <w:t>Activity</w:t>
            </w:r>
          </w:p>
        </w:tc>
        <w:tc>
          <w:tcPr>
            <w:tcW w:w="0" w:type="auto"/>
            <w:hideMark/>
          </w:tcPr>
          <w:p w14:paraId="4F1BA50D" w14:textId="65155880" w:rsidR="00C42EA2" w:rsidRPr="00BE2790" w:rsidRDefault="00337B35" w:rsidP="00C42EA2">
            <w:pPr>
              <w:rPr>
                <w:szCs w:val="26"/>
              </w:rPr>
            </w:pPr>
            <w:r w:rsidRPr="00337B35">
              <w:rPr>
                <w:szCs w:val="26"/>
              </w:rPr>
              <w:t>Scope</w:t>
            </w:r>
          </w:p>
        </w:tc>
        <w:tc>
          <w:tcPr>
            <w:tcW w:w="0" w:type="auto"/>
            <w:hideMark/>
          </w:tcPr>
          <w:p w14:paraId="7297B9D0" w14:textId="3A2A43E8" w:rsidR="00C42EA2" w:rsidRPr="00BE2790" w:rsidRDefault="0013076D" w:rsidP="00C42EA2">
            <w:pPr>
              <w:rPr>
                <w:szCs w:val="26"/>
              </w:rPr>
            </w:pPr>
            <w:r w:rsidRPr="0013076D">
              <w:rPr>
                <w:szCs w:val="26"/>
              </w:rPr>
              <w:t>Reason for Limitation</w:t>
            </w:r>
          </w:p>
        </w:tc>
      </w:tr>
      <w:tr w:rsidR="00C42EA2" w:rsidRPr="00BE2790" w14:paraId="26F32212" w14:textId="77777777" w:rsidTr="00830D9C">
        <w:tc>
          <w:tcPr>
            <w:tcW w:w="0" w:type="auto"/>
            <w:hideMark/>
          </w:tcPr>
          <w:p w14:paraId="0A9B0468" w14:textId="77777777" w:rsidR="00C42EA2" w:rsidRPr="00BE2790" w:rsidRDefault="00C42EA2" w:rsidP="00C42EA2">
            <w:pPr>
              <w:rPr>
                <w:szCs w:val="26"/>
              </w:rPr>
            </w:pPr>
            <w:r w:rsidRPr="00BE2790">
              <w:rPr>
                <w:szCs w:val="26"/>
              </w:rPr>
              <w:t>E2E Testing</w:t>
            </w:r>
          </w:p>
        </w:tc>
        <w:tc>
          <w:tcPr>
            <w:tcW w:w="0" w:type="auto"/>
            <w:hideMark/>
          </w:tcPr>
          <w:p w14:paraId="7804C545" w14:textId="763489E0" w:rsidR="00C42EA2" w:rsidRPr="00BE2790" w:rsidRDefault="0013076D" w:rsidP="00C42EA2">
            <w:pPr>
              <w:rPr>
                <w:szCs w:val="26"/>
              </w:rPr>
            </w:pPr>
            <w:r w:rsidRPr="0013076D">
              <w:rPr>
                <w:szCs w:val="26"/>
              </w:rPr>
              <w:t>5 main flows (register → browse → cart → checkout → order tracking)</w:t>
            </w:r>
          </w:p>
        </w:tc>
        <w:tc>
          <w:tcPr>
            <w:tcW w:w="0" w:type="auto"/>
            <w:hideMark/>
          </w:tcPr>
          <w:p w14:paraId="6A10F0CF" w14:textId="714FE4C6" w:rsidR="00C42EA2" w:rsidRPr="00BE2790" w:rsidRDefault="00772D5B" w:rsidP="00C42EA2">
            <w:pPr>
              <w:rPr>
                <w:szCs w:val="26"/>
              </w:rPr>
            </w:pPr>
            <w:r w:rsidRPr="00772D5B">
              <w:rPr>
                <w:szCs w:val="26"/>
              </w:rPr>
              <w:t>Limited time for designing and maintaining test cases</w:t>
            </w:r>
          </w:p>
        </w:tc>
      </w:tr>
      <w:tr w:rsidR="00C42EA2" w:rsidRPr="00BE2790" w14:paraId="21A64B97" w14:textId="77777777" w:rsidTr="00830D9C">
        <w:tc>
          <w:tcPr>
            <w:tcW w:w="0" w:type="auto"/>
            <w:hideMark/>
          </w:tcPr>
          <w:p w14:paraId="586EE374" w14:textId="77777777" w:rsidR="00C42EA2" w:rsidRPr="00BE2790" w:rsidRDefault="00C42EA2" w:rsidP="00C42EA2">
            <w:pPr>
              <w:rPr>
                <w:szCs w:val="26"/>
              </w:rPr>
            </w:pPr>
            <w:r w:rsidRPr="00BE2790">
              <w:rPr>
                <w:szCs w:val="26"/>
              </w:rPr>
              <w:t>Performance Testing</w:t>
            </w:r>
          </w:p>
        </w:tc>
        <w:tc>
          <w:tcPr>
            <w:tcW w:w="0" w:type="auto"/>
            <w:hideMark/>
          </w:tcPr>
          <w:p w14:paraId="3118CDF4" w14:textId="094615EC" w:rsidR="00C42EA2" w:rsidRPr="00BE2790" w:rsidRDefault="0013076D" w:rsidP="00C42EA2">
            <w:pPr>
              <w:rPr>
                <w:szCs w:val="26"/>
              </w:rPr>
            </w:pPr>
            <w:r w:rsidRPr="0013076D">
              <w:rPr>
                <w:szCs w:val="26"/>
              </w:rPr>
              <w:t>3 main scenarios (browse, search, checkout) with simulated load</w:t>
            </w:r>
          </w:p>
        </w:tc>
        <w:tc>
          <w:tcPr>
            <w:tcW w:w="0" w:type="auto"/>
            <w:hideMark/>
          </w:tcPr>
          <w:p w14:paraId="1FA1EA4D" w14:textId="51BFE8DD" w:rsidR="00C42EA2" w:rsidRPr="00BE2790" w:rsidRDefault="00AE5580" w:rsidP="00C42EA2">
            <w:pPr>
              <w:rPr>
                <w:szCs w:val="26"/>
              </w:rPr>
            </w:pPr>
            <w:r w:rsidRPr="00AE5580">
              <w:rPr>
                <w:szCs w:val="26"/>
              </w:rPr>
              <w:t>Limited infrastructure resources for testing</w:t>
            </w:r>
          </w:p>
        </w:tc>
      </w:tr>
      <w:tr w:rsidR="00C42EA2" w:rsidRPr="00BE2790" w14:paraId="1E3DAA5D" w14:textId="77777777" w:rsidTr="00830D9C">
        <w:tc>
          <w:tcPr>
            <w:tcW w:w="0" w:type="auto"/>
            <w:hideMark/>
          </w:tcPr>
          <w:p w14:paraId="03AE9B81" w14:textId="77777777" w:rsidR="00C42EA2" w:rsidRPr="00BE2790" w:rsidRDefault="00C42EA2" w:rsidP="00C42EA2">
            <w:pPr>
              <w:rPr>
                <w:szCs w:val="26"/>
              </w:rPr>
            </w:pPr>
            <w:r w:rsidRPr="00BE2790">
              <w:rPr>
                <w:szCs w:val="26"/>
              </w:rPr>
              <w:t>Cross-browser Testing</w:t>
            </w:r>
          </w:p>
        </w:tc>
        <w:tc>
          <w:tcPr>
            <w:tcW w:w="0" w:type="auto"/>
            <w:hideMark/>
          </w:tcPr>
          <w:p w14:paraId="5C904774" w14:textId="637D6622" w:rsidR="00C42EA2" w:rsidRPr="00BE2790" w:rsidRDefault="00772D5B" w:rsidP="00C42EA2">
            <w:pPr>
              <w:rPr>
                <w:szCs w:val="26"/>
              </w:rPr>
            </w:pPr>
            <w:r w:rsidRPr="00772D5B">
              <w:rPr>
                <w:szCs w:val="26"/>
              </w:rPr>
              <w:t>3 major browsers (Chrome, Firefox, Safari)</w:t>
            </w:r>
          </w:p>
        </w:tc>
        <w:tc>
          <w:tcPr>
            <w:tcW w:w="0" w:type="auto"/>
            <w:hideMark/>
          </w:tcPr>
          <w:p w14:paraId="261211B2" w14:textId="2EBEDB55" w:rsidR="00C42EA2" w:rsidRPr="00BE2790" w:rsidRDefault="00AE5580" w:rsidP="00C42EA2">
            <w:pPr>
              <w:rPr>
                <w:szCs w:val="26"/>
              </w:rPr>
            </w:pPr>
            <w:r w:rsidRPr="00AE5580">
              <w:rPr>
                <w:szCs w:val="26"/>
              </w:rPr>
              <w:t>Limited access to multiple testing environments</w:t>
            </w:r>
          </w:p>
        </w:tc>
      </w:tr>
      <w:tr w:rsidR="00C42EA2" w:rsidRPr="00BE2790" w14:paraId="43E61EFF" w14:textId="77777777" w:rsidTr="00830D9C">
        <w:tc>
          <w:tcPr>
            <w:tcW w:w="0" w:type="auto"/>
            <w:hideMark/>
          </w:tcPr>
          <w:p w14:paraId="3EBD7D50" w14:textId="77777777" w:rsidR="00C42EA2" w:rsidRPr="00BE2790" w:rsidRDefault="00C42EA2" w:rsidP="00C42EA2">
            <w:pPr>
              <w:rPr>
                <w:szCs w:val="26"/>
              </w:rPr>
            </w:pPr>
            <w:r w:rsidRPr="00BE2790">
              <w:rPr>
                <w:szCs w:val="26"/>
              </w:rPr>
              <w:t>Mobile Responsive</w:t>
            </w:r>
          </w:p>
        </w:tc>
        <w:tc>
          <w:tcPr>
            <w:tcW w:w="0" w:type="auto"/>
            <w:hideMark/>
          </w:tcPr>
          <w:p w14:paraId="067D4380" w14:textId="77777777" w:rsidR="00C42EA2" w:rsidRPr="00BE2790" w:rsidRDefault="00772D5B" w:rsidP="00C42EA2">
            <w:pPr>
              <w:rPr>
                <w:szCs w:val="26"/>
              </w:rPr>
            </w:pPr>
            <w:r w:rsidRPr="00772D5B">
              <w:rPr>
                <w:szCs w:val="26"/>
              </w:rPr>
              <w:t>3 breakpoints (mobile, tablet, desktop)</w:t>
            </w:r>
          </w:p>
        </w:tc>
        <w:tc>
          <w:tcPr>
            <w:tcW w:w="0" w:type="auto"/>
            <w:hideMark/>
          </w:tcPr>
          <w:p w14:paraId="334A3E76" w14:textId="77777777" w:rsidR="00AE5580" w:rsidRDefault="00AE5580" w:rsidP="00AE5580">
            <w:pPr>
              <w:spacing w:before="0" w:line="240" w:lineRule="auto"/>
              <w:rPr>
                <w:color w:val="auto"/>
                <w:sz w:val="24"/>
              </w:rPr>
            </w:pPr>
            <w:r>
              <w:t>Priority given to desktop experience first</w:t>
            </w:r>
          </w:p>
          <w:p w14:paraId="0E934C63" w14:textId="33285333" w:rsidR="00C42EA2" w:rsidRPr="00BE2790" w:rsidRDefault="00C42EA2" w:rsidP="00C42EA2">
            <w:pPr>
              <w:rPr>
                <w:szCs w:val="26"/>
              </w:rPr>
            </w:pPr>
          </w:p>
        </w:tc>
      </w:tr>
    </w:tbl>
    <w:p w14:paraId="63ABDA2B" w14:textId="6B02812A" w:rsidR="009F1645" w:rsidRPr="00BE2790" w:rsidRDefault="009F1645" w:rsidP="00466DF6">
      <w:pPr>
        <w:pStyle w:val="Heading2"/>
        <w:rPr>
          <w:szCs w:val="26"/>
        </w:rPr>
      </w:pPr>
      <w:bookmarkStart w:id="53" w:name="_Toc217241631"/>
      <w:r w:rsidRPr="00BE2790">
        <w:rPr>
          <w:szCs w:val="26"/>
        </w:rPr>
        <w:t xml:space="preserve">3.4. </w:t>
      </w:r>
      <w:r w:rsidR="001246C2" w:rsidRPr="001246C2">
        <w:rPr>
          <w:szCs w:val="26"/>
        </w:rPr>
        <w:t>Testing Methodology</w:t>
      </w:r>
      <w:bookmarkEnd w:id="53"/>
    </w:p>
    <w:p w14:paraId="52DD974F" w14:textId="6F23C487" w:rsidR="009F1645" w:rsidRPr="00BE2790" w:rsidRDefault="009F1645" w:rsidP="00466DF6">
      <w:pPr>
        <w:pStyle w:val="Heading3"/>
        <w:rPr>
          <w:szCs w:val="26"/>
        </w:rPr>
      </w:pPr>
      <w:bookmarkStart w:id="54" w:name="_Toc217241632"/>
      <w:r w:rsidRPr="00BE2790">
        <w:rPr>
          <w:szCs w:val="26"/>
        </w:rPr>
        <w:t xml:space="preserve">3.4.1. </w:t>
      </w:r>
      <w:r w:rsidR="001246C2" w:rsidRPr="001246C2">
        <w:rPr>
          <w:szCs w:val="26"/>
        </w:rPr>
        <w:t>Overall Methodology Framework</w:t>
      </w:r>
      <w:bookmarkEnd w:id="54"/>
    </w:p>
    <w:p w14:paraId="714AE0CC" w14:textId="22BD78C3" w:rsidR="009F1645" w:rsidRPr="00BE2790" w:rsidRDefault="0071469C" w:rsidP="009F1645">
      <w:pPr>
        <w:rPr>
          <w:szCs w:val="26"/>
        </w:rPr>
      </w:pPr>
      <w:r w:rsidRPr="0071469C">
        <w:rPr>
          <w:szCs w:val="26"/>
        </w:rPr>
        <w:t>The project applies a hybrid methodology combining the traditional V-Model with flexible Agile Testing, personalized for the eCommerce domain</w:t>
      </w:r>
      <w:r w:rsidR="009F1645" w:rsidRPr="00BE2790">
        <w:rPr>
          <w:szCs w:val="26"/>
        </w:rPr>
        <w:t>:</w:t>
      </w:r>
    </w:p>
    <w:p w14:paraId="599F9DC2" w14:textId="17D62A71" w:rsidR="007211CA" w:rsidRPr="00BE2790" w:rsidRDefault="007211CA" w:rsidP="009F1645">
      <w:pPr>
        <w:rPr>
          <w:szCs w:val="26"/>
        </w:rPr>
      </w:pPr>
      <w:r w:rsidRPr="00BE2790">
        <w:rPr>
          <w:noProof/>
          <w:szCs w:val="26"/>
        </w:rPr>
        <w:drawing>
          <wp:inline distT="0" distB="0" distL="0" distR="0" wp14:anchorId="06DF9391" wp14:editId="544B1905">
            <wp:extent cx="5940425" cy="3342005"/>
            <wp:effectExtent l="0" t="0" r="3175" b="0"/>
            <wp:docPr id="1855163120" name="Picture 1" descr="V-Model in Software Development: Complete Guide to Verification and  Validation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odel in Software Development: Complete Guide to Verification and  Validation SDL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0425" cy="3342005"/>
                    </a:xfrm>
                    <a:prstGeom prst="rect">
                      <a:avLst/>
                    </a:prstGeom>
                    <a:noFill/>
                    <a:ln>
                      <a:noFill/>
                    </a:ln>
                  </pic:spPr>
                </pic:pic>
              </a:graphicData>
            </a:graphic>
          </wp:inline>
        </w:drawing>
      </w:r>
    </w:p>
    <w:p w14:paraId="26886E07" w14:textId="77777777" w:rsidR="0071469C" w:rsidRDefault="0071469C" w:rsidP="009F1645">
      <w:pPr>
        <w:rPr>
          <w:szCs w:val="26"/>
        </w:rPr>
      </w:pPr>
    </w:p>
    <w:p w14:paraId="072E207E" w14:textId="77777777" w:rsidR="0071469C" w:rsidRDefault="0071469C" w:rsidP="009F1645">
      <w:pPr>
        <w:rPr>
          <w:szCs w:val="26"/>
        </w:rPr>
      </w:pPr>
    </w:p>
    <w:p w14:paraId="226009A3" w14:textId="54DD5622" w:rsidR="009F1645" w:rsidRPr="00BE2790" w:rsidRDefault="00C8285F" w:rsidP="009F1645">
      <w:pPr>
        <w:rPr>
          <w:szCs w:val="26"/>
        </w:rPr>
      </w:pPr>
      <w:r w:rsidRPr="00BE2790">
        <w:rPr>
          <w:szCs w:val="26"/>
        </w:rPr>
        <w:t xml:space="preserve">- </w:t>
      </w:r>
      <w:r w:rsidR="001E0153" w:rsidRPr="001E0153">
        <w:rPr>
          <w:szCs w:val="26"/>
        </w:rPr>
        <w:t>Applied Philosophy</w:t>
      </w:r>
      <w:r w:rsidR="009F1645" w:rsidRPr="00BE2790">
        <w:rPr>
          <w:szCs w:val="26"/>
        </w:rPr>
        <w:t>:</w:t>
      </w:r>
    </w:p>
    <w:p w14:paraId="595E89F4" w14:textId="2D5A372C" w:rsidR="009F1645" w:rsidRPr="00BE2790" w:rsidRDefault="00C8285F" w:rsidP="009F1645">
      <w:pPr>
        <w:rPr>
          <w:szCs w:val="26"/>
        </w:rPr>
      </w:pPr>
      <w:r w:rsidRPr="00BE2790">
        <w:rPr>
          <w:szCs w:val="26"/>
        </w:rPr>
        <w:t xml:space="preserve">+ </w:t>
      </w:r>
      <w:r w:rsidR="001E0153" w:rsidRPr="001E0153">
        <w:rPr>
          <w:szCs w:val="26"/>
        </w:rPr>
        <w:t>"Testing Pyramid": Prioritize a large number of Unit Tests, a moderate number of Integration Tests, and few but comprehensive E2E Tests</w:t>
      </w:r>
      <w:r w:rsidR="001E0153">
        <w:rPr>
          <w:szCs w:val="26"/>
        </w:rPr>
        <w:t>.</w:t>
      </w:r>
    </w:p>
    <w:p w14:paraId="1ADF4A62" w14:textId="23D9921B" w:rsidR="009F1645" w:rsidRPr="00BE2790" w:rsidRDefault="00C8285F" w:rsidP="009F1645">
      <w:pPr>
        <w:rPr>
          <w:szCs w:val="26"/>
        </w:rPr>
      </w:pPr>
      <w:r w:rsidRPr="00BE2790">
        <w:rPr>
          <w:szCs w:val="26"/>
        </w:rPr>
        <w:t xml:space="preserve">+ </w:t>
      </w:r>
      <w:r w:rsidR="005E1D2F" w:rsidRPr="005E1D2F">
        <w:rPr>
          <w:szCs w:val="26"/>
        </w:rPr>
        <w:t>"Shift-Left": Introduce testing early in the development lifecycle to reduce the cost of change</w:t>
      </w:r>
      <w:r w:rsidR="001E0153">
        <w:rPr>
          <w:szCs w:val="26"/>
        </w:rPr>
        <w:t>.</w:t>
      </w:r>
    </w:p>
    <w:p w14:paraId="033544EE" w14:textId="75E5F3F1" w:rsidR="009F1645" w:rsidRPr="005E1D2F" w:rsidRDefault="00C8285F" w:rsidP="005E1D2F">
      <w:pPr>
        <w:rPr>
          <w:szCs w:val="26"/>
        </w:rPr>
      </w:pPr>
      <w:r w:rsidRPr="00BE2790">
        <w:rPr>
          <w:szCs w:val="26"/>
        </w:rPr>
        <w:t xml:space="preserve">+ </w:t>
      </w:r>
      <w:r w:rsidR="005E1D2F" w:rsidRPr="005E1D2F">
        <w:rPr>
          <w:szCs w:val="26"/>
        </w:rPr>
        <w:t>"Risk-Based": Allocate testing effort according to the risk level of each function.</w:t>
      </w:r>
    </w:p>
    <w:p w14:paraId="2DA22233" w14:textId="58BB8E68" w:rsidR="009F1645" w:rsidRPr="00BE2790" w:rsidRDefault="009F1645" w:rsidP="00C8285F">
      <w:pPr>
        <w:pStyle w:val="Heading3"/>
        <w:rPr>
          <w:szCs w:val="26"/>
        </w:rPr>
      </w:pPr>
      <w:bookmarkStart w:id="55" w:name="_Toc217241633"/>
      <w:r w:rsidRPr="00BE2790">
        <w:rPr>
          <w:szCs w:val="26"/>
        </w:rPr>
        <w:t xml:space="preserve">3.4.2. </w:t>
      </w:r>
      <w:r w:rsidR="005D04E6" w:rsidRPr="005D04E6">
        <w:rPr>
          <w:szCs w:val="26"/>
        </w:rPr>
        <w:t>Testing Levels</w:t>
      </w:r>
      <w:bookmarkEnd w:id="55"/>
    </w:p>
    <w:p w14:paraId="4006B9CC" w14:textId="5F592704" w:rsidR="009F1645" w:rsidRPr="00476C8B" w:rsidRDefault="009F1645" w:rsidP="00C8285F">
      <w:pPr>
        <w:pStyle w:val="Heading4"/>
        <w:rPr>
          <w:i/>
          <w:szCs w:val="26"/>
        </w:rPr>
      </w:pPr>
      <w:r w:rsidRPr="00476C8B">
        <w:rPr>
          <w:szCs w:val="26"/>
        </w:rPr>
        <w:t xml:space="preserve">A. </w:t>
      </w:r>
      <w:r w:rsidR="00476C8B" w:rsidRPr="00476C8B">
        <w:rPr>
          <w:szCs w:val="26"/>
        </w:rPr>
        <w:t>Unit Testing</w:t>
      </w:r>
    </w:p>
    <w:p w14:paraId="5D12AB96" w14:textId="5594C0DE" w:rsidR="009F1645" w:rsidRPr="00BE2790" w:rsidRDefault="00C8285F" w:rsidP="00C8285F">
      <w:pPr>
        <w:ind w:left="284"/>
        <w:rPr>
          <w:szCs w:val="26"/>
        </w:rPr>
      </w:pPr>
      <w:r w:rsidRPr="00BE2790">
        <w:rPr>
          <w:szCs w:val="26"/>
        </w:rPr>
        <w:t xml:space="preserve">- </w:t>
      </w:r>
      <w:r w:rsidR="00567CA2" w:rsidRPr="00567CA2">
        <w:rPr>
          <w:szCs w:val="26"/>
        </w:rPr>
        <w:t>Objective: Verify that each smallest unit of source code works correctly</w:t>
      </w:r>
      <w:r w:rsidR="00567CA2">
        <w:rPr>
          <w:szCs w:val="26"/>
        </w:rPr>
        <w:t>.</w:t>
      </w:r>
    </w:p>
    <w:p w14:paraId="304D8996" w14:textId="7B644539" w:rsidR="009F1645" w:rsidRPr="00BE2790" w:rsidRDefault="00C8285F" w:rsidP="00C8285F">
      <w:pPr>
        <w:ind w:left="284"/>
        <w:rPr>
          <w:szCs w:val="26"/>
        </w:rPr>
      </w:pPr>
      <w:r w:rsidRPr="00BE2790">
        <w:rPr>
          <w:szCs w:val="26"/>
        </w:rPr>
        <w:t xml:space="preserve">- </w:t>
      </w:r>
      <w:r w:rsidR="00E601F7" w:rsidRPr="00E601F7">
        <w:rPr>
          <w:szCs w:val="26"/>
        </w:rPr>
        <w:t>Scope</w:t>
      </w:r>
      <w:r w:rsidR="009F1645" w:rsidRPr="00BE2790">
        <w:rPr>
          <w:szCs w:val="26"/>
        </w:rPr>
        <w:t>:</w:t>
      </w:r>
    </w:p>
    <w:p w14:paraId="29A40F25" w14:textId="228B93F1" w:rsidR="009F1645" w:rsidRPr="00BE2790" w:rsidRDefault="00C8285F" w:rsidP="00C8285F">
      <w:pPr>
        <w:ind w:left="567"/>
        <w:rPr>
          <w:szCs w:val="26"/>
        </w:rPr>
      </w:pPr>
      <w:r w:rsidRPr="00BE2790">
        <w:rPr>
          <w:szCs w:val="26"/>
        </w:rPr>
        <w:t xml:space="preserve">+ </w:t>
      </w:r>
      <w:r w:rsidR="00DE44AE" w:rsidRPr="00DE44AE">
        <w:rPr>
          <w:szCs w:val="26"/>
        </w:rPr>
        <w:t>Utility functions, helper functions</w:t>
      </w:r>
      <w:r w:rsidR="00D71EAE">
        <w:rPr>
          <w:szCs w:val="26"/>
        </w:rPr>
        <w:t>.</w:t>
      </w:r>
    </w:p>
    <w:p w14:paraId="15E5B524" w14:textId="3170A4CC" w:rsidR="009F1645" w:rsidRPr="00BE2790" w:rsidRDefault="00C8285F" w:rsidP="00C8285F">
      <w:pPr>
        <w:ind w:left="567"/>
        <w:rPr>
          <w:szCs w:val="26"/>
        </w:rPr>
      </w:pPr>
      <w:r w:rsidRPr="00BE2790">
        <w:rPr>
          <w:szCs w:val="26"/>
        </w:rPr>
        <w:t xml:space="preserve">+ </w:t>
      </w:r>
      <w:r w:rsidR="00526517" w:rsidRPr="00526517">
        <w:rPr>
          <w:szCs w:val="26"/>
        </w:rPr>
        <w:t>Business logic in services</w:t>
      </w:r>
      <w:r w:rsidR="00D71EAE">
        <w:rPr>
          <w:szCs w:val="26"/>
        </w:rPr>
        <w:t>.</w:t>
      </w:r>
    </w:p>
    <w:p w14:paraId="2862F07C" w14:textId="419C6E62" w:rsidR="009F1645" w:rsidRPr="00BE2790" w:rsidRDefault="00C8285F" w:rsidP="00C8285F">
      <w:pPr>
        <w:ind w:left="567"/>
        <w:rPr>
          <w:szCs w:val="26"/>
        </w:rPr>
      </w:pPr>
      <w:r w:rsidRPr="00BE2790">
        <w:rPr>
          <w:szCs w:val="26"/>
        </w:rPr>
        <w:t xml:space="preserve">+ </w:t>
      </w:r>
      <w:r w:rsidR="009F1645" w:rsidRPr="00BE2790">
        <w:rPr>
          <w:szCs w:val="26"/>
        </w:rPr>
        <w:t>Component logic (React hooks, helpers)</w:t>
      </w:r>
      <w:r w:rsidR="00D71EAE">
        <w:rPr>
          <w:szCs w:val="26"/>
        </w:rPr>
        <w:t>.</w:t>
      </w:r>
    </w:p>
    <w:p w14:paraId="76B086AE" w14:textId="29437ADF" w:rsidR="009F1645" w:rsidRPr="00BE2790" w:rsidRDefault="00C8285F" w:rsidP="00C8285F">
      <w:pPr>
        <w:ind w:left="567"/>
        <w:rPr>
          <w:szCs w:val="26"/>
        </w:rPr>
      </w:pPr>
      <w:r w:rsidRPr="00BE2790">
        <w:rPr>
          <w:szCs w:val="26"/>
        </w:rPr>
        <w:t xml:space="preserve">+ </w:t>
      </w:r>
      <w:r w:rsidR="009F1645" w:rsidRPr="00BE2790">
        <w:rPr>
          <w:szCs w:val="26"/>
        </w:rPr>
        <w:t>Model validators, transformers</w:t>
      </w:r>
      <w:r w:rsidR="00D71EAE">
        <w:rPr>
          <w:szCs w:val="26"/>
        </w:rPr>
        <w:t>.</w:t>
      </w:r>
    </w:p>
    <w:p w14:paraId="6D2BC5E8" w14:textId="38C44F35" w:rsidR="009F1645" w:rsidRPr="00BE2790" w:rsidRDefault="00C8285F" w:rsidP="00C8285F">
      <w:pPr>
        <w:ind w:left="284"/>
        <w:rPr>
          <w:szCs w:val="26"/>
        </w:rPr>
      </w:pPr>
      <w:r w:rsidRPr="00BE2790">
        <w:rPr>
          <w:szCs w:val="26"/>
        </w:rPr>
        <w:t xml:space="preserve">- </w:t>
      </w:r>
      <w:r w:rsidR="007A1C8E" w:rsidRPr="007A1C8E">
        <w:rPr>
          <w:szCs w:val="26"/>
        </w:rPr>
        <w:t>Strategy</w:t>
      </w:r>
      <w:r w:rsidR="009F1645" w:rsidRPr="00BE2790">
        <w:rPr>
          <w:szCs w:val="26"/>
        </w:rPr>
        <w:t>:</w:t>
      </w:r>
    </w:p>
    <w:p w14:paraId="4354497F" w14:textId="7BE9379A" w:rsidR="009F1645" w:rsidRPr="00BE2790" w:rsidRDefault="00C8285F" w:rsidP="00C8285F">
      <w:pPr>
        <w:ind w:left="567"/>
        <w:rPr>
          <w:szCs w:val="26"/>
        </w:rPr>
      </w:pPr>
      <w:r w:rsidRPr="00BE2790">
        <w:rPr>
          <w:szCs w:val="26"/>
        </w:rPr>
        <w:t xml:space="preserve">+ </w:t>
      </w:r>
      <w:r w:rsidR="007A1C8E" w:rsidRPr="007A1C8E">
        <w:rPr>
          <w:szCs w:val="26"/>
        </w:rPr>
        <w:t>Isolation: Mock all external dependencies (database, API calls, file system</w:t>
      </w:r>
      <w:r w:rsidR="009F1645" w:rsidRPr="00BE2790">
        <w:rPr>
          <w:szCs w:val="26"/>
        </w:rPr>
        <w:t>)</w:t>
      </w:r>
      <w:r w:rsidR="00D71EAE">
        <w:rPr>
          <w:szCs w:val="26"/>
        </w:rPr>
        <w:t>.</w:t>
      </w:r>
    </w:p>
    <w:p w14:paraId="13945C7D" w14:textId="4907B6F0" w:rsidR="009F1645" w:rsidRPr="00BE2790" w:rsidRDefault="00C8285F" w:rsidP="00C8285F">
      <w:pPr>
        <w:ind w:left="567"/>
        <w:rPr>
          <w:szCs w:val="26"/>
        </w:rPr>
      </w:pPr>
      <w:r w:rsidRPr="00BE2790">
        <w:rPr>
          <w:szCs w:val="26"/>
        </w:rPr>
        <w:t xml:space="preserve">+ </w:t>
      </w:r>
      <w:r w:rsidR="00B0117F" w:rsidRPr="00B0117F">
        <w:rPr>
          <w:szCs w:val="26"/>
        </w:rPr>
        <w:t>Coverage: Apply code coverage targets</w:t>
      </w:r>
      <w:r w:rsidR="009F1645" w:rsidRPr="00BE2790">
        <w:rPr>
          <w:szCs w:val="26"/>
        </w:rPr>
        <w:t>:</w:t>
      </w:r>
    </w:p>
    <w:p w14:paraId="3DACE899" w14:textId="1471CE45" w:rsidR="009F1645" w:rsidRPr="00BE2790" w:rsidRDefault="00C8285F" w:rsidP="00C8285F">
      <w:pPr>
        <w:ind w:left="567"/>
        <w:rPr>
          <w:szCs w:val="26"/>
        </w:rPr>
      </w:pPr>
      <w:r w:rsidRPr="00BE2790">
        <w:rPr>
          <w:szCs w:val="26"/>
        </w:rPr>
        <w:t xml:space="preserve">+ </w:t>
      </w:r>
      <w:r w:rsidR="009F1645" w:rsidRPr="00BE2790">
        <w:rPr>
          <w:szCs w:val="26"/>
        </w:rPr>
        <w:t>Statement coverage: ≥ 90%</w:t>
      </w:r>
      <w:r w:rsidR="00D71EAE">
        <w:rPr>
          <w:szCs w:val="26"/>
        </w:rPr>
        <w:t>.</w:t>
      </w:r>
    </w:p>
    <w:p w14:paraId="2D641079" w14:textId="6D02E470" w:rsidR="009F1645" w:rsidRPr="00BE2790" w:rsidRDefault="00C8285F" w:rsidP="00C8285F">
      <w:pPr>
        <w:ind w:left="567"/>
        <w:rPr>
          <w:szCs w:val="26"/>
        </w:rPr>
      </w:pPr>
      <w:r w:rsidRPr="00BE2790">
        <w:rPr>
          <w:szCs w:val="26"/>
        </w:rPr>
        <w:t xml:space="preserve">+ </w:t>
      </w:r>
      <w:r w:rsidR="009F1645" w:rsidRPr="00BE2790">
        <w:rPr>
          <w:szCs w:val="26"/>
        </w:rPr>
        <w:t>Branch coverage: ≥ 80%</w:t>
      </w:r>
      <w:r w:rsidR="00D71EAE">
        <w:rPr>
          <w:szCs w:val="26"/>
        </w:rPr>
        <w:t>.</w:t>
      </w:r>
    </w:p>
    <w:p w14:paraId="72D8B218" w14:textId="175AEC24" w:rsidR="009F1645" w:rsidRPr="00BE2790" w:rsidRDefault="00C8285F" w:rsidP="00C8285F">
      <w:pPr>
        <w:ind w:left="567"/>
        <w:rPr>
          <w:szCs w:val="26"/>
        </w:rPr>
      </w:pPr>
      <w:r w:rsidRPr="00BE2790">
        <w:rPr>
          <w:szCs w:val="26"/>
        </w:rPr>
        <w:t xml:space="preserve">+ </w:t>
      </w:r>
      <w:r w:rsidR="009F1645" w:rsidRPr="00BE2790">
        <w:rPr>
          <w:szCs w:val="26"/>
        </w:rPr>
        <w:t xml:space="preserve">Function coverage: 100% </w:t>
      </w:r>
      <w:r w:rsidR="00F7327E">
        <w:rPr>
          <w:szCs w:val="26"/>
        </w:rPr>
        <w:t>for</w:t>
      </w:r>
      <w:r w:rsidR="009F1645" w:rsidRPr="00BE2790">
        <w:rPr>
          <w:szCs w:val="26"/>
        </w:rPr>
        <w:t xml:space="preserve"> critical functions</w:t>
      </w:r>
      <w:r w:rsidR="00D71EAE">
        <w:rPr>
          <w:szCs w:val="26"/>
        </w:rPr>
        <w:t>.</w:t>
      </w:r>
    </w:p>
    <w:p w14:paraId="7E352F23" w14:textId="452C748C" w:rsidR="009F1645" w:rsidRPr="00BE2790" w:rsidRDefault="00C8285F" w:rsidP="00C8285F">
      <w:pPr>
        <w:ind w:left="284"/>
        <w:rPr>
          <w:szCs w:val="26"/>
        </w:rPr>
      </w:pPr>
      <w:r w:rsidRPr="00BE2790">
        <w:rPr>
          <w:szCs w:val="26"/>
        </w:rPr>
        <w:t xml:space="preserve">- </w:t>
      </w:r>
      <w:r w:rsidR="009F1645" w:rsidRPr="00BE2790">
        <w:rPr>
          <w:szCs w:val="26"/>
        </w:rPr>
        <w:t>Test Design:</w:t>
      </w:r>
    </w:p>
    <w:p w14:paraId="595E4B9F" w14:textId="31DFFB7A" w:rsidR="009F1645" w:rsidRPr="00BE2790" w:rsidRDefault="00C8285F" w:rsidP="00C8285F">
      <w:pPr>
        <w:ind w:left="567"/>
        <w:rPr>
          <w:szCs w:val="26"/>
        </w:rPr>
      </w:pPr>
      <w:r w:rsidRPr="00BE2790">
        <w:rPr>
          <w:szCs w:val="26"/>
        </w:rPr>
        <w:t xml:space="preserve">+ </w:t>
      </w:r>
      <w:r w:rsidR="009F1645" w:rsidRPr="00BE2790">
        <w:rPr>
          <w:szCs w:val="26"/>
        </w:rPr>
        <w:t>Equivalence Partitioning cho input parameters</w:t>
      </w:r>
      <w:r w:rsidR="00D71EAE">
        <w:rPr>
          <w:szCs w:val="26"/>
        </w:rPr>
        <w:t>.</w:t>
      </w:r>
    </w:p>
    <w:p w14:paraId="118800FC" w14:textId="78BF4099" w:rsidR="009F1645" w:rsidRPr="00BE2790" w:rsidRDefault="00C8285F" w:rsidP="00C8285F">
      <w:pPr>
        <w:ind w:left="567"/>
        <w:rPr>
          <w:szCs w:val="26"/>
        </w:rPr>
      </w:pPr>
      <w:r w:rsidRPr="00BE2790">
        <w:rPr>
          <w:szCs w:val="26"/>
        </w:rPr>
        <w:t xml:space="preserve">+ </w:t>
      </w:r>
      <w:r w:rsidR="009F1645" w:rsidRPr="00BE2790">
        <w:rPr>
          <w:szCs w:val="26"/>
        </w:rPr>
        <w:t>Boundary Value Analysis cho numeric inputs</w:t>
      </w:r>
      <w:r w:rsidR="00D71EAE">
        <w:rPr>
          <w:szCs w:val="26"/>
        </w:rPr>
        <w:t>.</w:t>
      </w:r>
    </w:p>
    <w:p w14:paraId="299A7E71" w14:textId="1B4334CA" w:rsidR="009F1645" w:rsidRPr="00BE2790" w:rsidRDefault="00C8285F" w:rsidP="00C8285F">
      <w:pPr>
        <w:ind w:left="567"/>
        <w:rPr>
          <w:szCs w:val="26"/>
        </w:rPr>
      </w:pPr>
      <w:r w:rsidRPr="00BE2790">
        <w:rPr>
          <w:szCs w:val="26"/>
        </w:rPr>
        <w:t xml:space="preserve">+ </w:t>
      </w:r>
      <w:r w:rsidR="009F1645" w:rsidRPr="00BE2790">
        <w:rPr>
          <w:szCs w:val="26"/>
        </w:rPr>
        <w:t xml:space="preserve">Error Guessing </w:t>
      </w:r>
      <w:r w:rsidR="00F516A1">
        <w:rPr>
          <w:szCs w:val="26"/>
        </w:rPr>
        <w:t>for</w:t>
      </w:r>
      <w:r w:rsidR="009F1645" w:rsidRPr="00BE2790">
        <w:rPr>
          <w:szCs w:val="26"/>
        </w:rPr>
        <w:t xml:space="preserve"> exception handling</w:t>
      </w:r>
      <w:r w:rsidR="00D71EAE">
        <w:rPr>
          <w:szCs w:val="26"/>
        </w:rPr>
        <w:t>.</w:t>
      </w:r>
    </w:p>
    <w:p w14:paraId="26F1860D" w14:textId="5612BED2" w:rsidR="009F1645" w:rsidRPr="00BE2790" w:rsidRDefault="00C8285F" w:rsidP="00C8285F">
      <w:pPr>
        <w:ind w:left="567"/>
        <w:rPr>
          <w:szCs w:val="26"/>
        </w:rPr>
      </w:pPr>
      <w:r w:rsidRPr="00BE2790">
        <w:rPr>
          <w:szCs w:val="26"/>
        </w:rPr>
        <w:t xml:space="preserve">+ </w:t>
      </w:r>
      <w:r w:rsidR="00273439" w:rsidRPr="00273439">
        <w:rPr>
          <w:szCs w:val="26"/>
        </w:rPr>
        <w:t>Tools:</w:t>
      </w:r>
      <w:r w:rsidR="00273439">
        <w:rPr>
          <w:szCs w:val="26"/>
        </w:rPr>
        <w:t xml:space="preserve"> </w:t>
      </w:r>
      <w:r w:rsidR="009F1645" w:rsidRPr="00BE2790">
        <w:rPr>
          <w:szCs w:val="26"/>
        </w:rPr>
        <w:t>Jest, React Testing Library, Supertest (cho API unit tests)</w:t>
      </w:r>
      <w:r w:rsidR="00D71EAE">
        <w:rPr>
          <w:szCs w:val="26"/>
        </w:rPr>
        <w:t>.</w:t>
      </w:r>
    </w:p>
    <w:p w14:paraId="1AB061C3" w14:textId="5E396B19" w:rsidR="009F1645" w:rsidRPr="00D71EAE" w:rsidRDefault="009F1645" w:rsidP="00C8285F">
      <w:pPr>
        <w:pStyle w:val="Heading4"/>
        <w:rPr>
          <w:i/>
          <w:szCs w:val="26"/>
        </w:rPr>
      </w:pPr>
      <w:r w:rsidRPr="00D71EAE">
        <w:rPr>
          <w:szCs w:val="26"/>
        </w:rPr>
        <w:t xml:space="preserve">B. </w:t>
      </w:r>
      <w:r w:rsidR="00273439" w:rsidRPr="00273439">
        <w:rPr>
          <w:szCs w:val="26"/>
        </w:rPr>
        <w:t>Integration Testing</w:t>
      </w:r>
      <w:r w:rsidRPr="00D71EAE">
        <w:rPr>
          <w:szCs w:val="26"/>
        </w:rPr>
        <w:t xml:space="preserve"> </w:t>
      </w:r>
    </w:p>
    <w:p w14:paraId="7BA342CA" w14:textId="09F4159E" w:rsidR="009F1645" w:rsidRPr="00BE2790" w:rsidRDefault="00C8285F" w:rsidP="00C8285F">
      <w:pPr>
        <w:ind w:left="284"/>
        <w:rPr>
          <w:szCs w:val="26"/>
        </w:rPr>
      </w:pPr>
      <w:r w:rsidRPr="00BE2790">
        <w:rPr>
          <w:szCs w:val="26"/>
        </w:rPr>
        <w:t xml:space="preserve">- </w:t>
      </w:r>
      <w:r w:rsidR="00595562" w:rsidRPr="00595562">
        <w:rPr>
          <w:szCs w:val="26"/>
        </w:rPr>
        <w:t>Objective: Verify interaction between system components</w:t>
      </w:r>
      <w:r w:rsidR="00D71EAE">
        <w:rPr>
          <w:szCs w:val="26"/>
        </w:rPr>
        <w:t>.</w:t>
      </w:r>
    </w:p>
    <w:p w14:paraId="41462E21" w14:textId="4EBA179B" w:rsidR="009F1645" w:rsidRPr="00BE2790" w:rsidRDefault="00C8285F" w:rsidP="00C8285F">
      <w:pPr>
        <w:ind w:left="284"/>
        <w:rPr>
          <w:szCs w:val="26"/>
        </w:rPr>
      </w:pPr>
      <w:r w:rsidRPr="00BE2790">
        <w:rPr>
          <w:szCs w:val="26"/>
        </w:rPr>
        <w:t xml:space="preserve">- </w:t>
      </w:r>
      <w:r w:rsidR="00595562" w:rsidRPr="00595562">
        <w:rPr>
          <w:szCs w:val="26"/>
        </w:rPr>
        <w:t>Scope</w:t>
      </w:r>
      <w:r w:rsidR="009F1645" w:rsidRPr="00BE2790">
        <w:rPr>
          <w:szCs w:val="26"/>
        </w:rPr>
        <w:t>:</w:t>
      </w:r>
    </w:p>
    <w:p w14:paraId="3C646D73" w14:textId="3D93DC89" w:rsidR="009F1645" w:rsidRPr="00BE2790" w:rsidRDefault="00C8285F" w:rsidP="00C8285F">
      <w:pPr>
        <w:ind w:left="567"/>
        <w:rPr>
          <w:szCs w:val="26"/>
        </w:rPr>
      </w:pPr>
      <w:r w:rsidRPr="00BE2790">
        <w:rPr>
          <w:szCs w:val="26"/>
        </w:rPr>
        <w:t xml:space="preserve">+ </w:t>
      </w:r>
      <w:r w:rsidR="00477320" w:rsidRPr="00477320">
        <w:rPr>
          <w:szCs w:val="26"/>
        </w:rPr>
        <w:t>API endpoints with database (controller → service → model → database</w:t>
      </w:r>
      <w:r w:rsidR="009F1645" w:rsidRPr="00BE2790">
        <w:rPr>
          <w:szCs w:val="26"/>
        </w:rPr>
        <w:t>)</w:t>
      </w:r>
      <w:r w:rsidR="00D71EAE">
        <w:rPr>
          <w:szCs w:val="26"/>
        </w:rPr>
        <w:t>.</w:t>
      </w:r>
    </w:p>
    <w:p w14:paraId="73C796DC" w14:textId="2277B44F" w:rsidR="009F1645" w:rsidRPr="00BE2790" w:rsidRDefault="00C8285F" w:rsidP="00C8285F">
      <w:pPr>
        <w:ind w:left="567"/>
        <w:rPr>
          <w:szCs w:val="26"/>
        </w:rPr>
      </w:pPr>
      <w:r w:rsidRPr="00BE2790">
        <w:rPr>
          <w:szCs w:val="26"/>
        </w:rPr>
        <w:t xml:space="preserve">+ </w:t>
      </w:r>
      <w:r w:rsidR="00567DDF" w:rsidRPr="00567DDF">
        <w:rPr>
          <w:szCs w:val="26"/>
        </w:rPr>
        <w:t>Frontend components with backend APIs</w:t>
      </w:r>
      <w:r w:rsidR="00D71EAE">
        <w:rPr>
          <w:szCs w:val="26"/>
        </w:rPr>
        <w:t>.</w:t>
      </w:r>
    </w:p>
    <w:p w14:paraId="4AF37E11" w14:textId="15251609" w:rsidR="009F1645" w:rsidRPr="00BE2790" w:rsidRDefault="00C8285F" w:rsidP="00C8285F">
      <w:pPr>
        <w:ind w:left="567"/>
        <w:rPr>
          <w:szCs w:val="26"/>
        </w:rPr>
      </w:pPr>
      <w:r w:rsidRPr="00BE2790">
        <w:rPr>
          <w:szCs w:val="26"/>
        </w:rPr>
        <w:t xml:space="preserve">+ </w:t>
      </w:r>
      <w:r w:rsidR="009F1645" w:rsidRPr="00BE2790">
        <w:rPr>
          <w:szCs w:val="26"/>
        </w:rPr>
        <w:t>Service-to-service communication</w:t>
      </w:r>
      <w:r w:rsidR="00D71EAE">
        <w:rPr>
          <w:szCs w:val="26"/>
        </w:rPr>
        <w:t>.</w:t>
      </w:r>
    </w:p>
    <w:p w14:paraId="7A382DA9" w14:textId="6D3F5256" w:rsidR="009F1645" w:rsidRPr="00BE2790" w:rsidRDefault="00C8285F" w:rsidP="00C8285F">
      <w:pPr>
        <w:ind w:left="567"/>
        <w:rPr>
          <w:szCs w:val="26"/>
        </w:rPr>
      </w:pPr>
      <w:r w:rsidRPr="00BE2790">
        <w:rPr>
          <w:szCs w:val="26"/>
        </w:rPr>
        <w:t xml:space="preserve">+ </w:t>
      </w:r>
      <w:r w:rsidR="009F1645" w:rsidRPr="00BE2790">
        <w:rPr>
          <w:szCs w:val="26"/>
        </w:rPr>
        <w:t>Third-party service integrations</w:t>
      </w:r>
      <w:r w:rsidR="00D71EAE">
        <w:rPr>
          <w:szCs w:val="26"/>
        </w:rPr>
        <w:t>.</w:t>
      </w:r>
    </w:p>
    <w:p w14:paraId="583CA447" w14:textId="3380C258" w:rsidR="009F1645" w:rsidRPr="00BE2790" w:rsidRDefault="00C8285F" w:rsidP="00C8285F">
      <w:pPr>
        <w:ind w:left="284"/>
        <w:rPr>
          <w:szCs w:val="26"/>
        </w:rPr>
      </w:pPr>
      <w:r w:rsidRPr="00BE2790">
        <w:rPr>
          <w:szCs w:val="26"/>
        </w:rPr>
        <w:t xml:space="preserve">- </w:t>
      </w:r>
      <w:r w:rsidR="002C4B22" w:rsidRPr="002C4B22">
        <w:rPr>
          <w:szCs w:val="26"/>
        </w:rPr>
        <w:t>Strategy</w:t>
      </w:r>
      <w:r w:rsidR="009F1645" w:rsidRPr="00BE2790">
        <w:rPr>
          <w:szCs w:val="26"/>
        </w:rPr>
        <w:t>:</w:t>
      </w:r>
    </w:p>
    <w:p w14:paraId="2977299C" w14:textId="57EBF15D" w:rsidR="009F1645" w:rsidRPr="00BE2790" w:rsidRDefault="00C8285F" w:rsidP="00C8285F">
      <w:pPr>
        <w:ind w:left="567"/>
        <w:rPr>
          <w:szCs w:val="26"/>
        </w:rPr>
      </w:pPr>
      <w:r w:rsidRPr="00BE2790">
        <w:rPr>
          <w:szCs w:val="26"/>
        </w:rPr>
        <w:t xml:space="preserve">+ </w:t>
      </w:r>
      <w:r w:rsidR="002C4B22" w:rsidRPr="002C4B22">
        <w:rPr>
          <w:szCs w:val="26"/>
        </w:rPr>
        <w:t>Incremental Integration: Bottom-up approach, starting from data layer up to API layer</w:t>
      </w:r>
      <w:r w:rsidR="00D71EAE">
        <w:rPr>
          <w:szCs w:val="26"/>
        </w:rPr>
        <w:t>.</w:t>
      </w:r>
    </w:p>
    <w:p w14:paraId="5B841C23" w14:textId="0ECC33E2" w:rsidR="009F1645" w:rsidRPr="00BE2790" w:rsidRDefault="00C8285F" w:rsidP="00C8285F">
      <w:pPr>
        <w:ind w:left="567"/>
        <w:rPr>
          <w:szCs w:val="26"/>
        </w:rPr>
      </w:pPr>
      <w:r w:rsidRPr="00BE2790">
        <w:rPr>
          <w:szCs w:val="26"/>
        </w:rPr>
        <w:t xml:space="preserve">+ </w:t>
      </w:r>
      <w:r w:rsidR="0044054A" w:rsidRPr="0044054A">
        <w:rPr>
          <w:szCs w:val="26"/>
        </w:rPr>
        <w:t>Database Integration: Use test database with transaction rollback</w:t>
      </w:r>
      <w:r w:rsidR="00D71EAE">
        <w:rPr>
          <w:szCs w:val="26"/>
        </w:rPr>
        <w:t>.</w:t>
      </w:r>
    </w:p>
    <w:p w14:paraId="76385C14" w14:textId="1F02AF41" w:rsidR="009F1645" w:rsidRPr="00BE2790" w:rsidRDefault="00C8285F" w:rsidP="00C8285F">
      <w:pPr>
        <w:ind w:left="567"/>
        <w:rPr>
          <w:szCs w:val="26"/>
        </w:rPr>
      </w:pPr>
      <w:r w:rsidRPr="00BE2790">
        <w:rPr>
          <w:szCs w:val="26"/>
        </w:rPr>
        <w:t xml:space="preserve">+ </w:t>
      </w:r>
      <w:r w:rsidR="0044054A" w:rsidRPr="0044054A">
        <w:rPr>
          <w:szCs w:val="26"/>
        </w:rPr>
        <w:t>API Contract Testing: Verify request/response schema consistency</w:t>
      </w:r>
      <w:r w:rsidR="00D71EAE">
        <w:rPr>
          <w:szCs w:val="26"/>
        </w:rPr>
        <w:t>.</w:t>
      </w:r>
    </w:p>
    <w:p w14:paraId="6B3164A6" w14:textId="3E9DDBA8" w:rsidR="009F1645" w:rsidRPr="00BE2790" w:rsidRDefault="00C8285F" w:rsidP="00C8285F">
      <w:pPr>
        <w:ind w:left="567"/>
        <w:rPr>
          <w:szCs w:val="26"/>
        </w:rPr>
      </w:pPr>
      <w:r w:rsidRPr="00BE2790">
        <w:rPr>
          <w:szCs w:val="26"/>
        </w:rPr>
        <w:t xml:space="preserve">+ </w:t>
      </w:r>
      <w:r w:rsidR="003E6887" w:rsidRPr="003E6887">
        <w:rPr>
          <w:szCs w:val="26"/>
        </w:rPr>
        <w:t>End-to-End Integration: Test business workflows across multiple services</w:t>
      </w:r>
      <w:r w:rsidR="00D71EAE">
        <w:rPr>
          <w:szCs w:val="26"/>
        </w:rPr>
        <w:t>.</w:t>
      </w:r>
    </w:p>
    <w:p w14:paraId="60EF1808" w14:textId="0B7FDF4A" w:rsidR="009F1645" w:rsidRPr="00BE2790" w:rsidRDefault="00C8285F" w:rsidP="00C8285F">
      <w:pPr>
        <w:ind w:left="284"/>
        <w:rPr>
          <w:szCs w:val="26"/>
        </w:rPr>
      </w:pPr>
      <w:r w:rsidRPr="00BE2790">
        <w:rPr>
          <w:szCs w:val="26"/>
        </w:rPr>
        <w:t xml:space="preserve">- </w:t>
      </w:r>
      <w:r w:rsidR="00970B00">
        <w:rPr>
          <w:szCs w:val="26"/>
        </w:rPr>
        <w:t>T</w:t>
      </w:r>
      <w:r w:rsidR="00970B00" w:rsidRPr="00970B00">
        <w:rPr>
          <w:szCs w:val="26"/>
        </w:rPr>
        <w:t>ools: Jest with test containers, Supertest, Cypress (for frontend-backend integration</w:t>
      </w:r>
      <w:r w:rsidR="009F1645" w:rsidRPr="00BE2790">
        <w:rPr>
          <w:szCs w:val="26"/>
        </w:rPr>
        <w:t>)</w:t>
      </w:r>
      <w:r w:rsidR="00D71EAE">
        <w:rPr>
          <w:szCs w:val="26"/>
        </w:rPr>
        <w:t>.</w:t>
      </w:r>
    </w:p>
    <w:p w14:paraId="5599B2E7" w14:textId="7687FA6B" w:rsidR="002E019E" w:rsidRPr="00D71EAE" w:rsidRDefault="009F1645" w:rsidP="00941DA0">
      <w:pPr>
        <w:pStyle w:val="Heading4"/>
        <w:rPr>
          <w:ins w:id="56" w:author="{D14F7BB4-22B0-46B7-A660-788EF7F62E68}" w:date="2025-12-20T12:34:00Z" w16du:dateUtc="2025-12-20T05:34:00Z"/>
          <w:i/>
          <w:szCs w:val="26"/>
        </w:rPr>
      </w:pPr>
      <w:r w:rsidRPr="00D71EAE">
        <w:rPr>
          <w:szCs w:val="26"/>
        </w:rPr>
        <w:t xml:space="preserve">C. </w:t>
      </w:r>
      <w:r w:rsidR="009B03B3" w:rsidRPr="009B03B3">
        <w:rPr>
          <w:szCs w:val="26"/>
        </w:rPr>
        <w:t>System Testing</w:t>
      </w:r>
    </w:p>
    <w:p w14:paraId="11E4725E" w14:textId="5CBFD12F" w:rsidR="009F1645" w:rsidRPr="00BE2790" w:rsidRDefault="00C8285F" w:rsidP="00C8285F">
      <w:pPr>
        <w:ind w:left="284"/>
        <w:rPr>
          <w:szCs w:val="26"/>
        </w:rPr>
      </w:pPr>
      <w:r w:rsidRPr="00BE2790">
        <w:rPr>
          <w:szCs w:val="26"/>
        </w:rPr>
        <w:t xml:space="preserve">- </w:t>
      </w:r>
      <w:r w:rsidR="00B22544" w:rsidRPr="00B22544">
        <w:rPr>
          <w:szCs w:val="26"/>
        </w:rPr>
        <w:t>Objective: Verify that the entire system functions according to requirements</w:t>
      </w:r>
      <w:r w:rsidR="00D71EAE">
        <w:rPr>
          <w:szCs w:val="26"/>
        </w:rPr>
        <w:t>.</w:t>
      </w:r>
    </w:p>
    <w:p w14:paraId="04042EFC" w14:textId="077E1082" w:rsidR="009F1645" w:rsidRPr="00BE2790" w:rsidRDefault="00C8285F" w:rsidP="00C8285F">
      <w:pPr>
        <w:ind w:left="284"/>
        <w:rPr>
          <w:szCs w:val="26"/>
        </w:rPr>
      </w:pPr>
      <w:r w:rsidRPr="00BE2790">
        <w:rPr>
          <w:szCs w:val="26"/>
        </w:rPr>
        <w:t xml:space="preserve">- </w:t>
      </w:r>
      <w:r w:rsidR="00B22544" w:rsidRPr="00B22544">
        <w:rPr>
          <w:szCs w:val="26"/>
        </w:rPr>
        <w:t>Scope</w:t>
      </w:r>
      <w:r w:rsidR="009F1645" w:rsidRPr="00BE2790">
        <w:rPr>
          <w:szCs w:val="26"/>
        </w:rPr>
        <w:t>:</w:t>
      </w:r>
    </w:p>
    <w:p w14:paraId="2F8B1AD1" w14:textId="1AC976CC" w:rsidR="009F1645" w:rsidRPr="00BE2790" w:rsidRDefault="00C8285F" w:rsidP="00C8285F">
      <w:pPr>
        <w:ind w:left="567"/>
        <w:rPr>
          <w:szCs w:val="26"/>
        </w:rPr>
      </w:pPr>
      <w:r w:rsidRPr="00BE2790">
        <w:rPr>
          <w:szCs w:val="26"/>
        </w:rPr>
        <w:t xml:space="preserve">+ </w:t>
      </w:r>
      <w:r w:rsidR="00E42ED6" w:rsidRPr="00E42ED6">
        <w:rPr>
          <w:szCs w:val="26"/>
        </w:rPr>
        <w:t>End-to-end user journeys</w:t>
      </w:r>
      <w:r w:rsidR="00D71EAE">
        <w:rPr>
          <w:szCs w:val="26"/>
        </w:rPr>
        <w:t>.</w:t>
      </w:r>
    </w:p>
    <w:p w14:paraId="06909048" w14:textId="2FEE371D" w:rsidR="009F1645" w:rsidRPr="00BE2790" w:rsidRDefault="00C8285F" w:rsidP="00C8285F">
      <w:pPr>
        <w:ind w:left="567"/>
        <w:rPr>
          <w:szCs w:val="26"/>
        </w:rPr>
      </w:pPr>
      <w:r w:rsidRPr="00BE2790">
        <w:rPr>
          <w:szCs w:val="26"/>
        </w:rPr>
        <w:t xml:space="preserve">+ </w:t>
      </w:r>
      <w:r w:rsidR="00E42ED6" w:rsidRPr="00E42ED6">
        <w:rPr>
          <w:szCs w:val="26"/>
        </w:rPr>
        <w:t>Complete business workflows</w:t>
      </w:r>
      <w:r w:rsidR="00D71EAE">
        <w:rPr>
          <w:szCs w:val="26"/>
        </w:rPr>
        <w:t>.</w:t>
      </w:r>
    </w:p>
    <w:p w14:paraId="72FBD127" w14:textId="3722639C" w:rsidR="009F1645" w:rsidRPr="00BE2790" w:rsidRDefault="00C8285F" w:rsidP="00C8285F">
      <w:pPr>
        <w:ind w:left="567"/>
        <w:rPr>
          <w:szCs w:val="26"/>
        </w:rPr>
      </w:pPr>
      <w:r w:rsidRPr="00BE2790">
        <w:rPr>
          <w:szCs w:val="26"/>
        </w:rPr>
        <w:t xml:space="preserve">+ </w:t>
      </w:r>
      <w:r w:rsidR="00437C3A" w:rsidRPr="00437C3A">
        <w:rPr>
          <w:szCs w:val="26"/>
        </w:rPr>
        <w:t>Cross-module functionality</w:t>
      </w:r>
      <w:r w:rsidR="00D71EAE">
        <w:rPr>
          <w:szCs w:val="26"/>
        </w:rPr>
        <w:t>.</w:t>
      </w:r>
    </w:p>
    <w:p w14:paraId="4193AB72" w14:textId="3D5428F8" w:rsidR="009F1645" w:rsidRPr="00BE2790" w:rsidRDefault="00C8285F" w:rsidP="00C8285F">
      <w:pPr>
        <w:ind w:left="567"/>
        <w:rPr>
          <w:szCs w:val="26"/>
        </w:rPr>
      </w:pPr>
      <w:r w:rsidRPr="00BE2790">
        <w:rPr>
          <w:szCs w:val="26"/>
        </w:rPr>
        <w:t xml:space="preserve">+ </w:t>
      </w:r>
      <w:r w:rsidR="00437C3A" w:rsidRPr="00437C3A">
        <w:rPr>
          <w:szCs w:val="26"/>
        </w:rPr>
        <w:t>Non-functional requirements</w:t>
      </w:r>
      <w:r w:rsidR="00D71EAE">
        <w:rPr>
          <w:szCs w:val="26"/>
        </w:rPr>
        <w:t>.</w:t>
      </w:r>
    </w:p>
    <w:p w14:paraId="59250C01" w14:textId="643D185D" w:rsidR="009F1645" w:rsidRPr="00BE2790" w:rsidRDefault="00C8285F" w:rsidP="00C8285F">
      <w:pPr>
        <w:ind w:left="284"/>
        <w:rPr>
          <w:szCs w:val="26"/>
        </w:rPr>
      </w:pPr>
      <w:r w:rsidRPr="00BE2790">
        <w:rPr>
          <w:szCs w:val="26"/>
        </w:rPr>
        <w:t xml:space="preserve">- </w:t>
      </w:r>
      <w:r w:rsidR="00437C3A" w:rsidRPr="00437C3A">
        <w:rPr>
          <w:szCs w:val="26"/>
        </w:rPr>
        <w:t>Strategy</w:t>
      </w:r>
      <w:r w:rsidR="009F1645" w:rsidRPr="00BE2790">
        <w:rPr>
          <w:szCs w:val="26"/>
        </w:rPr>
        <w:t>:</w:t>
      </w:r>
    </w:p>
    <w:p w14:paraId="7D4A6929" w14:textId="32CCE547" w:rsidR="009F1645" w:rsidRPr="00BE2790" w:rsidRDefault="00C8285F" w:rsidP="00C8285F">
      <w:pPr>
        <w:ind w:left="567"/>
        <w:rPr>
          <w:szCs w:val="26"/>
        </w:rPr>
      </w:pPr>
      <w:r w:rsidRPr="00BE2790">
        <w:rPr>
          <w:szCs w:val="26"/>
        </w:rPr>
        <w:t xml:space="preserve">+ </w:t>
      </w:r>
      <w:r w:rsidR="003D4071" w:rsidRPr="003D4071">
        <w:rPr>
          <w:szCs w:val="26"/>
        </w:rPr>
        <w:t>Scenario-Based Testing: Design test cases based on user stories</w:t>
      </w:r>
      <w:r w:rsidR="00D71EAE">
        <w:rPr>
          <w:szCs w:val="26"/>
        </w:rPr>
        <w:t>.</w:t>
      </w:r>
    </w:p>
    <w:p w14:paraId="2AB15231" w14:textId="59DFE624" w:rsidR="009F1645" w:rsidRPr="00BE2790" w:rsidRDefault="00C8285F" w:rsidP="00C8285F">
      <w:pPr>
        <w:ind w:left="567"/>
        <w:rPr>
          <w:szCs w:val="26"/>
        </w:rPr>
      </w:pPr>
      <w:r w:rsidRPr="00BE2790">
        <w:rPr>
          <w:szCs w:val="26"/>
        </w:rPr>
        <w:t xml:space="preserve">+ </w:t>
      </w:r>
      <w:r w:rsidR="003D4071" w:rsidRPr="003D4071">
        <w:rPr>
          <w:szCs w:val="26"/>
        </w:rPr>
        <w:t>Exploratory Testing: Supplement to discover scenarios not covered by scripted tests</w:t>
      </w:r>
      <w:r w:rsidR="00D71EAE">
        <w:rPr>
          <w:szCs w:val="26"/>
        </w:rPr>
        <w:t>.</w:t>
      </w:r>
    </w:p>
    <w:p w14:paraId="6FAAE4DC" w14:textId="401CBD8B" w:rsidR="009F1645" w:rsidRPr="00BE2790" w:rsidRDefault="00C8285F" w:rsidP="00C8285F">
      <w:pPr>
        <w:ind w:left="567"/>
        <w:rPr>
          <w:szCs w:val="26"/>
        </w:rPr>
      </w:pPr>
      <w:r w:rsidRPr="00BE2790">
        <w:rPr>
          <w:szCs w:val="26"/>
        </w:rPr>
        <w:t xml:space="preserve">+ </w:t>
      </w:r>
      <w:r w:rsidR="003D4071" w:rsidRPr="003D4071">
        <w:rPr>
          <w:szCs w:val="26"/>
        </w:rPr>
        <w:t>Regression Testing: Ensure current functionality is not affected by new changes</w:t>
      </w:r>
      <w:r w:rsidR="00D71EAE">
        <w:rPr>
          <w:szCs w:val="26"/>
        </w:rPr>
        <w:t>.</w:t>
      </w:r>
    </w:p>
    <w:p w14:paraId="0A1ABB92" w14:textId="4647062F" w:rsidR="009F1645" w:rsidRPr="00BE2790" w:rsidRDefault="00C8285F" w:rsidP="00C8285F">
      <w:pPr>
        <w:ind w:left="284"/>
        <w:rPr>
          <w:szCs w:val="26"/>
        </w:rPr>
      </w:pPr>
      <w:r w:rsidRPr="00BE2790">
        <w:rPr>
          <w:szCs w:val="26"/>
        </w:rPr>
        <w:t xml:space="preserve">- </w:t>
      </w:r>
      <w:r w:rsidR="00F3410D" w:rsidRPr="00F3410D">
        <w:rPr>
          <w:szCs w:val="26"/>
        </w:rPr>
        <w:t>Tools: Cypress, k6 (performance), OWASP ZAP (security)</w:t>
      </w:r>
      <w:r w:rsidR="00D71EAE">
        <w:rPr>
          <w:szCs w:val="26"/>
        </w:rPr>
        <w:t>.</w:t>
      </w:r>
    </w:p>
    <w:p w14:paraId="5C4E00AB" w14:textId="2FEBCF39" w:rsidR="002E019E" w:rsidRPr="00BE2790" w:rsidRDefault="009F1645" w:rsidP="00941DA0">
      <w:pPr>
        <w:pStyle w:val="Heading4"/>
        <w:rPr>
          <w:ins w:id="57" w:author="{D14F7BB4-22B0-46B7-A660-788EF7F62E68}" w:date="2025-12-20T12:35:00Z" w16du:dateUtc="2025-12-20T05:35:00Z"/>
          <w:szCs w:val="26"/>
        </w:rPr>
      </w:pPr>
      <w:r w:rsidRPr="00D71EAE">
        <w:rPr>
          <w:szCs w:val="26"/>
        </w:rPr>
        <w:t xml:space="preserve">D. </w:t>
      </w:r>
      <w:r w:rsidR="00F3410D" w:rsidRPr="00F3410D">
        <w:rPr>
          <w:szCs w:val="26"/>
        </w:rPr>
        <w:t>Acceptance Testing</w:t>
      </w:r>
      <w:r w:rsidR="00D71EAE">
        <w:rPr>
          <w:szCs w:val="26"/>
        </w:rPr>
        <w:t>.</w:t>
      </w:r>
    </w:p>
    <w:p w14:paraId="46AEC7E7" w14:textId="3423FC42" w:rsidR="009F1645" w:rsidRPr="00BE2790" w:rsidRDefault="00C8285F" w:rsidP="00C8285F">
      <w:pPr>
        <w:ind w:left="284"/>
        <w:rPr>
          <w:szCs w:val="26"/>
        </w:rPr>
      </w:pPr>
      <w:r w:rsidRPr="00BE2790">
        <w:rPr>
          <w:szCs w:val="26"/>
        </w:rPr>
        <w:t xml:space="preserve">- </w:t>
      </w:r>
      <w:r w:rsidR="00F3410D" w:rsidRPr="00F3410D">
        <w:rPr>
          <w:szCs w:val="26"/>
        </w:rPr>
        <w:t>Objective: Verify that the system meets business requirements and is ready for deployment</w:t>
      </w:r>
      <w:r w:rsidR="00D71EAE">
        <w:rPr>
          <w:szCs w:val="26"/>
        </w:rPr>
        <w:t>.</w:t>
      </w:r>
    </w:p>
    <w:p w14:paraId="3A37CF32" w14:textId="67FD4A44" w:rsidR="009F1645" w:rsidRPr="00BE2790" w:rsidRDefault="00C8285F" w:rsidP="00C8285F">
      <w:pPr>
        <w:ind w:left="284"/>
        <w:rPr>
          <w:szCs w:val="26"/>
        </w:rPr>
      </w:pPr>
      <w:r w:rsidRPr="00BE2790">
        <w:rPr>
          <w:szCs w:val="26"/>
        </w:rPr>
        <w:t xml:space="preserve">- </w:t>
      </w:r>
      <w:r w:rsidR="00132BA9" w:rsidRPr="00132BA9">
        <w:rPr>
          <w:szCs w:val="26"/>
        </w:rPr>
        <w:t>Scope</w:t>
      </w:r>
      <w:r w:rsidR="009F1645" w:rsidRPr="00BE2790">
        <w:rPr>
          <w:szCs w:val="26"/>
        </w:rPr>
        <w:t>:</w:t>
      </w:r>
    </w:p>
    <w:p w14:paraId="0A1488AF" w14:textId="649ECC7A" w:rsidR="009F1645" w:rsidRPr="00BE2790" w:rsidRDefault="00C8285F" w:rsidP="00C8285F">
      <w:pPr>
        <w:ind w:left="567"/>
        <w:rPr>
          <w:szCs w:val="26"/>
        </w:rPr>
      </w:pPr>
      <w:r w:rsidRPr="00BE2790">
        <w:rPr>
          <w:szCs w:val="26"/>
        </w:rPr>
        <w:t xml:space="preserve">+ </w:t>
      </w:r>
      <w:r w:rsidR="00132BA9" w:rsidRPr="00132BA9">
        <w:rPr>
          <w:szCs w:val="26"/>
        </w:rPr>
        <w:t>User acceptance testing (UAT) with end-users</w:t>
      </w:r>
      <w:r w:rsidR="00D71EAE">
        <w:rPr>
          <w:szCs w:val="26"/>
        </w:rPr>
        <w:t>.</w:t>
      </w:r>
    </w:p>
    <w:p w14:paraId="50CC5B0B" w14:textId="5B6EB4FF" w:rsidR="009F1645" w:rsidRPr="00BE2790" w:rsidRDefault="00C8285F" w:rsidP="00C8285F">
      <w:pPr>
        <w:ind w:left="567"/>
        <w:rPr>
          <w:szCs w:val="26"/>
        </w:rPr>
      </w:pPr>
      <w:r w:rsidRPr="00BE2790">
        <w:rPr>
          <w:szCs w:val="26"/>
        </w:rPr>
        <w:t xml:space="preserve">+ </w:t>
      </w:r>
      <w:r w:rsidR="005D0AFA" w:rsidRPr="005D0AFA">
        <w:rPr>
          <w:szCs w:val="26"/>
        </w:rPr>
        <w:t>Business acceptance testing (BAT) with stakeholders</w:t>
      </w:r>
      <w:r w:rsidR="00D71EAE">
        <w:rPr>
          <w:szCs w:val="26"/>
        </w:rPr>
        <w:t>.</w:t>
      </w:r>
    </w:p>
    <w:p w14:paraId="4ACD9B0C" w14:textId="1A854681" w:rsidR="009F1645" w:rsidRPr="00BE2790" w:rsidRDefault="00C8285F" w:rsidP="00C8285F">
      <w:pPr>
        <w:ind w:left="567"/>
        <w:rPr>
          <w:szCs w:val="26"/>
        </w:rPr>
      </w:pPr>
      <w:r w:rsidRPr="00BE2790">
        <w:rPr>
          <w:szCs w:val="26"/>
        </w:rPr>
        <w:t xml:space="preserve">+ </w:t>
      </w:r>
      <w:r w:rsidR="009F1645" w:rsidRPr="00BE2790">
        <w:rPr>
          <w:szCs w:val="26"/>
        </w:rPr>
        <w:t>Operational acceptance testing (OAT) cho deployment</w:t>
      </w:r>
      <w:r w:rsidR="00D71EAE">
        <w:rPr>
          <w:szCs w:val="26"/>
        </w:rPr>
        <w:t>.</w:t>
      </w:r>
    </w:p>
    <w:p w14:paraId="4CC20455" w14:textId="0174E9A9" w:rsidR="009F1645" w:rsidRPr="00BE2790" w:rsidRDefault="00C8285F" w:rsidP="00C8285F">
      <w:pPr>
        <w:ind w:left="284"/>
        <w:rPr>
          <w:szCs w:val="26"/>
        </w:rPr>
      </w:pPr>
      <w:r w:rsidRPr="00BE2790">
        <w:rPr>
          <w:szCs w:val="26"/>
        </w:rPr>
        <w:t xml:space="preserve">- </w:t>
      </w:r>
      <w:r w:rsidR="00B837E1" w:rsidRPr="00B837E1">
        <w:rPr>
          <w:szCs w:val="26"/>
        </w:rPr>
        <w:t>Strategy</w:t>
      </w:r>
      <w:r w:rsidR="009F1645" w:rsidRPr="00BE2790">
        <w:rPr>
          <w:szCs w:val="26"/>
        </w:rPr>
        <w:t>:</w:t>
      </w:r>
    </w:p>
    <w:p w14:paraId="4A2D1D13" w14:textId="348EB8C7" w:rsidR="009F1645" w:rsidRPr="00BE2790" w:rsidRDefault="00C8285F" w:rsidP="00C8285F">
      <w:pPr>
        <w:ind w:left="567"/>
        <w:rPr>
          <w:szCs w:val="26"/>
        </w:rPr>
      </w:pPr>
      <w:r w:rsidRPr="00BE2790">
        <w:rPr>
          <w:szCs w:val="26"/>
        </w:rPr>
        <w:t xml:space="preserve">+ </w:t>
      </w:r>
      <w:r w:rsidR="00B837E1" w:rsidRPr="00B837E1">
        <w:rPr>
          <w:szCs w:val="26"/>
        </w:rPr>
        <w:t>User Story Validation: Each user story must have at least one acceptance test</w:t>
      </w:r>
      <w:r w:rsidR="00D71EAE">
        <w:rPr>
          <w:szCs w:val="26"/>
        </w:rPr>
        <w:t>.</w:t>
      </w:r>
    </w:p>
    <w:p w14:paraId="3FC146D5" w14:textId="15DAC677" w:rsidR="009F1645" w:rsidRPr="00BE2790" w:rsidRDefault="00C8285F" w:rsidP="00C8285F">
      <w:pPr>
        <w:ind w:left="567"/>
        <w:rPr>
          <w:szCs w:val="26"/>
        </w:rPr>
      </w:pPr>
      <w:r w:rsidRPr="00BE2790">
        <w:rPr>
          <w:szCs w:val="26"/>
        </w:rPr>
        <w:t xml:space="preserve">+ </w:t>
      </w:r>
      <w:r w:rsidR="00B837E1" w:rsidRPr="00B837E1">
        <w:rPr>
          <w:szCs w:val="26"/>
        </w:rPr>
        <w:t>Acceptance Criteria: Clearly define “Done” criteria</w:t>
      </w:r>
      <w:r w:rsidR="00D71EAE">
        <w:rPr>
          <w:szCs w:val="26"/>
        </w:rPr>
        <w:t>.</w:t>
      </w:r>
    </w:p>
    <w:p w14:paraId="7A6E0FAF" w14:textId="4B8810A1" w:rsidR="002E019E" w:rsidRPr="00BE2790" w:rsidRDefault="00C8285F" w:rsidP="00B9373C">
      <w:pPr>
        <w:ind w:left="567"/>
        <w:rPr>
          <w:ins w:id="58" w:author="{D14F7BB4-22B0-46B7-A660-788EF7F62E68}" w:date="2025-12-20T12:39:00Z" w16du:dateUtc="2025-12-20T05:39:00Z"/>
          <w:szCs w:val="26"/>
        </w:rPr>
      </w:pPr>
      <w:r w:rsidRPr="00BE2790">
        <w:rPr>
          <w:szCs w:val="26"/>
        </w:rPr>
        <w:t xml:space="preserve">+ </w:t>
      </w:r>
      <w:r w:rsidR="00694D9B" w:rsidRPr="00694D9B">
        <w:rPr>
          <w:szCs w:val="26"/>
        </w:rPr>
        <w:t>Production-like Environment: Conduct tests in an environment as close to production as possible</w:t>
      </w:r>
      <w:r w:rsidR="00D71EAE">
        <w:rPr>
          <w:szCs w:val="26"/>
        </w:rPr>
        <w:t>.</w:t>
      </w:r>
    </w:p>
    <w:p w14:paraId="7AD8F160" w14:textId="17C2FC69" w:rsidR="002E019E" w:rsidRPr="00BE2790" w:rsidRDefault="009F1645" w:rsidP="00B9373C">
      <w:pPr>
        <w:pStyle w:val="Heading3"/>
        <w:rPr>
          <w:ins w:id="59" w:author="{D14F7BB4-22B0-46B7-A660-788EF7F62E68}" w:date="2025-12-20T12:36:00Z" w16du:dateUtc="2025-12-20T05:36:00Z"/>
          <w:szCs w:val="26"/>
        </w:rPr>
      </w:pPr>
      <w:bookmarkStart w:id="60" w:name="_Toc217241634"/>
      <w:r w:rsidRPr="00BE2790">
        <w:rPr>
          <w:szCs w:val="26"/>
        </w:rPr>
        <w:t>3.4.3</w:t>
      </w:r>
      <w:r w:rsidR="002453D9">
        <w:rPr>
          <w:szCs w:val="26"/>
        </w:rPr>
        <w:t xml:space="preserve"> </w:t>
      </w:r>
      <w:r w:rsidR="002453D9" w:rsidRPr="002453D9">
        <w:rPr>
          <w:szCs w:val="26"/>
        </w:rPr>
        <w:t>Types of Testing</w:t>
      </w:r>
      <w:bookmarkEnd w:id="60"/>
    </w:p>
    <w:p w14:paraId="19583466" w14:textId="43128265" w:rsidR="009F1645" w:rsidRPr="00A9189E" w:rsidRDefault="009F1645" w:rsidP="001B4142">
      <w:pPr>
        <w:pStyle w:val="Heading4"/>
        <w:rPr>
          <w:i/>
          <w:szCs w:val="26"/>
        </w:rPr>
      </w:pPr>
      <w:r w:rsidRPr="00A9189E">
        <w:rPr>
          <w:szCs w:val="26"/>
        </w:rPr>
        <w:t xml:space="preserve">A. </w:t>
      </w:r>
      <w:r w:rsidR="00A9189E" w:rsidRPr="00A9189E">
        <w:rPr>
          <w:szCs w:val="26"/>
        </w:rPr>
        <w:t>Functional Testing</w:t>
      </w:r>
    </w:p>
    <w:p w14:paraId="67DEE94C" w14:textId="60F04F7D" w:rsidR="009F1645" w:rsidRPr="00BE2790" w:rsidRDefault="001B4142" w:rsidP="009F1645">
      <w:pPr>
        <w:rPr>
          <w:szCs w:val="26"/>
        </w:rPr>
      </w:pPr>
      <w:r w:rsidRPr="00BE2790">
        <w:rPr>
          <w:szCs w:val="26"/>
        </w:rPr>
        <w:t xml:space="preserve">- </w:t>
      </w:r>
      <w:r w:rsidR="00606146" w:rsidRPr="00606146">
        <w:rPr>
          <w:szCs w:val="26"/>
        </w:rPr>
        <w:t>Approach: Black-box testing using techniques</w:t>
      </w:r>
      <w:r w:rsidR="009F1645" w:rsidRPr="00BE2790">
        <w:rPr>
          <w:szCs w:val="26"/>
        </w:rPr>
        <w:t>:</w:t>
      </w:r>
    </w:p>
    <w:p w14:paraId="5A1E31CD" w14:textId="3722946E" w:rsidR="00606146" w:rsidRPr="00606146" w:rsidRDefault="00606146" w:rsidP="00606146">
      <w:pPr>
        <w:pStyle w:val="ListParagraph"/>
        <w:numPr>
          <w:ilvl w:val="0"/>
          <w:numId w:val="5"/>
        </w:numPr>
        <w:spacing w:before="100" w:beforeAutospacing="1" w:after="100" w:afterAutospacing="1" w:line="240" w:lineRule="auto"/>
        <w:jc w:val="left"/>
        <w:rPr>
          <w:rFonts w:eastAsia="Times New Roman" w:cs="Times New Roman"/>
          <w:color w:val="auto"/>
          <w:kern w:val="0"/>
          <w:sz w:val="24"/>
          <w14:ligatures w14:val="none"/>
        </w:rPr>
      </w:pPr>
      <w:r w:rsidRPr="00606146">
        <w:rPr>
          <w:rFonts w:eastAsia="Times New Roman" w:cs="Times New Roman"/>
          <w:color w:val="auto"/>
          <w:kern w:val="0"/>
          <w:sz w:val="24"/>
          <w14:ligatures w14:val="none"/>
        </w:rPr>
        <w:t>Equivalence Partitioning: Group inputs into equivalent classes.</w:t>
      </w:r>
    </w:p>
    <w:p w14:paraId="536973C4" w14:textId="44A51E85" w:rsidR="00606146" w:rsidRPr="00606146" w:rsidRDefault="00606146" w:rsidP="00606146">
      <w:pPr>
        <w:pStyle w:val="ListParagraph"/>
        <w:numPr>
          <w:ilvl w:val="0"/>
          <w:numId w:val="5"/>
        </w:numPr>
        <w:spacing w:before="100" w:beforeAutospacing="1" w:after="100" w:afterAutospacing="1" w:line="240" w:lineRule="auto"/>
        <w:jc w:val="left"/>
        <w:rPr>
          <w:rFonts w:eastAsia="Times New Roman" w:cs="Times New Roman"/>
          <w:color w:val="auto"/>
          <w:kern w:val="0"/>
          <w:sz w:val="24"/>
          <w14:ligatures w14:val="none"/>
        </w:rPr>
      </w:pPr>
      <w:r w:rsidRPr="00606146">
        <w:rPr>
          <w:rFonts w:eastAsia="Times New Roman" w:cs="Times New Roman"/>
          <w:color w:val="auto"/>
          <w:kern w:val="0"/>
          <w:sz w:val="24"/>
          <w14:ligatures w14:val="none"/>
        </w:rPr>
        <w:t>Boundary Value Analysis: Test at boundary points.</w:t>
      </w:r>
    </w:p>
    <w:p w14:paraId="0F8B0E6F" w14:textId="0D90B700" w:rsidR="00606146" w:rsidRPr="00606146" w:rsidRDefault="00606146" w:rsidP="00606146">
      <w:pPr>
        <w:pStyle w:val="ListParagraph"/>
        <w:numPr>
          <w:ilvl w:val="0"/>
          <w:numId w:val="5"/>
        </w:numPr>
        <w:spacing w:before="100" w:beforeAutospacing="1" w:after="100" w:afterAutospacing="1" w:line="240" w:lineRule="auto"/>
        <w:jc w:val="left"/>
        <w:rPr>
          <w:rFonts w:eastAsia="Times New Roman" w:cs="Times New Roman"/>
          <w:color w:val="auto"/>
          <w:kern w:val="0"/>
          <w:sz w:val="24"/>
          <w14:ligatures w14:val="none"/>
        </w:rPr>
      </w:pPr>
      <w:r w:rsidRPr="00606146">
        <w:rPr>
          <w:rFonts w:eastAsia="Times New Roman" w:cs="Times New Roman"/>
          <w:color w:val="auto"/>
          <w:kern w:val="0"/>
          <w:sz w:val="24"/>
          <w14:ligatures w14:val="none"/>
        </w:rPr>
        <w:t>Decision Table Testing: For complex business rules.</w:t>
      </w:r>
    </w:p>
    <w:p w14:paraId="64B55ED6" w14:textId="03C936F2" w:rsidR="00606146" w:rsidRPr="00606146" w:rsidRDefault="00606146" w:rsidP="00606146">
      <w:pPr>
        <w:pStyle w:val="ListParagraph"/>
        <w:numPr>
          <w:ilvl w:val="0"/>
          <w:numId w:val="5"/>
        </w:numPr>
        <w:spacing w:before="100" w:beforeAutospacing="1" w:after="100" w:afterAutospacing="1" w:line="240" w:lineRule="auto"/>
        <w:jc w:val="left"/>
        <w:rPr>
          <w:rFonts w:eastAsia="Times New Roman" w:cs="Times New Roman"/>
          <w:color w:val="auto"/>
          <w:kern w:val="0"/>
          <w:sz w:val="24"/>
          <w14:ligatures w14:val="none"/>
        </w:rPr>
      </w:pPr>
      <w:r w:rsidRPr="00606146">
        <w:rPr>
          <w:rFonts w:eastAsia="Times New Roman" w:cs="Times New Roman"/>
          <w:color w:val="auto"/>
          <w:kern w:val="0"/>
          <w:sz w:val="24"/>
          <w14:ligatures w14:val="none"/>
        </w:rPr>
        <w:t>State Transition Testing: For workflows with multiple states.</w:t>
      </w:r>
    </w:p>
    <w:p w14:paraId="4B4F31D3" w14:textId="62BC3313" w:rsidR="009F1645" w:rsidRPr="00BE2790" w:rsidRDefault="00B97F80" w:rsidP="009F1645">
      <w:pPr>
        <w:rPr>
          <w:szCs w:val="26"/>
        </w:rPr>
      </w:pPr>
      <w:r w:rsidRPr="00BE2790">
        <w:rPr>
          <w:szCs w:val="26"/>
        </w:rPr>
        <w:t xml:space="preserve">- </w:t>
      </w:r>
      <w:r w:rsidR="0027158A" w:rsidRPr="0027158A">
        <w:rPr>
          <w:szCs w:val="26"/>
        </w:rPr>
        <w:t>Example application for eCommerce</w:t>
      </w:r>
      <w:r w:rsidR="009F1645" w:rsidRPr="00BE2790">
        <w:rPr>
          <w:szCs w:val="26"/>
        </w:rPr>
        <w:t>:</w:t>
      </w:r>
    </w:p>
    <w:p w14:paraId="407F8AFD" w14:textId="4BBC04EC" w:rsidR="00574791" w:rsidRPr="00574791" w:rsidRDefault="00574791" w:rsidP="00574791">
      <w:pPr>
        <w:pStyle w:val="ListParagraph"/>
        <w:numPr>
          <w:ilvl w:val="0"/>
          <w:numId w:val="6"/>
        </w:numPr>
        <w:spacing w:before="100" w:beforeAutospacing="1" w:after="100" w:afterAutospacing="1" w:line="240" w:lineRule="auto"/>
        <w:jc w:val="left"/>
        <w:rPr>
          <w:rFonts w:eastAsia="Times New Roman" w:cs="Times New Roman"/>
          <w:color w:val="auto"/>
          <w:kern w:val="0"/>
          <w:sz w:val="24"/>
          <w14:ligatures w14:val="none"/>
        </w:rPr>
      </w:pPr>
      <w:r w:rsidRPr="00574791">
        <w:rPr>
          <w:rFonts w:eastAsia="Times New Roman" w:cs="Times New Roman"/>
          <w:color w:val="auto"/>
          <w:kern w:val="0"/>
          <w:sz w:val="24"/>
          <w14:ligatures w14:val="none"/>
        </w:rPr>
        <w:t>Shopping Cart: Test quantity combinations (0, 1, max, &gt;max).</w:t>
      </w:r>
    </w:p>
    <w:p w14:paraId="7803DA5B" w14:textId="65CFED84" w:rsidR="00574791" w:rsidRPr="00574791" w:rsidRDefault="00574791" w:rsidP="00574791">
      <w:pPr>
        <w:pStyle w:val="ListParagraph"/>
        <w:numPr>
          <w:ilvl w:val="0"/>
          <w:numId w:val="6"/>
        </w:numPr>
        <w:spacing w:before="100" w:beforeAutospacing="1" w:after="100" w:afterAutospacing="1" w:line="240" w:lineRule="auto"/>
        <w:jc w:val="left"/>
        <w:rPr>
          <w:rFonts w:eastAsia="Times New Roman" w:cs="Times New Roman"/>
          <w:color w:val="auto"/>
          <w:kern w:val="0"/>
          <w:sz w:val="24"/>
          <w14:ligatures w14:val="none"/>
        </w:rPr>
      </w:pPr>
      <w:r w:rsidRPr="00574791">
        <w:rPr>
          <w:rFonts w:eastAsia="Times New Roman" w:cs="Times New Roman"/>
          <w:color w:val="auto"/>
          <w:kern w:val="0"/>
          <w:sz w:val="24"/>
          <w14:ligatures w14:val="none"/>
        </w:rPr>
        <w:t>Checkout: Test combinations of payment method × shipping method × voucher.</w:t>
      </w:r>
    </w:p>
    <w:p w14:paraId="0102C492" w14:textId="79CE7EF3" w:rsidR="009F1645" w:rsidRPr="00574791" w:rsidRDefault="009F1645" w:rsidP="00B97F80">
      <w:pPr>
        <w:pStyle w:val="Heading4"/>
        <w:rPr>
          <w:i/>
          <w:szCs w:val="26"/>
        </w:rPr>
      </w:pPr>
      <w:r w:rsidRPr="00574791">
        <w:rPr>
          <w:szCs w:val="26"/>
        </w:rPr>
        <w:t xml:space="preserve">B. </w:t>
      </w:r>
      <w:r w:rsidR="00253572" w:rsidRPr="00253572">
        <w:rPr>
          <w:szCs w:val="26"/>
        </w:rPr>
        <w:t>Non-functional Testing</w:t>
      </w:r>
      <w:r w:rsidRPr="00574791">
        <w:rPr>
          <w:szCs w:val="26"/>
        </w:rPr>
        <w:t xml:space="preserve"> </w:t>
      </w:r>
    </w:p>
    <w:p w14:paraId="623BC8AA" w14:textId="6B6BD815" w:rsidR="009F1645" w:rsidRPr="00BE2790" w:rsidRDefault="00B97F80" w:rsidP="009F1645">
      <w:pPr>
        <w:rPr>
          <w:szCs w:val="26"/>
        </w:rPr>
      </w:pPr>
      <w:r w:rsidRPr="00BE2790">
        <w:rPr>
          <w:szCs w:val="26"/>
        </w:rPr>
        <w:t xml:space="preserve">- </w:t>
      </w:r>
      <w:r w:rsidR="00253572" w:rsidRPr="00253572">
        <w:rPr>
          <w:szCs w:val="26"/>
        </w:rPr>
        <w:t>Approach</w:t>
      </w:r>
      <w:r w:rsidR="009F1645" w:rsidRPr="00BE2790">
        <w:rPr>
          <w:szCs w:val="26"/>
        </w:rPr>
        <w:t>:</w:t>
      </w:r>
    </w:p>
    <w:p w14:paraId="2A8E015E" w14:textId="77777777" w:rsidR="009F1645" w:rsidRDefault="009F1645" w:rsidP="004350A0">
      <w:pPr>
        <w:pStyle w:val="ListParagraph"/>
        <w:numPr>
          <w:ilvl w:val="0"/>
          <w:numId w:val="7"/>
        </w:numPr>
        <w:rPr>
          <w:szCs w:val="26"/>
        </w:rPr>
      </w:pPr>
      <w:r w:rsidRPr="00BE2790">
        <w:rPr>
          <w:szCs w:val="26"/>
        </w:rPr>
        <w:t>Performance Testing:</w:t>
      </w:r>
    </w:p>
    <w:p w14:paraId="77E61CC0" w14:textId="77777777" w:rsidR="00193CB8" w:rsidRPr="00193CB8" w:rsidRDefault="00193CB8" w:rsidP="00193CB8">
      <w:pPr>
        <w:numPr>
          <w:ilvl w:val="0"/>
          <w:numId w:val="7"/>
        </w:numPr>
        <w:spacing w:before="100" w:beforeAutospacing="1" w:after="100" w:afterAutospacing="1" w:line="240" w:lineRule="auto"/>
        <w:jc w:val="left"/>
        <w:rPr>
          <w:rFonts w:eastAsia="Times New Roman" w:cs="Times New Roman"/>
          <w:color w:val="auto"/>
          <w:kern w:val="0"/>
          <w:sz w:val="24"/>
          <w14:ligatures w14:val="none"/>
        </w:rPr>
      </w:pPr>
      <w:r w:rsidRPr="00193CB8">
        <w:rPr>
          <w:rFonts w:eastAsia="Times New Roman" w:cs="Times New Roman"/>
          <w:color w:val="auto"/>
          <w:kern w:val="0"/>
          <w:sz w:val="24"/>
          <w14:ligatures w14:val="none"/>
        </w:rPr>
        <w:t>Load Testing: Simulate expected number of users.</w:t>
      </w:r>
    </w:p>
    <w:p w14:paraId="51E9FC97" w14:textId="77777777" w:rsidR="00193CB8" w:rsidRPr="00193CB8" w:rsidRDefault="00193CB8" w:rsidP="00193CB8">
      <w:pPr>
        <w:numPr>
          <w:ilvl w:val="0"/>
          <w:numId w:val="7"/>
        </w:numPr>
        <w:spacing w:before="100" w:beforeAutospacing="1" w:after="100" w:afterAutospacing="1" w:line="240" w:lineRule="auto"/>
        <w:jc w:val="left"/>
        <w:rPr>
          <w:rFonts w:eastAsia="Times New Roman" w:cs="Times New Roman"/>
          <w:color w:val="auto"/>
          <w:kern w:val="0"/>
          <w:sz w:val="24"/>
          <w14:ligatures w14:val="none"/>
        </w:rPr>
      </w:pPr>
      <w:r w:rsidRPr="00193CB8">
        <w:rPr>
          <w:rFonts w:eastAsia="Times New Roman" w:cs="Times New Roman"/>
          <w:color w:val="auto"/>
          <w:kern w:val="0"/>
          <w:sz w:val="24"/>
          <w14:ligatures w14:val="none"/>
        </w:rPr>
        <w:t>Stress Testing: Push system beyond limits to identify breaking point.</w:t>
      </w:r>
    </w:p>
    <w:p w14:paraId="08A7167A" w14:textId="00138556" w:rsidR="009F1645" w:rsidRPr="00193CB8" w:rsidRDefault="00193CB8" w:rsidP="00193CB8">
      <w:pPr>
        <w:numPr>
          <w:ilvl w:val="0"/>
          <w:numId w:val="7"/>
        </w:numPr>
        <w:spacing w:before="100" w:beforeAutospacing="1" w:after="100" w:afterAutospacing="1" w:line="240" w:lineRule="auto"/>
        <w:jc w:val="left"/>
        <w:rPr>
          <w:rFonts w:eastAsia="Times New Roman" w:cs="Times New Roman"/>
          <w:color w:val="auto"/>
          <w:kern w:val="0"/>
          <w:sz w:val="24"/>
          <w14:ligatures w14:val="none"/>
        </w:rPr>
      </w:pPr>
      <w:r w:rsidRPr="00193CB8">
        <w:rPr>
          <w:rFonts w:eastAsia="Times New Roman" w:cs="Times New Roman"/>
          <w:color w:val="auto"/>
          <w:kern w:val="0"/>
          <w:sz w:val="24"/>
          <w14:ligatures w14:val="none"/>
        </w:rPr>
        <w:t>Endurance Testing: Run stable load over extended time.</w:t>
      </w:r>
    </w:p>
    <w:p w14:paraId="0D15FC32" w14:textId="59087AE5" w:rsidR="009F1645" w:rsidRPr="00BE2790" w:rsidRDefault="009F1645" w:rsidP="004350A0">
      <w:pPr>
        <w:pStyle w:val="ListParagraph"/>
        <w:numPr>
          <w:ilvl w:val="0"/>
          <w:numId w:val="7"/>
        </w:numPr>
        <w:rPr>
          <w:szCs w:val="26"/>
        </w:rPr>
      </w:pPr>
      <w:r w:rsidRPr="00BE2790">
        <w:rPr>
          <w:szCs w:val="26"/>
        </w:rPr>
        <w:t>Security Testing:</w:t>
      </w:r>
    </w:p>
    <w:p w14:paraId="1F78D4A5" w14:textId="085D388E" w:rsidR="009F1645" w:rsidRPr="00BE2790" w:rsidRDefault="009F1645" w:rsidP="004350A0">
      <w:pPr>
        <w:pStyle w:val="ListParagraph"/>
        <w:numPr>
          <w:ilvl w:val="0"/>
          <w:numId w:val="7"/>
        </w:numPr>
        <w:rPr>
          <w:szCs w:val="26"/>
        </w:rPr>
      </w:pPr>
      <w:r w:rsidRPr="00BE2790">
        <w:rPr>
          <w:szCs w:val="26"/>
        </w:rPr>
        <w:t>Authentication/Authorization Testing: RBAC implementation</w:t>
      </w:r>
      <w:r w:rsidR="00D71EAE">
        <w:rPr>
          <w:szCs w:val="26"/>
        </w:rPr>
        <w:t>.</w:t>
      </w:r>
    </w:p>
    <w:p w14:paraId="7982868B" w14:textId="2D1B38C2" w:rsidR="009F1645" w:rsidRPr="00BE2790" w:rsidRDefault="009F1645" w:rsidP="004350A0">
      <w:pPr>
        <w:pStyle w:val="ListParagraph"/>
        <w:numPr>
          <w:ilvl w:val="0"/>
          <w:numId w:val="7"/>
        </w:numPr>
        <w:rPr>
          <w:szCs w:val="26"/>
        </w:rPr>
      </w:pPr>
      <w:r w:rsidRPr="00BE2790">
        <w:rPr>
          <w:szCs w:val="26"/>
        </w:rPr>
        <w:t>Input Validation Testing: SQL injection, XSS, CSRF</w:t>
      </w:r>
      <w:r w:rsidR="00D71EAE">
        <w:rPr>
          <w:szCs w:val="26"/>
        </w:rPr>
        <w:t>.</w:t>
      </w:r>
    </w:p>
    <w:p w14:paraId="1F708313" w14:textId="7B4F5D66" w:rsidR="009F1645" w:rsidRPr="00BE2790" w:rsidRDefault="009F1645" w:rsidP="004350A0">
      <w:pPr>
        <w:pStyle w:val="ListParagraph"/>
        <w:numPr>
          <w:ilvl w:val="0"/>
          <w:numId w:val="7"/>
        </w:numPr>
        <w:rPr>
          <w:szCs w:val="26"/>
        </w:rPr>
      </w:pPr>
      <w:r w:rsidRPr="00BE2790">
        <w:rPr>
          <w:szCs w:val="26"/>
        </w:rPr>
        <w:t>Data Protection Testing: Encryption, PII handling</w:t>
      </w:r>
      <w:r w:rsidR="00D71EAE">
        <w:rPr>
          <w:szCs w:val="26"/>
        </w:rPr>
        <w:t>.</w:t>
      </w:r>
    </w:p>
    <w:p w14:paraId="3A613E0E" w14:textId="77777777" w:rsidR="009F1645" w:rsidRPr="00BE2790" w:rsidRDefault="009F1645" w:rsidP="004350A0">
      <w:pPr>
        <w:pStyle w:val="ListParagraph"/>
        <w:numPr>
          <w:ilvl w:val="0"/>
          <w:numId w:val="7"/>
        </w:numPr>
        <w:rPr>
          <w:szCs w:val="26"/>
        </w:rPr>
      </w:pPr>
      <w:r w:rsidRPr="00BE2790">
        <w:rPr>
          <w:szCs w:val="26"/>
        </w:rPr>
        <w:t>Usability Testing:</w:t>
      </w:r>
    </w:p>
    <w:p w14:paraId="3F9663DF" w14:textId="2EBF0CA4" w:rsidR="009F1645" w:rsidRPr="00BE2790" w:rsidRDefault="009F1645" w:rsidP="004350A0">
      <w:pPr>
        <w:pStyle w:val="ListParagraph"/>
        <w:numPr>
          <w:ilvl w:val="0"/>
          <w:numId w:val="7"/>
        </w:numPr>
        <w:rPr>
          <w:szCs w:val="26"/>
        </w:rPr>
      </w:pPr>
      <w:r w:rsidRPr="00BE2790">
        <w:rPr>
          <w:szCs w:val="26"/>
        </w:rPr>
        <w:t>Heuristic Evaluation: Đánh giá theo Nielsen's 10 heuristics</w:t>
      </w:r>
      <w:r w:rsidR="00D71EAE">
        <w:rPr>
          <w:szCs w:val="26"/>
        </w:rPr>
        <w:t>.</w:t>
      </w:r>
    </w:p>
    <w:p w14:paraId="0782321D" w14:textId="7254A958" w:rsidR="009F1645" w:rsidRPr="00BE2790" w:rsidRDefault="009F1645" w:rsidP="004350A0">
      <w:pPr>
        <w:pStyle w:val="ListParagraph"/>
        <w:numPr>
          <w:ilvl w:val="0"/>
          <w:numId w:val="7"/>
        </w:numPr>
        <w:rPr>
          <w:szCs w:val="26"/>
        </w:rPr>
      </w:pPr>
      <w:r w:rsidRPr="00BE2790">
        <w:rPr>
          <w:szCs w:val="26"/>
        </w:rPr>
        <w:t>Accessibility Testing: WCAG 2.1 compliance</w:t>
      </w:r>
      <w:r w:rsidR="00D71EAE">
        <w:rPr>
          <w:szCs w:val="26"/>
        </w:rPr>
        <w:t>.</w:t>
      </w:r>
    </w:p>
    <w:p w14:paraId="28C93CAE" w14:textId="127E0527" w:rsidR="009F1645" w:rsidRPr="008E37EB" w:rsidRDefault="009F1645" w:rsidP="00762C77">
      <w:pPr>
        <w:pStyle w:val="Heading4"/>
        <w:rPr>
          <w:i/>
          <w:szCs w:val="26"/>
        </w:rPr>
      </w:pPr>
      <w:r w:rsidRPr="008E37EB">
        <w:rPr>
          <w:szCs w:val="26"/>
        </w:rPr>
        <w:t>C.</w:t>
      </w:r>
      <w:r w:rsidR="009B32AA" w:rsidRPr="009B32AA">
        <w:rPr>
          <w:rFonts w:eastAsiaTheme="minorHAnsi" w:cstheme="minorBidi"/>
        </w:rPr>
        <w:t xml:space="preserve"> </w:t>
      </w:r>
      <w:r w:rsidR="009B32AA" w:rsidRPr="009B32AA">
        <w:rPr>
          <w:szCs w:val="26"/>
        </w:rPr>
        <w:t>Regression Testing</w:t>
      </w:r>
    </w:p>
    <w:p w14:paraId="4B29B740" w14:textId="15058AFC" w:rsidR="009F1645" w:rsidRPr="00BE2790" w:rsidRDefault="00762C77" w:rsidP="009F1645">
      <w:pPr>
        <w:rPr>
          <w:szCs w:val="26"/>
        </w:rPr>
      </w:pPr>
      <w:r w:rsidRPr="00BE2790">
        <w:rPr>
          <w:szCs w:val="26"/>
        </w:rPr>
        <w:t xml:space="preserve">- </w:t>
      </w:r>
      <w:r w:rsidR="00A838B4" w:rsidRPr="00A838B4">
        <w:rPr>
          <w:szCs w:val="26"/>
        </w:rPr>
        <w:t>Strategy</w:t>
      </w:r>
      <w:r w:rsidR="009F1645" w:rsidRPr="00BE2790">
        <w:rPr>
          <w:szCs w:val="26"/>
        </w:rPr>
        <w:t>:</w:t>
      </w:r>
    </w:p>
    <w:p w14:paraId="64F8336E" w14:textId="2A50E8B2" w:rsidR="00A838B4" w:rsidRPr="00A838B4" w:rsidRDefault="00A838B4" w:rsidP="00A838B4">
      <w:pPr>
        <w:pStyle w:val="ListParagraph"/>
        <w:numPr>
          <w:ilvl w:val="0"/>
          <w:numId w:val="8"/>
        </w:numPr>
        <w:spacing w:before="100" w:beforeAutospacing="1" w:after="100" w:afterAutospacing="1" w:line="240" w:lineRule="auto"/>
        <w:jc w:val="left"/>
        <w:rPr>
          <w:rFonts w:eastAsia="Times New Roman" w:cs="Times New Roman"/>
          <w:color w:val="auto"/>
          <w:kern w:val="0"/>
          <w:sz w:val="24"/>
          <w14:ligatures w14:val="none"/>
        </w:rPr>
      </w:pPr>
      <w:r w:rsidRPr="00A838B4">
        <w:rPr>
          <w:rFonts w:eastAsia="Times New Roman" w:cs="Times New Roman"/>
          <w:color w:val="auto"/>
          <w:kern w:val="0"/>
          <w:sz w:val="24"/>
          <w14:ligatures w14:val="none"/>
        </w:rPr>
        <w:t>Selective Regression: Run only test cases related to affected areas.</w:t>
      </w:r>
    </w:p>
    <w:p w14:paraId="20DA02B7" w14:textId="60687565" w:rsidR="00A838B4" w:rsidRPr="00A838B4" w:rsidRDefault="00A838B4" w:rsidP="00A838B4">
      <w:pPr>
        <w:pStyle w:val="ListParagraph"/>
        <w:numPr>
          <w:ilvl w:val="0"/>
          <w:numId w:val="8"/>
        </w:numPr>
        <w:spacing w:before="100" w:beforeAutospacing="1" w:after="100" w:afterAutospacing="1" w:line="240" w:lineRule="auto"/>
        <w:jc w:val="left"/>
        <w:rPr>
          <w:rFonts w:eastAsia="Times New Roman" w:cs="Times New Roman"/>
          <w:color w:val="auto"/>
          <w:kern w:val="0"/>
          <w:sz w:val="24"/>
          <w14:ligatures w14:val="none"/>
        </w:rPr>
      </w:pPr>
      <w:r w:rsidRPr="00A838B4">
        <w:rPr>
          <w:rFonts w:eastAsia="Times New Roman" w:cs="Times New Roman"/>
          <w:color w:val="auto"/>
          <w:kern w:val="0"/>
          <w:sz w:val="24"/>
          <w14:ligatures w14:val="none"/>
        </w:rPr>
        <w:t>Automated Regression Suite: Automate stable, critical test cases.</w:t>
      </w:r>
    </w:p>
    <w:p w14:paraId="66A6F4B4" w14:textId="76E69AF0" w:rsidR="00A838B4" w:rsidRPr="00A838B4" w:rsidRDefault="00A838B4" w:rsidP="00A838B4">
      <w:pPr>
        <w:pStyle w:val="ListParagraph"/>
        <w:numPr>
          <w:ilvl w:val="0"/>
          <w:numId w:val="8"/>
        </w:numPr>
        <w:spacing w:before="100" w:beforeAutospacing="1" w:after="100" w:afterAutospacing="1" w:line="240" w:lineRule="auto"/>
        <w:jc w:val="left"/>
        <w:rPr>
          <w:rFonts w:eastAsia="Times New Roman" w:cs="Times New Roman"/>
          <w:color w:val="auto"/>
          <w:kern w:val="0"/>
          <w:sz w:val="24"/>
          <w14:ligatures w14:val="none"/>
        </w:rPr>
      </w:pPr>
      <w:r w:rsidRPr="00A838B4">
        <w:rPr>
          <w:rFonts w:eastAsia="Times New Roman" w:cs="Times New Roman"/>
          <w:color w:val="auto"/>
          <w:kern w:val="0"/>
          <w:sz w:val="24"/>
          <w14:ligatures w14:val="none"/>
        </w:rPr>
        <w:t>Risk-Based Regression: Prioritize test cases for high-risk areas.</w:t>
      </w:r>
    </w:p>
    <w:p w14:paraId="04BA3FFB" w14:textId="5101E506" w:rsidR="0087699B" w:rsidRPr="00BE2790" w:rsidRDefault="0087699B" w:rsidP="008F73FE">
      <w:pPr>
        <w:pStyle w:val="Heading3"/>
        <w:rPr>
          <w:szCs w:val="26"/>
        </w:rPr>
      </w:pPr>
      <w:bookmarkStart w:id="61" w:name="_Toc217241635"/>
      <w:r w:rsidRPr="00BE2790">
        <w:rPr>
          <w:szCs w:val="26"/>
        </w:rPr>
        <w:t>3.4.</w:t>
      </w:r>
      <w:r w:rsidR="004E5652" w:rsidRPr="00BE2790">
        <w:rPr>
          <w:szCs w:val="26"/>
        </w:rPr>
        <w:t>4</w:t>
      </w:r>
      <w:r w:rsidRPr="00BE2790">
        <w:rPr>
          <w:szCs w:val="26"/>
        </w:rPr>
        <w:t xml:space="preserve">. </w:t>
      </w:r>
      <w:r w:rsidR="008F75D6" w:rsidRPr="008F75D6">
        <w:rPr>
          <w:szCs w:val="26"/>
        </w:rPr>
        <w:t>Test Case Design Techniques</w:t>
      </w:r>
      <w:bookmarkEnd w:id="61"/>
    </w:p>
    <w:p w14:paraId="783527AB" w14:textId="0294A2A1" w:rsidR="0087699B" w:rsidRPr="00BE2790" w:rsidRDefault="0087699B" w:rsidP="008F73FE">
      <w:pPr>
        <w:pStyle w:val="Heading4"/>
        <w:rPr>
          <w:szCs w:val="26"/>
        </w:rPr>
      </w:pPr>
      <w:r w:rsidRPr="008F75D6">
        <w:rPr>
          <w:szCs w:val="26"/>
        </w:rPr>
        <w:t>A. Phương pháp hộp đen</w:t>
      </w:r>
      <w:r w:rsidRPr="00BE2790">
        <w:rPr>
          <w:szCs w:val="26"/>
        </w:rPr>
        <w:t xml:space="preserve"> </w:t>
      </w:r>
    </w:p>
    <w:p w14:paraId="6AD2B335" w14:textId="52699EAC" w:rsidR="0087699B" w:rsidRPr="00BE2790" w:rsidRDefault="008F73FE" w:rsidP="0087699B">
      <w:pPr>
        <w:rPr>
          <w:szCs w:val="26"/>
        </w:rPr>
      </w:pPr>
      <w:r w:rsidRPr="00BE2790">
        <w:rPr>
          <w:szCs w:val="26"/>
        </w:rPr>
        <w:t xml:space="preserve">- </w:t>
      </w:r>
      <w:r w:rsidR="0087699B" w:rsidRPr="00BE2790">
        <w:rPr>
          <w:szCs w:val="26"/>
        </w:rPr>
        <w:t>User Story Testing:</w:t>
      </w:r>
    </w:p>
    <w:p w14:paraId="6BCE0330" w14:textId="20008312" w:rsidR="008F75D6" w:rsidRDefault="008F75D6" w:rsidP="008F75D6">
      <w:pPr>
        <w:pStyle w:val="ListParagraph"/>
        <w:numPr>
          <w:ilvl w:val="0"/>
          <w:numId w:val="9"/>
        </w:numPr>
        <w:spacing w:before="100" w:beforeAutospacing="1" w:after="100" w:afterAutospacing="1" w:line="240" w:lineRule="auto"/>
        <w:jc w:val="left"/>
        <w:rPr>
          <w:rFonts w:eastAsia="Times New Roman" w:cs="Times New Roman"/>
          <w:color w:val="auto"/>
          <w:kern w:val="0"/>
          <w:sz w:val="24"/>
          <w14:ligatures w14:val="none"/>
        </w:rPr>
      </w:pPr>
      <w:r w:rsidRPr="008F75D6">
        <w:rPr>
          <w:rFonts w:eastAsia="Times New Roman" w:cs="Times New Roman"/>
          <w:color w:val="auto"/>
          <w:kern w:val="0"/>
          <w:sz w:val="24"/>
          <w14:ligatures w14:val="none"/>
        </w:rPr>
        <w:t>GIVEN the user is logged in.</w:t>
      </w:r>
    </w:p>
    <w:p w14:paraId="3418996C" w14:textId="3064FC6A" w:rsidR="008F75D6" w:rsidRPr="008F75D6" w:rsidRDefault="008F75D6" w:rsidP="008F75D6">
      <w:pPr>
        <w:pStyle w:val="ListParagraph"/>
        <w:numPr>
          <w:ilvl w:val="0"/>
          <w:numId w:val="9"/>
        </w:numPr>
        <w:spacing w:before="100" w:beforeAutospacing="1" w:after="100" w:afterAutospacing="1" w:line="240" w:lineRule="auto"/>
        <w:jc w:val="left"/>
        <w:rPr>
          <w:rFonts w:eastAsia="Times New Roman" w:cs="Times New Roman"/>
          <w:color w:val="auto"/>
          <w:kern w:val="0"/>
          <w:sz w:val="24"/>
          <w14:ligatures w14:val="none"/>
        </w:rPr>
      </w:pPr>
      <w:r w:rsidRPr="008F75D6">
        <w:rPr>
          <w:rFonts w:eastAsia="Times New Roman" w:cs="Times New Roman"/>
          <w:color w:val="auto"/>
          <w:kern w:val="0"/>
          <w:sz w:val="24"/>
          <w14:ligatures w14:val="none"/>
        </w:rPr>
        <w:t>AND has products in the cart.</w:t>
      </w:r>
    </w:p>
    <w:p w14:paraId="65D62581" w14:textId="0CE0CBBA" w:rsidR="008F75D6" w:rsidRPr="008F75D6" w:rsidRDefault="008F75D6" w:rsidP="008F75D6">
      <w:pPr>
        <w:pStyle w:val="ListParagraph"/>
        <w:numPr>
          <w:ilvl w:val="0"/>
          <w:numId w:val="9"/>
        </w:numPr>
        <w:spacing w:before="100" w:beforeAutospacing="1" w:after="100" w:afterAutospacing="1" w:line="240" w:lineRule="auto"/>
        <w:jc w:val="left"/>
        <w:rPr>
          <w:rFonts w:eastAsia="Times New Roman" w:cs="Times New Roman"/>
          <w:color w:val="auto"/>
          <w:kern w:val="0"/>
          <w:sz w:val="24"/>
          <w14:ligatures w14:val="none"/>
        </w:rPr>
      </w:pPr>
      <w:r w:rsidRPr="008F75D6">
        <w:rPr>
          <w:rFonts w:eastAsia="Times New Roman" w:cs="Times New Roman"/>
          <w:color w:val="auto"/>
          <w:kern w:val="0"/>
          <w:sz w:val="24"/>
          <w14:ligatures w14:val="none"/>
        </w:rPr>
        <w:t>WHEN the user clicks “Checkout”.</w:t>
      </w:r>
    </w:p>
    <w:p w14:paraId="6369BB33" w14:textId="2ED05FEA" w:rsidR="008F75D6" w:rsidRPr="008F75D6" w:rsidRDefault="008F75D6" w:rsidP="008F75D6">
      <w:pPr>
        <w:pStyle w:val="ListParagraph"/>
        <w:numPr>
          <w:ilvl w:val="0"/>
          <w:numId w:val="9"/>
        </w:numPr>
        <w:spacing w:before="100" w:beforeAutospacing="1" w:after="100" w:afterAutospacing="1" w:line="240" w:lineRule="auto"/>
        <w:jc w:val="left"/>
        <w:rPr>
          <w:rFonts w:eastAsia="Times New Roman" w:cs="Times New Roman"/>
          <w:color w:val="auto"/>
          <w:kern w:val="0"/>
          <w:sz w:val="24"/>
          <w14:ligatures w14:val="none"/>
        </w:rPr>
      </w:pPr>
      <w:r w:rsidRPr="008F75D6">
        <w:rPr>
          <w:rFonts w:eastAsia="Times New Roman" w:cs="Times New Roman"/>
          <w:color w:val="auto"/>
          <w:kern w:val="0"/>
          <w:sz w:val="24"/>
          <w14:ligatures w14:val="none"/>
        </w:rPr>
        <w:t>THEN the system displays the checkout page.</w:t>
      </w:r>
    </w:p>
    <w:p w14:paraId="3457A3CB" w14:textId="6FC0BD81" w:rsidR="0087699B" w:rsidRPr="008F75D6" w:rsidRDefault="008F75D6" w:rsidP="008F75D6">
      <w:pPr>
        <w:pStyle w:val="ListParagraph"/>
        <w:numPr>
          <w:ilvl w:val="0"/>
          <w:numId w:val="9"/>
        </w:numPr>
        <w:spacing w:before="100" w:beforeAutospacing="1" w:after="100" w:afterAutospacing="1" w:line="240" w:lineRule="auto"/>
        <w:jc w:val="left"/>
        <w:rPr>
          <w:rFonts w:eastAsia="Times New Roman" w:cs="Times New Roman"/>
          <w:color w:val="auto"/>
          <w:kern w:val="0"/>
          <w:sz w:val="24"/>
          <w14:ligatures w14:val="none"/>
        </w:rPr>
      </w:pPr>
      <w:r w:rsidRPr="008F75D6">
        <w:rPr>
          <w:rFonts w:eastAsia="Times New Roman" w:cs="Times New Roman"/>
          <w:color w:val="auto"/>
          <w:kern w:val="0"/>
          <w:sz w:val="24"/>
          <w14:ligatures w14:val="none"/>
        </w:rPr>
        <w:t>AND total amount is calculated correctly.</w:t>
      </w:r>
    </w:p>
    <w:p w14:paraId="2133691B" w14:textId="4EDA9266" w:rsidR="0087699B" w:rsidRPr="00BE2790" w:rsidRDefault="00FF6B0B" w:rsidP="0087699B">
      <w:pPr>
        <w:rPr>
          <w:szCs w:val="26"/>
        </w:rPr>
      </w:pPr>
      <w:r w:rsidRPr="00BE2790">
        <w:rPr>
          <w:szCs w:val="26"/>
        </w:rPr>
        <w:t xml:space="preserve">- </w:t>
      </w:r>
      <w:r w:rsidR="0087699B" w:rsidRPr="00BE2790">
        <w:rPr>
          <w:szCs w:val="26"/>
        </w:rPr>
        <w:t xml:space="preserve">Use Case Testing: </w:t>
      </w:r>
      <w:r w:rsidR="00710228" w:rsidRPr="00710228">
        <w:rPr>
          <w:szCs w:val="26"/>
        </w:rPr>
        <w:t>Each use case is mapped into multiple test scenarios</w:t>
      </w:r>
      <w:r w:rsidR="00D71EAE">
        <w:rPr>
          <w:szCs w:val="26"/>
        </w:rPr>
        <w:t>.</w:t>
      </w:r>
    </w:p>
    <w:p w14:paraId="083C7BD1" w14:textId="77777777" w:rsidR="00FF6B0B" w:rsidRPr="00BE2790" w:rsidRDefault="00FF6B0B" w:rsidP="0087699B">
      <w:pPr>
        <w:rPr>
          <w:szCs w:val="26"/>
        </w:rPr>
      </w:pPr>
      <w:r w:rsidRPr="00BE2790">
        <w:rPr>
          <w:szCs w:val="26"/>
        </w:rPr>
        <w:t xml:space="preserve">- </w:t>
      </w:r>
      <w:r w:rsidR="0087699B" w:rsidRPr="00BE2790">
        <w:rPr>
          <w:szCs w:val="26"/>
        </w:rPr>
        <w:t>Exploratory Testing Charter:</w:t>
      </w:r>
    </w:p>
    <w:p w14:paraId="0A15B6C1" w14:textId="516B91F0" w:rsidR="00386B2F" w:rsidRPr="00386B2F" w:rsidRDefault="00386B2F" w:rsidP="00386B2F">
      <w:pPr>
        <w:pStyle w:val="ListParagraph"/>
        <w:numPr>
          <w:ilvl w:val="0"/>
          <w:numId w:val="10"/>
        </w:numPr>
        <w:spacing w:before="100" w:beforeAutospacing="1" w:after="100" w:afterAutospacing="1" w:line="240" w:lineRule="auto"/>
        <w:jc w:val="left"/>
        <w:rPr>
          <w:rFonts w:eastAsia="Times New Roman" w:cs="Times New Roman"/>
          <w:color w:val="auto"/>
          <w:kern w:val="0"/>
          <w:sz w:val="24"/>
          <w14:ligatures w14:val="none"/>
        </w:rPr>
      </w:pPr>
      <w:r w:rsidRPr="00386B2F">
        <w:rPr>
          <w:rFonts w:eastAsia="Times New Roman" w:cs="Times New Roman"/>
          <w:color w:val="auto"/>
          <w:kern w:val="0"/>
          <w:sz w:val="24"/>
          <w14:ligatures w14:val="none"/>
        </w:rPr>
        <w:t>Charter: Explore checkout flow with vouchers.</w:t>
      </w:r>
    </w:p>
    <w:p w14:paraId="24E2A339" w14:textId="37C6D5FA" w:rsidR="00386B2F" w:rsidRPr="00386B2F" w:rsidRDefault="00386B2F" w:rsidP="00386B2F">
      <w:pPr>
        <w:pStyle w:val="ListParagraph"/>
        <w:numPr>
          <w:ilvl w:val="0"/>
          <w:numId w:val="10"/>
        </w:numPr>
        <w:spacing w:before="100" w:beforeAutospacing="1" w:after="100" w:afterAutospacing="1" w:line="240" w:lineRule="auto"/>
        <w:jc w:val="left"/>
        <w:rPr>
          <w:rFonts w:eastAsia="Times New Roman" w:cs="Times New Roman"/>
          <w:color w:val="auto"/>
          <w:kern w:val="0"/>
          <w:sz w:val="24"/>
          <w14:ligatures w14:val="none"/>
        </w:rPr>
      </w:pPr>
      <w:r w:rsidRPr="00386B2F">
        <w:rPr>
          <w:rFonts w:eastAsia="Times New Roman" w:cs="Times New Roman"/>
          <w:color w:val="auto"/>
          <w:kern w:val="0"/>
          <w:sz w:val="24"/>
          <w14:ligatures w14:val="none"/>
        </w:rPr>
        <w:t>Time Box: 30 minutes.</w:t>
      </w:r>
    </w:p>
    <w:p w14:paraId="6390D82A" w14:textId="53BE951E" w:rsidR="00386B2F" w:rsidRPr="00386B2F" w:rsidRDefault="00386B2F" w:rsidP="00386B2F">
      <w:pPr>
        <w:pStyle w:val="ListParagraph"/>
        <w:numPr>
          <w:ilvl w:val="0"/>
          <w:numId w:val="10"/>
        </w:numPr>
        <w:spacing w:before="100" w:beforeAutospacing="1" w:after="100" w:afterAutospacing="1" w:line="240" w:lineRule="auto"/>
        <w:jc w:val="left"/>
        <w:rPr>
          <w:rFonts w:eastAsia="Times New Roman" w:cs="Times New Roman"/>
          <w:color w:val="auto"/>
          <w:kern w:val="0"/>
          <w:sz w:val="24"/>
          <w14:ligatures w14:val="none"/>
        </w:rPr>
      </w:pPr>
      <w:r w:rsidRPr="00386B2F">
        <w:rPr>
          <w:rFonts w:eastAsia="Times New Roman" w:cs="Times New Roman"/>
          <w:color w:val="auto"/>
          <w:kern w:val="0"/>
          <w:sz w:val="24"/>
          <w14:ligatures w14:val="none"/>
        </w:rPr>
        <w:t>Test Data: User with valid voucher, expired voucher, ineligible voucher.</w:t>
      </w:r>
    </w:p>
    <w:p w14:paraId="46C1A497" w14:textId="407275C9" w:rsidR="00386B2F" w:rsidRPr="00386B2F" w:rsidRDefault="00386B2F" w:rsidP="00386B2F">
      <w:pPr>
        <w:pStyle w:val="ListParagraph"/>
        <w:numPr>
          <w:ilvl w:val="0"/>
          <w:numId w:val="10"/>
        </w:numPr>
        <w:spacing w:before="100" w:beforeAutospacing="1" w:after="100" w:afterAutospacing="1" w:line="240" w:lineRule="auto"/>
        <w:jc w:val="left"/>
        <w:rPr>
          <w:rFonts w:eastAsia="Times New Roman" w:cs="Times New Roman"/>
          <w:color w:val="auto"/>
          <w:kern w:val="0"/>
          <w:sz w:val="24"/>
          <w14:ligatures w14:val="none"/>
        </w:rPr>
      </w:pPr>
      <w:r w:rsidRPr="00386B2F">
        <w:rPr>
          <w:rFonts w:eastAsia="Times New Roman" w:cs="Times New Roman"/>
          <w:color w:val="auto"/>
          <w:kern w:val="0"/>
          <w:sz w:val="24"/>
          <w14:ligatures w14:val="none"/>
        </w:rPr>
        <w:t>Notes: Focus on error messages and edge cases.</w:t>
      </w:r>
    </w:p>
    <w:p w14:paraId="0BB00FB5" w14:textId="1CAA1214" w:rsidR="0087699B" w:rsidRPr="002B7944" w:rsidRDefault="0087699B" w:rsidP="002B7944">
      <w:pPr>
        <w:pStyle w:val="Heading4"/>
        <w:rPr>
          <w:i/>
          <w:szCs w:val="26"/>
        </w:rPr>
      </w:pPr>
      <w:r w:rsidRPr="002B7944">
        <w:rPr>
          <w:szCs w:val="26"/>
        </w:rPr>
        <w:t xml:space="preserve">B. </w:t>
      </w:r>
      <w:r w:rsidR="002B7944" w:rsidRPr="002B7944">
        <w:rPr>
          <w:szCs w:val="26"/>
        </w:rPr>
        <w:t>White-box Approach</w:t>
      </w:r>
    </w:p>
    <w:p w14:paraId="7C574B52" w14:textId="502C1C69" w:rsidR="0087699B" w:rsidRPr="00BE2790" w:rsidRDefault="00FF6B0B" w:rsidP="0087699B">
      <w:pPr>
        <w:rPr>
          <w:szCs w:val="26"/>
        </w:rPr>
      </w:pPr>
      <w:r w:rsidRPr="00BE2790">
        <w:rPr>
          <w:szCs w:val="26"/>
        </w:rPr>
        <w:t xml:space="preserve">- </w:t>
      </w:r>
      <w:r w:rsidR="0087699B" w:rsidRPr="00BE2790">
        <w:rPr>
          <w:szCs w:val="26"/>
        </w:rPr>
        <w:t>Code Coverage Analysis:</w:t>
      </w:r>
    </w:p>
    <w:p w14:paraId="3BF18E50" w14:textId="6F5B2D64" w:rsidR="0087699B" w:rsidRPr="00BE2790" w:rsidRDefault="0087699B" w:rsidP="004350A0">
      <w:pPr>
        <w:pStyle w:val="ListParagraph"/>
        <w:numPr>
          <w:ilvl w:val="0"/>
          <w:numId w:val="11"/>
        </w:numPr>
        <w:rPr>
          <w:szCs w:val="26"/>
        </w:rPr>
      </w:pPr>
      <w:r w:rsidRPr="00BE2790">
        <w:rPr>
          <w:szCs w:val="26"/>
        </w:rPr>
        <w:t xml:space="preserve">Statement coverage </w:t>
      </w:r>
      <w:r w:rsidR="002B7944">
        <w:rPr>
          <w:szCs w:val="26"/>
        </w:rPr>
        <w:t>for</w:t>
      </w:r>
      <w:r w:rsidRPr="00BE2790">
        <w:rPr>
          <w:szCs w:val="26"/>
        </w:rPr>
        <w:t xml:space="preserve"> critical business logic</w:t>
      </w:r>
      <w:r w:rsidR="00D71EAE">
        <w:rPr>
          <w:szCs w:val="26"/>
        </w:rPr>
        <w:t>.</w:t>
      </w:r>
    </w:p>
    <w:p w14:paraId="3CED60EA" w14:textId="48D8C68C" w:rsidR="0087699B" w:rsidRPr="00BE2790" w:rsidRDefault="0087699B" w:rsidP="004350A0">
      <w:pPr>
        <w:pStyle w:val="ListParagraph"/>
        <w:numPr>
          <w:ilvl w:val="0"/>
          <w:numId w:val="11"/>
        </w:numPr>
        <w:rPr>
          <w:szCs w:val="26"/>
        </w:rPr>
      </w:pPr>
      <w:r w:rsidRPr="00BE2790">
        <w:rPr>
          <w:szCs w:val="26"/>
        </w:rPr>
        <w:t xml:space="preserve">Branch coverage </w:t>
      </w:r>
      <w:r w:rsidR="002B7944">
        <w:rPr>
          <w:szCs w:val="26"/>
        </w:rPr>
        <w:t>for</w:t>
      </w:r>
      <w:r w:rsidRPr="00BE2790">
        <w:rPr>
          <w:szCs w:val="26"/>
        </w:rPr>
        <w:t xml:space="preserve"> conditional logic</w:t>
      </w:r>
      <w:r w:rsidR="00D71EAE">
        <w:rPr>
          <w:szCs w:val="26"/>
        </w:rPr>
        <w:t>.</w:t>
      </w:r>
    </w:p>
    <w:p w14:paraId="79ABC047" w14:textId="08015703" w:rsidR="0087699B" w:rsidRPr="00BE2790" w:rsidRDefault="0087699B" w:rsidP="004350A0">
      <w:pPr>
        <w:pStyle w:val="ListParagraph"/>
        <w:numPr>
          <w:ilvl w:val="0"/>
          <w:numId w:val="11"/>
        </w:numPr>
        <w:rPr>
          <w:szCs w:val="26"/>
        </w:rPr>
      </w:pPr>
      <w:r w:rsidRPr="00BE2790">
        <w:rPr>
          <w:szCs w:val="26"/>
        </w:rPr>
        <w:t xml:space="preserve">Path coverage </w:t>
      </w:r>
      <w:r w:rsidR="002B7944">
        <w:rPr>
          <w:szCs w:val="26"/>
        </w:rPr>
        <w:t>for</w:t>
      </w:r>
      <w:r w:rsidRPr="00BE2790">
        <w:rPr>
          <w:szCs w:val="26"/>
        </w:rPr>
        <w:t xml:space="preserve"> complex algorithms</w:t>
      </w:r>
      <w:r w:rsidR="00D71EAE">
        <w:rPr>
          <w:szCs w:val="26"/>
        </w:rPr>
        <w:t>.</w:t>
      </w:r>
    </w:p>
    <w:p w14:paraId="4CFC6ABD" w14:textId="77777777" w:rsidR="0087699B" w:rsidRPr="00BE2790" w:rsidRDefault="0087699B" w:rsidP="004350A0">
      <w:pPr>
        <w:pStyle w:val="ListParagraph"/>
        <w:numPr>
          <w:ilvl w:val="0"/>
          <w:numId w:val="11"/>
        </w:numPr>
        <w:rPr>
          <w:szCs w:val="26"/>
        </w:rPr>
      </w:pPr>
      <w:r w:rsidRPr="00BE2790">
        <w:rPr>
          <w:szCs w:val="26"/>
        </w:rPr>
        <w:t>Static Code Analysis:</w:t>
      </w:r>
    </w:p>
    <w:p w14:paraId="0A97B3BF" w14:textId="2D67F628" w:rsidR="0087699B" w:rsidRPr="00BE2790" w:rsidRDefault="0087699B" w:rsidP="004350A0">
      <w:pPr>
        <w:pStyle w:val="ListParagraph"/>
        <w:numPr>
          <w:ilvl w:val="0"/>
          <w:numId w:val="11"/>
        </w:numPr>
        <w:rPr>
          <w:szCs w:val="26"/>
        </w:rPr>
      </w:pPr>
      <w:r w:rsidRPr="00BE2790">
        <w:rPr>
          <w:szCs w:val="26"/>
        </w:rPr>
        <w:t xml:space="preserve">ESLint </w:t>
      </w:r>
      <w:r w:rsidR="00CA5B3A">
        <w:rPr>
          <w:szCs w:val="26"/>
        </w:rPr>
        <w:t>for</w:t>
      </w:r>
      <w:r w:rsidRPr="00BE2790">
        <w:rPr>
          <w:szCs w:val="26"/>
        </w:rPr>
        <w:t xml:space="preserve"> code quality</w:t>
      </w:r>
      <w:r w:rsidR="00D71EAE">
        <w:rPr>
          <w:szCs w:val="26"/>
        </w:rPr>
        <w:t>.</w:t>
      </w:r>
    </w:p>
    <w:p w14:paraId="78D76D1E" w14:textId="3511C70D" w:rsidR="0087699B" w:rsidRPr="00BE2790" w:rsidRDefault="0087699B" w:rsidP="004350A0">
      <w:pPr>
        <w:pStyle w:val="ListParagraph"/>
        <w:numPr>
          <w:ilvl w:val="0"/>
          <w:numId w:val="11"/>
        </w:numPr>
        <w:rPr>
          <w:szCs w:val="26"/>
        </w:rPr>
      </w:pPr>
      <w:r w:rsidRPr="00BE2790">
        <w:rPr>
          <w:szCs w:val="26"/>
        </w:rPr>
        <w:t xml:space="preserve">SonarQube </w:t>
      </w:r>
      <w:r w:rsidR="00CA5B3A">
        <w:rPr>
          <w:szCs w:val="26"/>
        </w:rPr>
        <w:t>for</w:t>
      </w:r>
      <w:r w:rsidRPr="00BE2790">
        <w:rPr>
          <w:szCs w:val="26"/>
        </w:rPr>
        <w:t xml:space="preserve"> code smells, bugs, vulnerabilities</w:t>
      </w:r>
      <w:r w:rsidR="00D71EAE">
        <w:rPr>
          <w:szCs w:val="26"/>
        </w:rPr>
        <w:t>.</w:t>
      </w:r>
    </w:p>
    <w:p w14:paraId="7B8203B8" w14:textId="17033DE7" w:rsidR="0087699B" w:rsidRPr="004D42B9" w:rsidRDefault="0087699B" w:rsidP="00FF6B0B">
      <w:pPr>
        <w:pStyle w:val="Heading4"/>
        <w:rPr>
          <w:i/>
          <w:szCs w:val="26"/>
        </w:rPr>
      </w:pPr>
      <w:r w:rsidRPr="004D42B9">
        <w:rPr>
          <w:szCs w:val="26"/>
        </w:rPr>
        <w:t xml:space="preserve">C. </w:t>
      </w:r>
      <w:r w:rsidR="004D42B9" w:rsidRPr="004D42B9">
        <w:rPr>
          <w:szCs w:val="26"/>
        </w:rPr>
        <w:t>Gray-box Approach</w:t>
      </w:r>
      <w:r w:rsidRPr="004D42B9">
        <w:rPr>
          <w:szCs w:val="26"/>
        </w:rPr>
        <w:t xml:space="preserve"> </w:t>
      </w:r>
    </w:p>
    <w:p w14:paraId="45D5925E" w14:textId="1E85B41B" w:rsidR="0087699B" w:rsidRPr="00BE2790" w:rsidRDefault="00FF6B0B" w:rsidP="0087699B">
      <w:pPr>
        <w:rPr>
          <w:szCs w:val="26"/>
        </w:rPr>
      </w:pPr>
      <w:r w:rsidRPr="00BE2790">
        <w:rPr>
          <w:szCs w:val="26"/>
        </w:rPr>
        <w:t xml:space="preserve">- </w:t>
      </w:r>
      <w:r w:rsidR="000566DF" w:rsidRPr="000566DF">
        <w:rPr>
          <w:szCs w:val="26"/>
        </w:rPr>
        <w:t>Combine knowledge of internal structure with external behavior</w:t>
      </w:r>
      <w:r w:rsidR="0087699B" w:rsidRPr="00BE2790">
        <w:rPr>
          <w:szCs w:val="26"/>
        </w:rPr>
        <w:t>:</w:t>
      </w:r>
    </w:p>
    <w:p w14:paraId="74822E25" w14:textId="7647EBAC" w:rsidR="000566DF" w:rsidRPr="000566DF" w:rsidRDefault="000566DF" w:rsidP="000566DF">
      <w:pPr>
        <w:pStyle w:val="ListParagraph"/>
        <w:numPr>
          <w:ilvl w:val="0"/>
          <w:numId w:val="12"/>
        </w:numPr>
        <w:spacing w:before="100" w:beforeAutospacing="1" w:after="100" w:afterAutospacing="1" w:line="240" w:lineRule="auto"/>
        <w:jc w:val="left"/>
        <w:rPr>
          <w:rFonts w:eastAsia="Times New Roman" w:cs="Times New Roman"/>
          <w:color w:val="auto"/>
          <w:kern w:val="0"/>
          <w:sz w:val="24"/>
          <w14:ligatures w14:val="none"/>
        </w:rPr>
      </w:pPr>
      <w:r w:rsidRPr="000566DF">
        <w:rPr>
          <w:rFonts w:eastAsia="Times New Roman" w:cs="Times New Roman"/>
          <w:color w:val="auto"/>
          <w:kern w:val="0"/>
          <w:sz w:val="24"/>
          <w14:ligatures w14:val="none"/>
        </w:rPr>
        <w:t>API Testing with knowledge of database schema.</w:t>
      </w:r>
    </w:p>
    <w:p w14:paraId="413147A3" w14:textId="7AFF9744" w:rsidR="000566DF" w:rsidRPr="000566DF" w:rsidRDefault="000566DF" w:rsidP="000566DF">
      <w:pPr>
        <w:pStyle w:val="ListParagraph"/>
        <w:numPr>
          <w:ilvl w:val="0"/>
          <w:numId w:val="12"/>
        </w:numPr>
        <w:spacing w:before="100" w:beforeAutospacing="1" w:after="100" w:afterAutospacing="1" w:line="240" w:lineRule="auto"/>
        <w:jc w:val="left"/>
        <w:rPr>
          <w:rFonts w:eastAsia="Times New Roman" w:cs="Times New Roman"/>
          <w:color w:val="auto"/>
          <w:kern w:val="0"/>
          <w:sz w:val="24"/>
          <w14:ligatures w14:val="none"/>
        </w:rPr>
      </w:pPr>
      <w:r w:rsidRPr="000566DF">
        <w:rPr>
          <w:rFonts w:eastAsia="Times New Roman" w:cs="Times New Roman"/>
          <w:color w:val="auto"/>
          <w:kern w:val="0"/>
          <w:sz w:val="24"/>
          <w14:ligatures w14:val="none"/>
        </w:rPr>
        <w:t>Database Testing with knowledge of application logic.</w:t>
      </w:r>
    </w:p>
    <w:p w14:paraId="1A961E58" w14:textId="5609FE21" w:rsidR="000566DF" w:rsidRPr="000566DF" w:rsidRDefault="000566DF" w:rsidP="000566DF">
      <w:pPr>
        <w:pStyle w:val="ListParagraph"/>
        <w:numPr>
          <w:ilvl w:val="0"/>
          <w:numId w:val="12"/>
        </w:numPr>
        <w:spacing w:before="100" w:beforeAutospacing="1" w:after="100" w:afterAutospacing="1" w:line="240" w:lineRule="auto"/>
        <w:jc w:val="left"/>
        <w:rPr>
          <w:rFonts w:eastAsia="Times New Roman" w:cs="Times New Roman"/>
          <w:color w:val="auto"/>
          <w:kern w:val="0"/>
          <w:sz w:val="24"/>
          <w14:ligatures w14:val="none"/>
        </w:rPr>
      </w:pPr>
      <w:r w:rsidRPr="000566DF">
        <w:rPr>
          <w:rFonts w:eastAsia="Times New Roman" w:cs="Times New Roman"/>
          <w:color w:val="auto"/>
          <w:kern w:val="0"/>
          <w:sz w:val="24"/>
          <w14:ligatures w14:val="none"/>
        </w:rPr>
        <w:t>Integration Testing with knowledge of component interfaces.</w:t>
      </w:r>
    </w:p>
    <w:p w14:paraId="69C0C84C" w14:textId="55DDCB72" w:rsidR="00E90387" w:rsidRPr="00BE2790" w:rsidRDefault="00E90387" w:rsidP="00104A1A">
      <w:pPr>
        <w:pStyle w:val="Heading2"/>
        <w:rPr>
          <w:szCs w:val="26"/>
        </w:rPr>
      </w:pPr>
      <w:bookmarkStart w:id="62" w:name="_Toc217241636"/>
      <w:r w:rsidRPr="00BE2790">
        <w:rPr>
          <w:szCs w:val="26"/>
        </w:rPr>
        <w:t xml:space="preserve">3.5 </w:t>
      </w:r>
      <w:r w:rsidR="000F2E22" w:rsidRPr="000F2E22">
        <w:rPr>
          <w:szCs w:val="26"/>
        </w:rPr>
        <w:t>Testing Strategy</w:t>
      </w:r>
      <w:bookmarkEnd w:id="62"/>
    </w:p>
    <w:p w14:paraId="23D0F99B" w14:textId="56BCAA9D" w:rsidR="00E90387" w:rsidRPr="00BE2790" w:rsidRDefault="00E90387" w:rsidP="00104A1A">
      <w:pPr>
        <w:pStyle w:val="Heading3"/>
        <w:rPr>
          <w:szCs w:val="26"/>
        </w:rPr>
      </w:pPr>
      <w:bookmarkStart w:id="63" w:name="_Toc217241637"/>
      <w:r w:rsidRPr="00BE2790">
        <w:rPr>
          <w:szCs w:val="26"/>
        </w:rPr>
        <w:t>3.5.1</w:t>
      </w:r>
      <w:r w:rsidR="000F2E22">
        <w:rPr>
          <w:szCs w:val="26"/>
        </w:rPr>
        <w:t xml:space="preserve"> </w:t>
      </w:r>
      <w:r w:rsidR="000F2E22" w:rsidRPr="000F2E22">
        <w:rPr>
          <w:szCs w:val="26"/>
        </w:rPr>
        <w:t>Overall Strategy</w:t>
      </w:r>
      <w:bookmarkEnd w:id="63"/>
    </w:p>
    <w:p w14:paraId="23047BAA" w14:textId="04899608" w:rsidR="00E90387" w:rsidRPr="00BE2790" w:rsidRDefault="00B40EB2" w:rsidP="00E90387">
      <w:pPr>
        <w:rPr>
          <w:szCs w:val="26"/>
        </w:rPr>
      </w:pPr>
      <w:r w:rsidRPr="00BE2790">
        <w:rPr>
          <w:szCs w:val="26"/>
        </w:rPr>
        <w:t xml:space="preserve">- </w:t>
      </w:r>
      <w:r w:rsidR="009E7595" w:rsidRPr="009E7595">
        <w:rPr>
          <w:szCs w:val="26"/>
        </w:rPr>
        <w:t>The testing strategy is designed under the principle: Risk-Based, Automation-First, Shift-Left</w:t>
      </w:r>
      <w:r w:rsidR="00E90387" w:rsidRPr="009E7595">
        <w:rPr>
          <w:szCs w:val="26"/>
        </w:rPr>
        <w:t>:</w:t>
      </w:r>
    </w:p>
    <w:p w14:paraId="7E08DFC0" w14:textId="4B763198" w:rsidR="00E90387" w:rsidRPr="00BE2790" w:rsidRDefault="00B40EB2" w:rsidP="00E90387">
      <w:pPr>
        <w:rPr>
          <w:szCs w:val="26"/>
        </w:rPr>
      </w:pPr>
      <w:r w:rsidRPr="00BE2790">
        <w:rPr>
          <w:szCs w:val="26"/>
        </w:rPr>
        <w:t xml:space="preserve">- </w:t>
      </w:r>
      <w:r w:rsidR="009E7595" w:rsidRPr="009E7595">
        <w:rPr>
          <w:szCs w:val="26"/>
        </w:rPr>
        <w:t>Three main pillars</w:t>
      </w:r>
      <w:r w:rsidR="00E90387" w:rsidRPr="00BE2790">
        <w:rPr>
          <w:szCs w:val="26"/>
        </w:rPr>
        <w:t>:</w:t>
      </w:r>
    </w:p>
    <w:p w14:paraId="4564B7A4" w14:textId="3502A4AB" w:rsidR="00A5437A" w:rsidRPr="00A5437A" w:rsidRDefault="00A5437A" w:rsidP="00A5437A">
      <w:pPr>
        <w:pStyle w:val="ListParagraph"/>
        <w:numPr>
          <w:ilvl w:val="0"/>
          <w:numId w:val="13"/>
        </w:numPr>
        <w:spacing w:before="100" w:beforeAutospacing="1" w:after="100" w:afterAutospacing="1" w:line="240" w:lineRule="auto"/>
        <w:jc w:val="left"/>
        <w:rPr>
          <w:rFonts w:eastAsia="Times New Roman" w:cs="Times New Roman"/>
          <w:color w:val="auto"/>
          <w:kern w:val="0"/>
          <w:sz w:val="24"/>
          <w14:ligatures w14:val="none"/>
        </w:rPr>
      </w:pPr>
      <w:r w:rsidRPr="00A5437A">
        <w:rPr>
          <w:rFonts w:eastAsia="Times New Roman" w:cs="Times New Roman"/>
          <w:color w:val="auto"/>
          <w:kern w:val="0"/>
          <w:sz w:val="24"/>
          <w14:ligatures w14:val="none"/>
        </w:rPr>
        <w:t>Prevention over Detection: Prioritize preventing defects rather than detecting them.</w:t>
      </w:r>
    </w:p>
    <w:p w14:paraId="43E5EFFC" w14:textId="5F25345D" w:rsidR="00A5437A" w:rsidRPr="00A5437A" w:rsidRDefault="00A5437A" w:rsidP="00A5437A">
      <w:pPr>
        <w:pStyle w:val="ListParagraph"/>
        <w:numPr>
          <w:ilvl w:val="0"/>
          <w:numId w:val="13"/>
        </w:numPr>
        <w:spacing w:before="100" w:beforeAutospacing="1" w:after="100" w:afterAutospacing="1" w:line="240" w:lineRule="auto"/>
        <w:jc w:val="left"/>
        <w:rPr>
          <w:rFonts w:eastAsia="Times New Roman" w:cs="Times New Roman"/>
          <w:color w:val="auto"/>
          <w:kern w:val="0"/>
          <w:sz w:val="24"/>
          <w14:ligatures w14:val="none"/>
        </w:rPr>
      </w:pPr>
      <w:r w:rsidRPr="00A5437A">
        <w:rPr>
          <w:rFonts w:eastAsia="Times New Roman" w:cs="Times New Roman"/>
          <w:color w:val="auto"/>
          <w:kern w:val="0"/>
          <w:sz w:val="24"/>
          <w14:ligatures w14:val="none"/>
        </w:rPr>
        <w:t>Early Feedback: Provide fast feedback to developers.</w:t>
      </w:r>
    </w:p>
    <w:p w14:paraId="6734757B" w14:textId="79BADFCE" w:rsidR="00A5437A" w:rsidRPr="00A5437A" w:rsidRDefault="00A5437A" w:rsidP="00A5437A">
      <w:pPr>
        <w:pStyle w:val="ListParagraph"/>
        <w:numPr>
          <w:ilvl w:val="0"/>
          <w:numId w:val="13"/>
        </w:numPr>
        <w:spacing w:before="100" w:beforeAutospacing="1" w:after="100" w:afterAutospacing="1" w:line="240" w:lineRule="auto"/>
        <w:jc w:val="left"/>
        <w:rPr>
          <w:rFonts w:eastAsia="Times New Roman" w:cs="Times New Roman"/>
          <w:color w:val="auto"/>
          <w:kern w:val="0"/>
          <w:sz w:val="24"/>
          <w14:ligatures w14:val="none"/>
        </w:rPr>
      </w:pPr>
      <w:r w:rsidRPr="00A5437A">
        <w:rPr>
          <w:rFonts w:eastAsia="Times New Roman" w:cs="Times New Roman"/>
          <w:color w:val="auto"/>
          <w:kern w:val="0"/>
          <w:sz w:val="24"/>
          <w14:ligatures w14:val="none"/>
        </w:rPr>
        <w:t>Business Risk Focus: Focus on areas with the highest business impact.</w:t>
      </w:r>
    </w:p>
    <w:p w14:paraId="017A33EB" w14:textId="693E2DD9" w:rsidR="00E90387" w:rsidRPr="00BE2790" w:rsidRDefault="00556121" w:rsidP="00E90387">
      <w:pPr>
        <w:rPr>
          <w:szCs w:val="26"/>
        </w:rPr>
      </w:pPr>
      <w:r w:rsidRPr="00BE2790">
        <w:rPr>
          <w:szCs w:val="26"/>
        </w:rPr>
        <w:t xml:space="preserve">- </w:t>
      </w:r>
      <w:r w:rsidR="00A5437A" w:rsidRPr="00A5437A">
        <w:rPr>
          <w:szCs w:val="26"/>
        </w:rPr>
        <w:t>Allocation of testing effort</w:t>
      </w:r>
      <w:r w:rsidR="00E90387" w:rsidRPr="00BE2790">
        <w:rPr>
          <w:szCs w:val="26"/>
        </w:rPr>
        <w:t>:</w:t>
      </w:r>
    </w:p>
    <w:p w14:paraId="5DD72C2B" w14:textId="53B4C0D8" w:rsidR="0051749F" w:rsidRPr="00BE2790" w:rsidRDefault="004245B2" w:rsidP="00B40EB2">
      <w:pPr>
        <w:rPr>
          <w:szCs w:val="26"/>
        </w:rPr>
      </w:pPr>
      <w:r w:rsidRPr="00BE2790">
        <w:rPr>
          <w:noProof/>
          <w:szCs w:val="26"/>
        </w:rPr>
        <w:drawing>
          <wp:inline distT="0" distB="0" distL="0" distR="0" wp14:anchorId="4848B655" wp14:editId="2CCF4D3C">
            <wp:extent cx="5359180" cy="3489339"/>
            <wp:effectExtent l="0" t="0" r="0" b="0"/>
            <wp:docPr id="97045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58347" name=""/>
                    <pic:cNvPicPr/>
                  </pic:nvPicPr>
                  <pic:blipFill>
                    <a:blip r:embed="rId56"/>
                    <a:stretch>
                      <a:fillRect/>
                    </a:stretch>
                  </pic:blipFill>
                  <pic:spPr>
                    <a:xfrm>
                      <a:off x="0" y="0"/>
                      <a:ext cx="5366447" cy="3494070"/>
                    </a:xfrm>
                    <a:prstGeom prst="rect">
                      <a:avLst/>
                    </a:prstGeom>
                  </pic:spPr>
                </pic:pic>
              </a:graphicData>
            </a:graphic>
          </wp:inline>
        </w:drawing>
      </w:r>
    </w:p>
    <w:p w14:paraId="364961A7" w14:textId="78573C77" w:rsidR="00E90387" w:rsidRPr="00BE2790" w:rsidRDefault="00E90387" w:rsidP="006B5E43">
      <w:pPr>
        <w:pStyle w:val="Heading3"/>
        <w:rPr>
          <w:szCs w:val="26"/>
        </w:rPr>
      </w:pPr>
      <w:bookmarkStart w:id="64" w:name="_Toc217241638"/>
      <w:r w:rsidRPr="00BE2790">
        <w:rPr>
          <w:szCs w:val="26"/>
        </w:rPr>
        <w:t xml:space="preserve">3.5.2 </w:t>
      </w:r>
      <w:r w:rsidR="008A5D11" w:rsidRPr="008A5D11">
        <w:rPr>
          <w:szCs w:val="26"/>
        </w:rPr>
        <w:t>Component-level Strategy</w:t>
      </w:r>
      <w:bookmarkEnd w:id="64"/>
    </w:p>
    <w:p w14:paraId="38340262" w14:textId="26C76499" w:rsidR="00E90387" w:rsidRPr="008A5D11" w:rsidRDefault="00E90387" w:rsidP="006B5E43">
      <w:pPr>
        <w:pStyle w:val="Heading4"/>
        <w:rPr>
          <w:i/>
          <w:szCs w:val="26"/>
        </w:rPr>
      </w:pPr>
      <w:r w:rsidRPr="008A5D11">
        <w:rPr>
          <w:szCs w:val="26"/>
        </w:rPr>
        <w:t xml:space="preserve">A. </w:t>
      </w:r>
      <w:r w:rsidR="008A5D11" w:rsidRPr="008A5D11">
        <w:rPr>
          <w:szCs w:val="26"/>
        </w:rPr>
        <w:t>Backend Testing Strategy</w:t>
      </w:r>
    </w:p>
    <w:p w14:paraId="3E4C44B7" w14:textId="704979D9" w:rsidR="00E90387" w:rsidRPr="00BE2790" w:rsidRDefault="006B5E43" w:rsidP="00E90387">
      <w:pPr>
        <w:rPr>
          <w:szCs w:val="26"/>
        </w:rPr>
      </w:pPr>
      <w:r w:rsidRPr="00BE2790">
        <w:rPr>
          <w:szCs w:val="26"/>
        </w:rPr>
        <w:t xml:space="preserve">- </w:t>
      </w:r>
      <w:r w:rsidR="00CB1AD6" w:rsidRPr="00CB1AD6">
        <w:rPr>
          <w:szCs w:val="26"/>
        </w:rPr>
        <w:t>Objective: Ensure API reliability, performance, and security</w:t>
      </w:r>
    </w:p>
    <w:p w14:paraId="1FE3CE14" w14:textId="0399ACF0" w:rsidR="00E90387" w:rsidRPr="00BE2790" w:rsidRDefault="006B5E43" w:rsidP="00B40EB2">
      <w:pPr>
        <w:rPr>
          <w:szCs w:val="26"/>
        </w:rPr>
      </w:pPr>
      <w:r w:rsidRPr="00BE2790">
        <w:rPr>
          <w:szCs w:val="26"/>
        </w:rPr>
        <w:t xml:space="preserve">- </w:t>
      </w:r>
      <w:r w:rsidR="00CB1AD6" w:rsidRPr="00CB1AD6">
        <w:rPr>
          <w:szCs w:val="26"/>
        </w:rPr>
        <w:t>Database Testing Strategy</w:t>
      </w:r>
      <w:r w:rsidR="00E90387" w:rsidRPr="00BE2790">
        <w:rPr>
          <w:szCs w:val="26"/>
        </w:rPr>
        <w:t>:</w:t>
      </w:r>
    </w:p>
    <w:p w14:paraId="61C12643" w14:textId="4ABDA088" w:rsidR="00261C72" w:rsidRPr="00261C72" w:rsidRDefault="00261C72" w:rsidP="00261C72">
      <w:pPr>
        <w:pStyle w:val="ListParagraph"/>
        <w:numPr>
          <w:ilvl w:val="0"/>
          <w:numId w:val="14"/>
        </w:numPr>
        <w:spacing w:before="100" w:beforeAutospacing="1" w:after="100" w:afterAutospacing="1" w:line="240" w:lineRule="auto"/>
        <w:jc w:val="left"/>
        <w:rPr>
          <w:rFonts w:eastAsia="Times New Roman" w:cs="Times New Roman"/>
          <w:color w:val="auto"/>
          <w:kern w:val="0"/>
          <w:sz w:val="24"/>
          <w14:ligatures w14:val="none"/>
        </w:rPr>
      </w:pPr>
      <w:r w:rsidRPr="00261C72">
        <w:rPr>
          <w:rFonts w:eastAsia="Times New Roman" w:cs="Times New Roman"/>
          <w:color w:val="auto"/>
          <w:kern w:val="0"/>
          <w:sz w:val="24"/>
          <w14:ligatures w14:val="none"/>
        </w:rPr>
        <w:t>Isolation Testing: Each test suite uses transactions with automatic rollback</w:t>
      </w:r>
    </w:p>
    <w:p w14:paraId="49E5C92E" w14:textId="00CF720A" w:rsidR="00261C72" w:rsidRPr="00261C72" w:rsidRDefault="00261C72" w:rsidP="00261C72">
      <w:pPr>
        <w:pStyle w:val="ListParagraph"/>
        <w:numPr>
          <w:ilvl w:val="0"/>
          <w:numId w:val="14"/>
        </w:numPr>
        <w:spacing w:before="100" w:beforeAutospacing="1" w:after="100" w:afterAutospacing="1" w:line="240" w:lineRule="auto"/>
        <w:jc w:val="left"/>
        <w:rPr>
          <w:rFonts w:eastAsia="Times New Roman" w:cs="Times New Roman"/>
          <w:color w:val="auto"/>
          <w:kern w:val="0"/>
          <w:sz w:val="24"/>
          <w14:ligatures w14:val="none"/>
        </w:rPr>
      </w:pPr>
      <w:r w:rsidRPr="00261C72">
        <w:rPr>
          <w:rFonts w:eastAsia="Times New Roman" w:cs="Times New Roman"/>
          <w:color w:val="auto"/>
          <w:kern w:val="0"/>
          <w:sz w:val="24"/>
          <w14:ligatures w14:val="none"/>
        </w:rPr>
        <w:t>Test Data Management: Factory patterns to generate test data</w:t>
      </w:r>
    </w:p>
    <w:p w14:paraId="0F63D8AF" w14:textId="543CF7F8" w:rsidR="00261C72" w:rsidRPr="00261C72" w:rsidRDefault="00261C72" w:rsidP="00261C72">
      <w:pPr>
        <w:pStyle w:val="ListParagraph"/>
        <w:numPr>
          <w:ilvl w:val="0"/>
          <w:numId w:val="14"/>
        </w:numPr>
        <w:spacing w:before="100" w:beforeAutospacing="1" w:after="100" w:afterAutospacing="1" w:line="240" w:lineRule="auto"/>
        <w:jc w:val="left"/>
        <w:rPr>
          <w:rFonts w:eastAsia="Times New Roman" w:cs="Times New Roman"/>
          <w:color w:val="auto"/>
          <w:kern w:val="0"/>
          <w:sz w:val="24"/>
          <w14:ligatures w14:val="none"/>
        </w:rPr>
      </w:pPr>
      <w:r w:rsidRPr="00261C72">
        <w:rPr>
          <w:rFonts w:eastAsia="Times New Roman" w:cs="Times New Roman"/>
          <w:color w:val="auto"/>
          <w:kern w:val="0"/>
          <w:sz w:val="24"/>
          <w14:ligatures w14:val="none"/>
        </w:rPr>
        <w:t>Migration Testing: Versioned database migration with backward compatibility checks</w:t>
      </w:r>
    </w:p>
    <w:p w14:paraId="10CA1F42" w14:textId="15CF70E3" w:rsidR="005603AF" w:rsidRPr="00BE2790" w:rsidRDefault="005603AF" w:rsidP="005603AF">
      <w:pPr>
        <w:rPr>
          <w:szCs w:val="26"/>
        </w:rPr>
      </w:pPr>
      <w:r w:rsidRPr="00BE2790">
        <w:rPr>
          <w:szCs w:val="26"/>
        </w:rPr>
        <w:t xml:space="preserve">- </w:t>
      </w:r>
      <w:r w:rsidR="00097DA7" w:rsidRPr="00097DA7">
        <w:rPr>
          <w:szCs w:val="26"/>
        </w:rPr>
        <w:t>API Testing Strategy</w:t>
      </w:r>
      <w:r w:rsidRPr="00BE2790">
        <w:rPr>
          <w:szCs w:val="26"/>
        </w:rPr>
        <w:t>:</w:t>
      </w:r>
    </w:p>
    <w:p w14:paraId="091866A8" w14:textId="20280D20" w:rsidR="00097DA7" w:rsidRPr="00097DA7" w:rsidRDefault="00097DA7" w:rsidP="00097DA7">
      <w:pPr>
        <w:pStyle w:val="ListParagraph"/>
        <w:numPr>
          <w:ilvl w:val="0"/>
          <w:numId w:val="15"/>
        </w:numPr>
        <w:spacing w:before="100" w:beforeAutospacing="1" w:after="100" w:afterAutospacing="1" w:line="240" w:lineRule="auto"/>
        <w:jc w:val="left"/>
        <w:rPr>
          <w:rFonts w:eastAsia="Times New Roman" w:cs="Times New Roman"/>
          <w:color w:val="auto"/>
          <w:kern w:val="0"/>
          <w:sz w:val="24"/>
          <w14:ligatures w14:val="none"/>
        </w:rPr>
      </w:pPr>
      <w:r w:rsidRPr="00097DA7">
        <w:rPr>
          <w:rFonts w:eastAsia="Times New Roman" w:cs="Times New Roman"/>
          <w:color w:val="auto"/>
          <w:kern w:val="0"/>
          <w:sz w:val="24"/>
          <w14:ligatures w14:val="none"/>
        </w:rPr>
        <w:t>Contract Testing: Validate OpenAPI/Swagger specification</w:t>
      </w:r>
    </w:p>
    <w:p w14:paraId="0826F148" w14:textId="4027AF4C" w:rsidR="00097DA7" w:rsidRPr="00097DA7" w:rsidRDefault="00097DA7" w:rsidP="00097DA7">
      <w:pPr>
        <w:pStyle w:val="ListParagraph"/>
        <w:numPr>
          <w:ilvl w:val="0"/>
          <w:numId w:val="15"/>
        </w:numPr>
        <w:spacing w:before="100" w:beforeAutospacing="1" w:after="100" w:afterAutospacing="1" w:line="240" w:lineRule="auto"/>
        <w:jc w:val="left"/>
        <w:rPr>
          <w:rFonts w:eastAsia="Times New Roman" w:cs="Times New Roman"/>
          <w:color w:val="auto"/>
          <w:kern w:val="0"/>
          <w:sz w:val="24"/>
          <w14:ligatures w14:val="none"/>
        </w:rPr>
      </w:pPr>
      <w:r w:rsidRPr="00097DA7">
        <w:rPr>
          <w:rFonts w:eastAsia="Times New Roman" w:cs="Times New Roman"/>
          <w:color w:val="auto"/>
          <w:kern w:val="0"/>
          <w:sz w:val="24"/>
          <w14:ligatures w14:val="none"/>
        </w:rPr>
        <w:t>Negative Testing: Invalid inputs, error conditions</w:t>
      </w:r>
    </w:p>
    <w:p w14:paraId="46C36663" w14:textId="4773A16E" w:rsidR="00097DA7" w:rsidRPr="00097DA7" w:rsidRDefault="00097DA7" w:rsidP="00097DA7">
      <w:pPr>
        <w:pStyle w:val="ListParagraph"/>
        <w:numPr>
          <w:ilvl w:val="0"/>
          <w:numId w:val="15"/>
        </w:numPr>
        <w:spacing w:before="100" w:beforeAutospacing="1" w:after="100" w:afterAutospacing="1" w:line="240" w:lineRule="auto"/>
        <w:jc w:val="left"/>
        <w:rPr>
          <w:rFonts w:eastAsia="Times New Roman" w:cs="Times New Roman"/>
          <w:color w:val="auto"/>
          <w:kern w:val="0"/>
          <w:sz w:val="24"/>
          <w14:ligatures w14:val="none"/>
        </w:rPr>
      </w:pPr>
      <w:r w:rsidRPr="00097DA7">
        <w:rPr>
          <w:rFonts w:eastAsia="Times New Roman" w:cs="Times New Roman"/>
          <w:color w:val="auto"/>
          <w:kern w:val="0"/>
          <w:sz w:val="24"/>
          <w14:ligatures w14:val="none"/>
        </w:rPr>
        <w:t>Security Testing: Authentication, authorization, injection attacks</w:t>
      </w:r>
    </w:p>
    <w:p w14:paraId="33D772C7" w14:textId="4E61AF9F" w:rsidR="00E90387" w:rsidRPr="00097DA7" w:rsidRDefault="00E90387" w:rsidP="006B5E43">
      <w:pPr>
        <w:pStyle w:val="Heading4"/>
        <w:rPr>
          <w:i/>
          <w:szCs w:val="26"/>
        </w:rPr>
      </w:pPr>
      <w:r w:rsidRPr="00097DA7">
        <w:rPr>
          <w:szCs w:val="26"/>
        </w:rPr>
        <w:t xml:space="preserve">B. </w:t>
      </w:r>
      <w:r w:rsidR="004965F1" w:rsidRPr="004965F1">
        <w:rPr>
          <w:szCs w:val="26"/>
        </w:rPr>
        <w:t>Frontend Testing Strategy</w:t>
      </w:r>
    </w:p>
    <w:p w14:paraId="797845C1" w14:textId="5CDE43F0" w:rsidR="006A4EBD" w:rsidRPr="00BE2790" w:rsidRDefault="006A4EBD" w:rsidP="006A4EBD">
      <w:pPr>
        <w:rPr>
          <w:szCs w:val="26"/>
        </w:rPr>
      </w:pPr>
      <w:r w:rsidRPr="00BE2790">
        <w:rPr>
          <w:szCs w:val="26"/>
        </w:rPr>
        <w:t xml:space="preserve">- </w:t>
      </w:r>
      <w:r w:rsidR="004965F1" w:rsidRPr="004965F1">
        <w:rPr>
          <w:szCs w:val="26"/>
        </w:rPr>
        <w:t>Objective: Ensure UI responsiveness, accessibility, and user experience</w:t>
      </w:r>
    </w:p>
    <w:p w14:paraId="1619039D" w14:textId="505B93F5" w:rsidR="006A4EBD" w:rsidRPr="00BE2790" w:rsidRDefault="006A4EBD" w:rsidP="006A4EBD">
      <w:pPr>
        <w:rPr>
          <w:szCs w:val="26"/>
        </w:rPr>
      </w:pPr>
      <w:r w:rsidRPr="00BE2790">
        <w:rPr>
          <w:szCs w:val="26"/>
        </w:rPr>
        <w:t xml:space="preserve">- </w:t>
      </w:r>
      <w:r w:rsidR="000E6F71" w:rsidRPr="000E6F71">
        <w:rPr>
          <w:szCs w:val="26"/>
        </w:rPr>
        <w:t>Approach</w:t>
      </w:r>
      <w:r w:rsidRPr="00BE2790">
        <w:rPr>
          <w:szCs w:val="26"/>
        </w:rPr>
        <w:t>:</w:t>
      </w:r>
    </w:p>
    <w:p w14:paraId="58AC534F" w14:textId="1541AD16" w:rsidR="006A4EBD" w:rsidRPr="00BE2790" w:rsidRDefault="006C7407" w:rsidP="006A4EBD">
      <w:pPr>
        <w:rPr>
          <w:szCs w:val="26"/>
        </w:rPr>
      </w:pPr>
      <w:r w:rsidRPr="00BE2790">
        <w:rPr>
          <w:szCs w:val="26"/>
        </w:rPr>
        <w:t xml:space="preserve">1. </w:t>
      </w:r>
      <w:r w:rsidR="00EF0877" w:rsidRPr="00EF0877">
        <w:rPr>
          <w:szCs w:val="26"/>
        </w:rPr>
        <w:t>Component Testing Strategy</w:t>
      </w:r>
      <w:r w:rsidR="006A4EBD" w:rsidRPr="00BE2790">
        <w:rPr>
          <w:szCs w:val="26"/>
        </w:rPr>
        <w:t>:</w:t>
      </w:r>
    </w:p>
    <w:p w14:paraId="2EB14355" w14:textId="38C88FBA" w:rsidR="0057768B" w:rsidRPr="0057768B" w:rsidRDefault="0057768B" w:rsidP="0057768B">
      <w:pPr>
        <w:pStyle w:val="ListParagraph"/>
        <w:numPr>
          <w:ilvl w:val="0"/>
          <w:numId w:val="16"/>
        </w:numPr>
        <w:spacing w:before="100" w:beforeAutospacing="1" w:after="100" w:afterAutospacing="1" w:line="240" w:lineRule="auto"/>
        <w:jc w:val="left"/>
        <w:rPr>
          <w:rFonts w:eastAsia="Times New Roman" w:cs="Times New Roman"/>
          <w:color w:val="auto"/>
          <w:kern w:val="0"/>
          <w:sz w:val="24"/>
          <w14:ligatures w14:val="none"/>
        </w:rPr>
      </w:pPr>
      <w:r w:rsidRPr="0057768B">
        <w:rPr>
          <w:rFonts w:eastAsia="Times New Roman" w:cs="Times New Roman"/>
          <w:color w:val="auto"/>
          <w:kern w:val="0"/>
          <w:sz w:val="24"/>
          <w14:ligatures w14:val="none"/>
        </w:rPr>
        <w:t>Isolation Testing: Test components independently with mocked dependencies</w:t>
      </w:r>
    </w:p>
    <w:p w14:paraId="6170E7DF" w14:textId="430E9BDB" w:rsidR="0057768B" w:rsidRPr="0057768B" w:rsidRDefault="0057768B" w:rsidP="0057768B">
      <w:pPr>
        <w:pStyle w:val="ListParagraph"/>
        <w:numPr>
          <w:ilvl w:val="0"/>
          <w:numId w:val="16"/>
        </w:numPr>
        <w:spacing w:before="100" w:beforeAutospacing="1" w:after="100" w:afterAutospacing="1" w:line="240" w:lineRule="auto"/>
        <w:jc w:val="left"/>
        <w:rPr>
          <w:rFonts w:eastAsia="Times New Roman" w:cs="Times New Roman"/>
          <w:color w:val="auto"/>
          <w:kern w:val="0"/>
          <w:sz w:val="24"/>
          <w14:ligatures w14:val="none"/>
        </w:rPr>
      </w:pPr>
      <w:r w:rsidRPr="0057768B">
        <w:rPr>
          <w:rFonts w:eastAsia="Times New Roman" w:cs="Times New Roman"/>
          <w:color w:val="auto"/>
          <w:kern w:val="0"/>
          <w:sz w:val="24"/>
          <w14:ligatures w14:val="none"/>
        </w:rPr>
        <w:t>Integration Testing: Test interaction between components</w:t>
      </w:r>
    </w:p>
    <w:p w14:paraId="48BDCEA2" w14:textId="2266210C" w:rsidR="00EF0877" w:rsidRPr="0057768B" w:rsidRDefault="0057768B" w:rsidP="0057768B">
      <w:pPr>
        <w:pStyle w:val="ListParagraph"/>
        <w:numPr>
          <w:ilvl w:val="0"/>
          <w:numId w:val="16"/>
        </w:numPr>
        <w:spacing w:before="100" w:beforeAutospacing="1" w:after="100" w:afterAutospacing="1" w:line="240" w:lineRule="auto"/>
        <w:jc w:val="left"/>
        <w:rPr>
          <w:rFonts w:eastAsia="Times New Roman" w:cs="Times New Roman"/>
          <w:color w:val="auto"/>
          <w:kern w:val="0"/>
          <w:sz w:val="24"/>
          <w14:ligatures w14:val="none"/>
        </w:rPr>
      </w:pPr>
      <w:r w:rsidRPr="0057768B">
        <w:rPr>
          <w:rFonts w:eastAsia="Times New Roman" w:cs="Times New Roman"/>
          <w:color w:val="auto"/>
          <w:kern w:val="0"/>
          <w:sz w:val="24"/>
          <w14:ligatures w14:val="none"/>
        </w:rPr>
        <w:t>Snapshot Testing: Detect unintended UI changes</w:t>
      </w:r>
    </w:p>
    <w:p w14:paraId="32C2C081" w14:textId="18E10370" w:rsidR="006A4EBD" w:rsidRPr="00BE2790" w:rsidRDefault="006C7407" w:rsidP="006A4EBD">
      <w:pPr>
        <w:rPr>
          <w:szCs w:val="26"/>
        </w:rPr>
      </w:pPr>
      <w:r w:rsidRPr="00BE2790">
        <w:rPr>
          <w:szCs w:val="26"/>
        </w:rPr>
        <w:t xml:space="preserve">2. </w:t>
      </w:r>
      <w:r w:rsidR="0057768B" w:rsidRPr="0057768B">
        <w:rPr>
          <w:szCs w:val="26"/>
        </w:rPr>
        <w:t>End-to-End Testing Strategy</w:t>
      </w:r>
      <w:r w:rsidR="006A4EBD" w:rsidRPr="00BE2790">
        <w:rPr>
          <w:szCs w:val="26"/>
        </w:rPr>
        <w:t>:</w:t>
      </w:r>
    </w:p>
    <w:p w14:paraId="5A2ED77E" w14:textId="6CE8474C" w:rsidR="00D55F6D" w:rsidRPr="00D55F6D" w:rsidRDefault="00D55F6D" w:rsidP="00D55F6D">
      <w:pPr>
        <w:pStyle w:val="ListParagraph"/>
        <w:numPr>
          <w:ilvl w:val="0"/>
          <w:numId w:val="17"/>
        </w:numPr>
        <w:spacing w:before="100" w:beforeAutospacing="1" w:after="100" w:afterAutospacing="1" w:line="240" w:lineRule="auto"/>
        <w:jc w:val="left"/>
        <w:rPr>
          <w:rFonts w:eastAsia="Times New Roman" w:cs="Times New Roman"/>
          <w:color w:val="auto"/>
          <w:kern w:val="0"/>
          <w:sz w:val="24"/>
          <w14:ligatures w14:val="none"/>
        </w:rPr>
      </w:pPr>
      <w:r w:rsidRPr="00D55F6D">
        <w:rPr>
          <w:rFonts w:eastAsia="Times New Roman" w:cs="Times New Roman"/>
          <w:color w:val="auto"/>
          <w:kern w:val="0"/>
          <w:sz w:val="24"/>
          <w14:ligatures w14:val="none"/>
        </w:rPr>
        <w:t>Critical User Journeys: Register → Browse → Cart → Checkout → Order Tracking</w:t>
      </w:r>
    </w:p>
    <w:p w14:paraId="520DF003" w14:textId="773D03A8" w:rsidR="00D55F6D" w:rsidRPr="00D55F6D" w:rsidRDefault="00D55F6D" w:rsidP="00D55F6D">
      <w:pPr>
        <w:pStyle w:val="ListParagraph"/>
        <w:numPr>
          <w:ilvl w:val="0"/>
          <w:numId w:val="17"/>
        </w:numPr>
        <w:spacing w:before="100" w:beforeAutospacing="1" w:after="100" w:afterAutospacing="1" w:line="240" w:lineRule="auto"/>
        <w:jc w:val="left"/>
        <w:rPr>
          <w:rFonts w:eastAsia="Times New Roman" w:cs="Times New Roman"/>
          <w:color w:val="auto"/>
          <w:kern w:val="0"/>
          <w:sz w:val="24"/>
          <w14:ligatures w14:val="none"/>
        </w:rPr>
      </w:pPr>
      <w:r w:rsidRPr="00D55F6D">
        <w:rPr>
          <w:rFonts w:eastAsia="Times New Roman" w:cs="Times New Roman"/>
          <w:color w:val="auto"/>
          <w:kern w:val="0"/>
          <w:sz w:val="24"/>
          <w14:ligatures w14:val="none"/>
        </w:rPr>
        <w:t>Cross-browser Testing: Chrome, Firefox, Safari</w:t>
      </w:r>
    </w:p>
    <w:p w14:paraId="3922DC70" w14:textId="6D96895D" w:rsidR="00D55F6D" w:rsidRPr="00D55F6D" w:rsidRDefault="00D55F6D" w:rsidP="00D55F6D">
      <w:pPr>
        <w:pStyle w:val="ListParagraph"/>
        <w:numPr>
          <w:ilvl w:val="0"/>
          <w:numId w:val="17"/>
        </w:numPr>
        <w:spacing w:before="100" w:beforeAutospacing="1" w:after="100" w:afterAutospacing="1" w:line="240" w:lineRule="auto"/>
        <w:jc w:val="left"/>
        <w:rPr>
          <w:rFonts w:eastAsia="Times New Roman" w:cs="Times New Roman"/>
          <w:color w:val="auto"/>
          <w:kern w:val="0"/>
          <w:sz w:val="24"/>
          <w14:ligatures w14:val="none"/>
        </w:rPr>
      </w:pPr>
      <w:r w:rsidRPr="00D55F6D">
        <w:rPr>
          <w:rFonts w:eastAsia="Times New Roman" w:cs="Times New Roman"/>
          <w:color w:val="auto"/>
          <w:kern w:val="0"/>
          <w:sz w:val="24"/>
          <w14:ligatures w14:val="none"/>
        </w:rPr>
        <w:t>Mobile Responsive Testing: 3 breakpoints (mobile, tablet, desktop)</w:t>
      </w:r>
    </w:p>
    <w:p w14:paraId="1373FAD5" w14:textId="07A8A090" w:rsidR="006A4EBD" w:rsidRPr="00BE2790" w:rsidRDefault="006C7407" w:rsidP="006A4EBD">
      <w:pPr>
        <w:rPr>
          <w:szCs w:val="26"/>
        </w:rPr>
      </w:pPr>
      <w:r w:rsidRPr="00BE2790">
        <w:rPr>
          <w:szCs w:val="26"/>
        </w:rPr>
        <w:t xml:space="preserve">3. </w:t>
      </w:r>
      <w:r w:rsidR="006A4EBD" w:rsidRPr="00BE2790">
        <w:rPr>
          <w:szCs w:val="26"/>
        </w:rPr>
        <w:t>C</w:t>
      </w:r>
      <w:r w:rsidR="00BC3A96" w:rsidRPr="00BC3A96">
        <w:t xml:space="preserve"> </w:t>
      </w:r>
      <w:r w:rsidR="00BC3A96" w:rsidRPr="00BC3A96">
        <w:rPr>
          <w:szCs w:val="26"/>
        </w:rPr>
        <w:t>Accessibility Testing Strateg</w:t>
      </w:r>
      <w:r w:rsidR="006A4EBD" w:rsidRPr="00BE2790">
        <w:rPr>
          <w:szCs w:val="26"/>
        </w:rPr>
        <w:t>:</w:t>
      </w:r>
    </w:p>
    <w:p w14:paraId="0279FB54" w14:textId="0940D436" w:rsidR="00BC3A96" w:rsidRPr="00BC3A96" w:rsidRDefault="00BC3A96" w:rsidP="00BC3A96">
      <w:pPr>
        <w:pStyle w:val="ListParagraph"/>
        <w:numPr>
          <w:ilvl w:val="0"/>
          <w:numId w:val="18"/>
        </w:numPr>
        <w:spacing w:before="100" w:beforeAutospacing="1" w:after="100" w:afterAutospacing="1" w:line="240" w:lineRule="auto"/>
        <w:jc w:val="left"/>
        <w:rPr>
          <w:rFonts w:eastAsia="Times New Roman" w:cs="Times New Roman"/>
          <w:color w:val="auto"/>
          <w:kern w:val="0"/>
          <w:sz w:val="24"/>
          <w14:ligatures w14:val="none"/>
        </w:rPr>
      </w:pPr>
      <w:r w:rsidRPr="00BC3A96">
        <w:rPr>
          <w:rFonts w:eastAsia="Times New Roman" w:cs="Times New Roman"/>
          <w:color w:val="auto"/>
          <w:kern w:val="0"/>
          <w:sz w:val="24"/>
          <w14:ligatures w14:val="none"/>
        </w:rPr>
        <w:t>Automated Scanning: Integrate axe-core</w:t>
      </w:r>
    </w:p>
    <w:p w14:paraId="1CAB8A27" w14:textId="5CF4BF3C" w:rsidR="00BC3A96" w:rsidRPr="00BC3A96" w:rsidRDefault="00BC3A96" w:rsidP="00BC3A96">
      <w:pPr>
        <w:pStyle w:val="ListParagraph"/>
        <w:numPr>
          <w:ilvl w:val="0"/>
          <w:numId w:val="18"/>
        </w:numPr>
        <w:spacing w:before="100" w:beforeAutospacing="1" w:after="100" w:afterAutospacing="1" w:line="240" w:lineRule="auto"/>
        <w:jc w:val="left"/>
        <w:rPr>
          <w:rFonts w:eastAsia="Times New Roman" w:cs="Times New Roman"/>
          <w:color w:val="auto"/>
          <w:kern w:val="0"/>
          <w:sz w:val="24"/>
          <w14:ligatures w14:val="none"/>
        </w:rPr>
      </w:pPr>
      <w:r w:rsidRPr="00BC3A96">
        <w:rPr>
          <w:rFonts w:eastAsia="Times New Roman" w:cs="Times New Roman"/>
          <w:color w:val="auto"/>
          <w:kern w:val="0"/>
          <w:sz w:val="24"/>
          <w14:ligatures w14:val="none"/>
        </w:rPr>
        <w:t>Manual Testing: Keyboard navigation, screen reader compatibility</w:t>
      </w:r>
    </w:p>
    <w:p w14:paraId="0864A046" w14:textId="6D68243A" w:rsidR="00BC3A96" w:rsidRPr="00BC3A96" w:rsidRDefault="00BC3A96" w:rsidP="00BC3A96">
      <w:pPr>
        <w:pStyle w:val="ListParagraph"/>
        <w:numPr>
          <w:ilvl w:val="0"/>
          <w:numId w:val="18"/>
        </w:numPr>
        <w:spacing w:before="100" w:beforeAutospacing="1" w:after="100" w:afterAutospacing="1" w:line="240" w:lineRule="auto"/>
        <w:jc w:val="left"/>
        <w:rPr>
          <w:rFonts w:eastAsia="Times New Roman" w:cs="Times New Roman"/>
          <w:color w:val="auto"/>
          <w:kern w:val="0"/>
          <w:sz w:val="24"/>
          <w14:ligatures w14:val="none"/>
        </w:rPr>
      </w:pPr>
      <w:r w:rsidRPr="00BC3A96">
        <w:rPr>
          <w:rFonts w:eastAsia="Times New Roman" w:cs="Times New Roman"/>
          <w:color w:val="auto"/>
          <w:kern w:val="0"/>
          <w:sz w:val="24"/>
          <w14:ligatures w14:val="none"/>
        </w:rPr>
        <w:t>WCAG Compliance: Levels A, AA</w:t>
      </w:r>
    </w:p>
    <w:p w14:paraId="50134ED3" w14:textId="3572E900" w:rsidR="0073275F" w:rsidRPr="00EA4A8C" w:rsidRDefault="0073275F" w:rsidP="0073275F">
      <w:pPr>
        <w:pStyle w:val="Heading4"/>
        <w:rPr>
          <w:i/>
          <w:szCs w:val="26"/>
        </w:rPr>
      </w:pPr>
      <w:r w:rsidRPr="00EA4A8C">
        <w:rPr>
          <w:szCs w:val="26"/>
        </w:rPr>
        <w:t xml:space="preserve">C. </w:t>
      </w:r>
      <w:r w:rsidR="00EA4A8C" w:rsidRPr="00EA4A8C">
        <w:rPr>
          <w:szCs w:val="26"/>
        </w:rPr>
        <w:t>Performance Testing Strategy</w:t>
      </w:r>
    </w:p>
    <w:p w14:paraId="0FC3CE58" w14:textId="46EF3299" w:rsidR="0073275F" w:rsidRPr="00BE2790" w:rsidRDefault="0073275F" w:rsidP="0073275F">
      <w:pPr>
        <w:rPr>
          <w:szCs w:val="26"/>
        </w:rPr>
      </w:pPr>
      <w:r w:rsidRPr="00BE2790">
        <w:rPr>
          <w:szCs w:val="26"/>
        </w:rPr>
        <w:t xml:space="preserve">- </w:t>
      </w:r>
      <w:r w:rsidR="00C662E8" w:rsidRPr="00C662E8">
        <w:rPr>
          <w:szCs w:val="26"/>
        </w:rPr>
        <w:t>Objective: Ensure the system meets performance requirements</w:t>
      </w:r>
    </w:p>
    <w:p w14:paraId="65CFC9B4" w14:textId="3340252F" w:rsidR="0073275F" w:rsidRPr="00BE2790" w:rsidRDefault="0073275F" w:rsidP="0073275F">
      <w:pPr>
        <w:rPr>
          <w:szCs w:val="26"/>
        </w:rPr>
      </w:pPr>
      <w:r w:rsidRPr="00BE2790">
        <w:rPr>
          <w:szCs w:val="26"/>
        </w:rPr>
        <w:t xml:space="preserve">- </w:t>
      </w:r>
      <w:r w:rsidR="00C662E8" w:rsidRPr="00C662E8">
        <w:rPr>
          <w:szCs w:val="26"/>
        </w:rPr>
        <w:t>Approach</w:t>
      </w:r>
      <w:r w:rsidRPr="00BE2790">
        <w:rPr>
          <w:szCs w:val="26"/>
        </w:rPr>
        <w:t>:</w:t>
      </w:r>
    </w:p>
    <w:p w14:paraId="6F79E005" w14:textId="4694F7E7" w:rsidR="0073275F" w:rsidRPr="00BE2790" w:rsidRDefault="0073275F" w:rsidP="0073275F">
      <w:pPr>
        <w:rPr>
          <w:szCs w:val="26"/>
        </w:rPr>
      </w:pPr>
      <w:r w:rsidRPr="00BE2790">
        <w:rPr>
          <w:szCs w:val="26"/>
        </w:rPr>
        <w:t xml:space="preserve">- </w:t>
      </w:r>
      <w:r w:rsidR="00760B46" w:rsidRPr="00760B46">
        <w:rPr>
          <w:szCs w:val="26"/>
        </w:rPr>
        <w:t>Load Test Scenarios</w:t>
      </w:r>
      <w:r w:rsidRPr="00BE2790">
        <w:rPr>
          <w:szCs w:val="26"/>
        </w:rPr>
        <w:t>:</w:t>
      </w:r>
    </w:p>
    <w:p w14:paraId="71300ED1" w14:textId="77777777" w:rsidR="00026BA8" w:rsidRDefault="00026BA8" w:rsidP="00026BA8">
      <w:pPr>
        <w:numPr>
          <w:ilvl w:val="0"/>
          <w:numId w:val="19"/>
        </w:numPr>
        <w:spacing w:before="100" w:beforeAutospacing="1" w:after="100" w:afterAutospacing="1" w:line="240" w:lineRule="auto"/>
        <w:jc w:val="left"/>
        <w:rPr>
          <w:rFonts w:eastAsia="Times New Roman" w:cs="Times New Roman"/>
          <w:color w:val="auto"/>
          <w:kern w:val="0"/>
          <w:sz w:val="24"/>
          <w14:ligatures w14:val="none"/>
        </w:rPr>
      </w:pPr>
      <w:r w:rsidRPr="00026BA8">
        <w:rPr>
          <w:rFonts w:eastAsia="Times New Roman" w:cs="Times New Roman"/>
          <w:color w:val="auto"/>
          <w:kern w:val="0"/>
          <w:sz w:val="24"/>
          <w14:ligatures w14:val="none"/>
        </w:rPr>
        <w:t>Scenario 1: Product browsing (80% read operations)</w:t>
      </w:r>
    </w:p>
    <w:p w14:paraId="1C10B0B9" w14:textId="77777777" w:rsidR="00026BA8" w:rsidRDefault="00026BA8" w:rsidP="00026BA8">
      <w:pPr>
        <w:numPr>
          <w:ilvl w:val="0"/>
          <w:numId w:val="19"/>
        </w:numPr>
        <w:spacing w:before="100" w:beforeAutospacing="1" w:after="100" w:afterAutospacing="1" w:line="240" w:lineRule="auto"/>
        <w:jc w:val="left"/>
        <w:rPr>
          <w:rFonts w:eastAsia="Times New Roman" w:cs="Times New Roman"/>
          <w:color w:val="auto"/>
          <w:kern w:val="0"/>
          <w:sz w:val="24"/>
          <w14:ligatures w14:val="none"/>
        </w:rPr>
      </w:pPr>
      <w:r w:rsidRPr="00026BA8">
        <w:rPr>
          <w:rFonts w:eastAsia="Times New Roman" w:cs="Times New Roman"/>
          <w:color w:val="auto"/>
          <w:kern w:val="0"/>
          <w:sz w:val="24"/>
          <w14:ligatures w14:val="none"/>
        </w:rPr>
        <w:t>Scenario 2: Add to cart (15% write operations)</w:t>
      </w:r>
    </w:p>
    <w:p w14:paraId="641FB31A" w14:textId="30C812C5" w:rsidR="00026BA8" w:rsidRPr="00026BA8" w:rsidRDefault="00026BA8" w:rsidP="00026BA8">
      <w:pPr>
        <w:numPr>
          <w:ilvl w:val="0"/>
          <w:numId w:val="19"/>
        </w:numPr>
        <w:spacing w:before="100" w:beforeAutospacing="1" w:after="100" w:afterAutospacing="1" w:line="240" w:lineRule="auto"/>
        <w:jc w:val="left"/>
        <w:rPr>
          <w:rFonts w:eastAsia="Times New Roman" w:cs="Times New Roman"/>
          <w:color w:val="auto"/>
          <w:kern w:val="0"/>
          <w:sz w:val="24"/>
          <w14:ligatures w14:val="none"/>
        </w:rPr>
      </w:pPr>
      <w:r w:rsidRPr="00026BA8">
        <w:rPr>
          <w:rFonts w:eastAsia="Times New Roman" w:cs="Times New Roman"/>
          <w:color w:val="auto"/>
          <w:kern w:val="0"/>
          <w:sz w:val="24"/>
          <w14:ligatures w14:val="none"/>
        </w:rPr>
        <w:t>Scenario 3: Checkout flow (5% complex transactions)</w:t>
      </w:r>
    </w:p>
    <w:p w14:paraId="6E35F785" w14:textId="5B07FDC3" w:rsidR="00E90387" w:rsidRPr="00BE2790" w:rsidRDefault="00E90387" w:rsidP="00E8415D">
      <w:pPr>
        <w:pStyle w:val="Heading3"/>
        <w:rPr>
          <w:szCs w:val="26"/>
        </w:rPr>
      </w:pPr>
      <w:bookmarkStart w:id="65" w:name="_Toc217241639"/>
      <w:r w:rsidRPr="00BE2790">
        <w:rPr>
          <w:szCs w:val="26"/>
        </w:rPr>
        <w:t xml:space="preserve">3.5.3. </w:t>
      </w:r>
      <w:r w:rsidR="00E15B03" w:rsidRPr="00E15B03">
        <w:rPr>
          <w:szCs w:val="26"/>
        </w:rPr>
        <w:t>Test Automation Strategy</w:t>
      </w:r>
      <w:bookmarkEnd w:id="65"/>
    </w:p>
    <w:p w14:paraId="2765A1E1" w14:textId="24D6E0C5" w:rsidR="00E90387" w:rsidRPr="00E15B03" w:rsidRDefault="00E90387" w:rsidP="00E8415D">
      <w:pPr>
        <w:pStyle w:val="Heading4"/>
        <w:rPr>
          <w:i/>
          <w:szCs w:val="26"/>
        </w:rPr>
      </w:pPr>
      <w:r w:rsidRPr="00E15B03">
        <w:rPr>
          <w:szCs w:val="26"/>
        </w:rPr>
        <w:t xml:space="preserve">A. </w:t>
      </w:r>
      <w:r w:rsidR="009A225B" w:rsidRPr="009A225B">
        <w:rPr>
          <w:szCs w:val="26"/>
        </w:rPr>
        <w:t>Test Automation Pyramid</w:t>
      </w:r>
    </w:p>
    <w:p w14:paraId="0FF1D420" w14:textId="77777777" w:rsidR="00595AB7" w:rsidRPr="00BE2790" w:rsidRDefault="00595AB7" w:rsidP="00F048F1">
      <w:pPr>
        <w:rPr>
          <w:rFonts w:cs="Times New Roman"/>
          <w:b/>
          <w:szCs w:val="26"/>
        </w:rPr>
      </w:pPr>
      <w:r w:rsidRPr="00BE2790">
        <w:rPr>
          <w:rFonts w:cs="Times New Roman"/>
          <w:b/>
          <w:noProof/>
          <w:szCs w:val="26"/>
        </w:rPr>
        <w:drawing>
          <wp:inline distT="0" distB="0" distL="0" distR="0" wp14:anchorId="634091A9" wp14:editId="613CA7E1">
            <wp:extent cx="6002448" cy="3830531"/>
            <wp:effectExtent l="0" t="0" r="0" b="0"/>
            <wp:docPr id="192953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36872" name=""/>
                    <pic:cNvPicPr/>
                  </pic:nvPicPr>
                  <pic:blipFill>
                    <a:blip r:embed="rId57"/>
                    <a:stretch>
                      <a:fillRect/>
                    </a:stretch>
                  </pic:blipFill>
                  <pic:spPr>
                    <a:xfrm>
                      <a:off x="0" y="0"/>
                      <a:ext cx="6035624" cy="3851703"/>
                    </a:xfrm>
                    <a:prstGeom prst="rect">
                      <a:avLst/>
                    </a:prstGeom>
                  </pic:spPr>
                </pic:pic>
              </a:graphicData>
            </a:graphic>
          </wp:inline>
        </w:drawing>
      </w:r>
      <w:r w:rsidRPr="00BE2790">
        <w:rPr>
          <w:rFonts w:cs="Times New Roman"/>
          <w:b/>
          <w:szCs w:val="26"/>
        </w:rPr>
        <w:t xml:space="preserve"> </w:t>
      </w:r>
    </w:p>
    <w:p w14:paraId="167CE4B4" w14:textId="7FB79EC3" w:rsidR="00F048F1" w:rsidRPr="00790CE8" w:rsidRDefault="00F048F1" w:rsidP="00595AB7">
      <w:pPr>
        <w:pStyle w:val="Heading4"/>
      </w:pPr>
      <w:r w:rsidRPr="00790CE8">
        <w:t>B</w:t>
      </w:r>
      <w:r w:rsidR="00D72A32" w:rsidRPr="00790CE8">
        <w:t>. Test Automation Stack</w:t>
      </w:r>
    </w:p>
    <w:tbl>
      <w:tblPr>
        <w:tblStyle w:val="TableGridLight"/>
        <w:tblW w:w="0" w:type="auto"/>
        <w:tblLook w:val="04A0" w:firstRow="1" w:lastRow="0" w:firstColumn="1" w:lastColumn="0" w:noHBand="0" w:noVBand="1"/>
      </w:tblPr>
      <w:tblGrid>
        <w:gridCol w:w="2252"/>
        <w:gridCol w:w="2995"/>
        <w:gridCol w:w="3440"/>
      </w:tblGrid>
      <w:tr w:rsidR="00F048F1" w:rsidRPr="00BE2790" w14:paraId="77F05947" w14:textId="77777777" w:rsidTr="00595AB7">
        <w:tc>
          <w:tcPr>
            <w:tcW w:w="0" w:type="auto"/>
            <w:hideMark/>
          </w:tcPr>
          <w:p w14:paraId="505E8A3B" w14:textId="06FD7E0D" w:rsidR="00F048F1" w:rsidRPr="00BE2790" w:rsidRDefault="00B01ADF" w:rsidP="00F048F1">
            <w:pPr>
              <w:rPr>
                <w:rFonts w:cs="Times New Roman"/>
                <w:b/>
                <w:szCs w:val="26"/>
              </w:rPr>
            </w:pPr>
            <w:r w:rsidRPr="00B01ADF">
              <w:rPr>
                <w:rFonts w:cs="Times New Roman"/>
                <w:b/>
                <w:szCs w:val="26"/>
              </w:rPr>
              <w:t>Test Type</w:t>
            </w:r>
          </w:p>
        </w:tc>
        <w:tc>
          <w:tcPr>
            <w:tcW w:w="0" w:type="auto"/>
            <w:hideMark/>
          </w:tcPr>
          <w:p w14:paraId="55E9E627" w14:textId="132E0576" w:rsidR="00F048F1" w:rsidRPr="00BE2790" w:rsidRDefault="00B01ADF" w:rsidP="00F048F1">
            <w:pPr>
              <w:rPr>
                <w:rFonts w:cs="Times New Roman"/>
                <w:b/>
                <w:szCs w:val="26"/>
              </w:rPr>
            </w:pPr>
            <w:r w:rsidRPr="00B01ADF">
              <w:rPr>
                <w:rFonts w:cs="Times New Roman"/>
                <w:b/>
                <w:szCs w:val="26"/>
              </w:rPr>
              <w:t>Tool</w:t>
            </w:r>
          </w:p>
        </w:tc>
        <w:tc>
          <w:tcPr>
            <w:tcW w:w="0" w:type="auto"/>
            <w:hideMark/>
          </w:tcPr>
          <w:p w14:paraId="092F5584" w14:textId="5535798A" w:rsidR="00F048F1" w:rsidRPr="00BE2790" w:rsidRDefault="00CA4B67" w:rsidP="00F048F1">
            <w:pPr>
              <w:rPr>
                <w:rFonts w:cs="Times New Roman"/>
                <w:b/>
                <w:szCs w:val="26"/>
              </w:rPr>
            </w:pPr>
            <w:r w:rsidRPr="00CA4B67">
              <w:rPr>
                <w:rFonts w:cs="Times New Roman"/>
                <w:b/>
                <w:szCs w:val="26"/>
              </w:rPr>
              <w:t>Purpose</w:t>
            </w:r>
          </w:p>
        </w:tc>
      </w:tr>
      <w:tr w:rsidR="00F048F1" w:rsidRPr="00BE2790" w14:paraId="3F1CB128" w14:textId="77777777" w:rsidTr="00595AB7">
        <w:tc>
          <w:tcPr>
            <w:tcW w:w="0" w:type="auto"/>
            <w:hideMark/>
          </w:tcPr>
          <w:p w14:paraId="5A9DFF10" w14:textId="6BC7306B" w:rsidR="00F048F1" w:rsidRPr="00BE2790" w:rsidRDefault="00CA4B67" w:rsidP="00F048F1">
            <w:pPr>
              <w:rPr>
                <w:rFonts w:cs="Times New Roman"/>
                <w:szCs w:val="26"/>
              </w:rPr>
            </w:pPr>
            <w:r w:rsidRPr="00CA4B67">
              <w:rPr>
                <w:rFonts w:cs="Times New Roman"/>
                <w:szCs w:val="26"/>
              </w:rPr>
              <w:t>Unit Testing</w:t>
            </w:r>
          </w:p>
        </w:tc>
        <w:tc>
          <w:tcPr>
            <w:tcW w:w="0" w:type="auto"/>
            <w:hideMark/>
          </w:tcPr>
          <w:p w14:paraId="7A4EF5D4" w14:textId="77777777" w:rsidR="00F048F1" w:rsidRPr="00BE2790" w:rsidRDefault="00F048F1" w:rsidP="00F048F1">
            <w:pPr>
              <w:rPr>
                <w:rFonts w:cs="Times New Roman"/>
                <w:szCs w:val="26"/>
              </w:rPr>
            </w:pPr>
            <w:r w:rsidRPr="00BE2790">
              <w:rPr>
                <w:rFonts w:cs="Times New Roman"/>
                <w:szCs w:val="26"/>
              </w:rPr>
              <w:t>Jest, React Testing Library</w:t>
            </w:r>
          </w:p>
        </w:tc>
        <w:tc>
          <w:tcPr>
            <w:tcW w:w="0" w:type="auto"/>
            <w:hideMark/>
          </w:tcPr>
          <w:p w14:paraId="4239D13C" w14:textId="7EA75BDA" w:rsidR="00F048F1" w:rsidRPr="00BE2790" w:rsidRDefault="00E709C1" w:rsidP="00F048F1">
            <w:pPr>
              <w:rPr>
                <w:rFonts w:cs="Times New Roman"/>
                <w:szCs w:val="26"/>
              </w:rPr>
            </w:pPr>
            <w:r w:rsidRPr="00E709C1">
              <w:rPr>
                <w:rFonts w:cs="Times New Roman"/>
                <w:szCs w:val="26"/>
              </w:rPr>
              <w:t>Test components and functions</w:t>
            </w:r>
          </w:p>
        </w:tc>
      </w:tr>
      <w:tr w:rsidR="00F048F1" w:rsidRPr="00BE2790" w14:paraId="2C73B0D6" w14:textId="77777777" w:rsidTr="00595AB7">
        <w:tc>
          <w:tcPr>
            <w:tcW w:w="0" w:type="auto"/>
            <w:hideMark/>
          </w:tcPr>
          <w:p w14:paraId="4AC51483" w14:textId="4A80F580" w:rsidR="00F048F1" w:rsidRPr="00BE2790" w:rsidRDefault="00093091" w:rsidP="00F048F1">
            <w:pPr>
              <w:rPr>
                <w:rFonts w:cs="Times New Roman"/>
                <w:szCs w:val="26"/>
              </w:rPr>
            </w:pPr>
            <w:r w:rsidRPr="00093091">
              <w:rPr>
                <w:rFonts w:cs="Times New Roman"/>
                <w:szCs w:val="26"/>
              </w:rPr>
              <w:t>API Testing</w:t>
            </w:r>
          </w:p>
        </w:tc>
        <w:tc>
          <w:tcPr>
            <w:tcW w:w="0" w:type="auto"/>
            <w:hideMark/>
          </w:tcPr>
          <w:p w14:paraId="05B0BC49" w14:textId="77777777" w:rsidR="00F048F1" w:rsidRPr="00BE2790" w:rsidRDefault="00F048F1" w:rsidP="00F048F1">
            <w:pPr>
              <w:rPr>
                <w:rFonts w:cs="Times New Roman"/>
                <w:szCs w:val="26"/>
              </w:rPr>
            </w:pPr>
            <w:r w:rsidRPr="00BE2790">
              <w:rPr>
                <w:rFonts w:cs="Times New Roman"/>
                <w:szCs w:val="26"/>
              </w:rPr>
              <w:t>Supertest, Jest</w:t>
            </w:r>
          </w:p>
        </w:tc>
        <w:tc>
          <w:tcPr>
            <w:tcW w:w="0" w:type="auto"/>
            <w:hideMark/>
          </w:tcPr>
          <w:p w14:paraId="6833F610" w14:textId="4307792D" w:rsidR="00F048F1" w:rsidRPr="00BE2790" w:rsidRDefault="00C9251F" w:rsidP="00F048F1">
            <w:pPr>
              <w:rPr>
                <w:rFonts w:cs="Times New Roman"/>
                <w:szCs w:val="26"/>
              </w:rPr>
            </w:pPr>
            <w:r w:rsidRPr="00C9251F">
              <w:rPr>
                <w:rFonts w:cs="Times New Roman"/>
                <w:szCs w:val="26"/>
              </w:rPr>
              <w:t>Validate backend APIs</w:t>
            </w:r>
          </w:p>
        </w:tc>
      </w:tr>
      <w:tr w:rsidR="00F048F1" w:rsidRPr="00BE2790" w14:paraId="4060735F" w14:textId="77777777" w:rsidTr="00595AB7">
        <w:tc>
          <w:tcPr>
            <w:tcW w:w="0" w:type="auto"/>
            <w:hideMark/>
          </w:tcPr>
          <w:p w14:paraId="6D53C03B" w14:textId="24B975E4" w:rsidR="00F048F1" w:rsidRPr="00BE2790" w:rsidRDefault="00093091" w:rsidP="00F048F1">
            <w:pPr>
              <w:rPr>
                <w:rFonts w:cs="Times New Roman"/>
                <w:szCs w:val="26"/>
              </w:rPr>
            </w:pPr>
            <w:r w:rsidRPr="00093091">
              <w:rPr>
                <w:rFonts w:cs="Times New Roman"/>
                <w:szCs w:val="26"/>
              </w:rPr>
              <w:t>End-to-End Testing</w:t>
            </w:r>
          </w:p>
        </w:tc>
        <w:tc>
          <w:tcPr>
            <w:tcW w:w="0" w:type="auto"/>
            <w:hideMark/>
          </w:tcPr>
          <w:p w14:paraId="41028401" w14:textId="77777777" w:rsidR="00F048F1" w:rsidRPr="00BE2790" w:rsidRDefault="00F048F1" w:rsidP="00F048F1">
            <w:pPr>
              <w:rPr>
                <w:rFonts w:cs="Times New Roman"/>
                <w:szCs w:val="26"/>
              </w:rPr>
            </w:pPr>
            <w:r w:rsidRPr="00BE2790">
              <w:rPr>
                <w:rFonts w:cs="Times New Roman"/>
                <w:szCs w:val="26"/>
              </w:rPr>
              <w:t>Cypress</w:t>
            </w:r>
          </w:p>
        </w:tc>
        <w:tc>
          <w:tcPr>
            <w:tcW w:w="0" w:type="auto"/>
            <w:hideMark/>
          </w:tcPr>
          <w:p w14:paraId="188EFBD9" w14:textId="48E88D1A" w:rsidR="00F048F1" w:rsidRPr="00BE2790" w:rsidRDefault="00754080" w:rsidP="00F048F1">
            <w:pPr>
              <w:rPr>
                <w:rFonts w:cs="Times New Roman"/>
                <w:szCs w:val="26"/>
              </w:rPr>
            </w:pPr>
            <w:r w:rsidRPr="00754080">
              <w:rPr>
                <w:rFonts w:cs="Times New Roman"/>
                <w:szCs w:val="26"/>
              </w:rPr>
              <w:t>Browser automation</w:t>
            </w:r>
          </w:p>
        </w:tc>
      </w:tr>
      <w:tr w:rsidR="00F048F1" w:rsidRPr="00BE2790" w14:paraId="1D20E19B" w14:textId="77777777" w:rsidTr="00595AB7">
        <w:tc>
          <w:tcPr>
            <w:tcW w:w="0" w:type="auto"/>
            <w:hideMark/>
          </w:tcPr>
          <w:p w14:paraId="4F36DE8D" w14:textId="2591F14E" w:rsidR="00F048F1" w:rsidRPr="00BE2790" w:rsidRDefault="005C54EC" w:rsidP="00F048F1">
            <w:pPr>
              <w:rPr>
                <w:rFonts w:cs="Times New Roman"/>
                <w:szCs w:val="26"/>
              </w:rPr>
            </w:pPr>
            <w:r w:rsidRPr="005C54EC">
              <w:rPr>
                <w:rFonts w:cs="Times New Roman"/>
                <w:szCs w:val="26"/>
              </w:rPr>
              <w:t>Performance</w:t>
            </w:r>
          </w:p>
        </w:tc>
        <w:tc>
          <w:tcPr>
            <w:tcW w:w="0" w:type="auto"/>
            <w:hideMark/>
          </w:tcPr>
          <w:p w14:paraId="0704954D" w14:textId="77777777" w:rsidR="00F048F1" w:rsidRPr="00BE2790" w:rsidRDefault="00F048F1" w:rsidP="00F048F1">
            <w:pPr>
              <w:rPr>
                <w:rFonts w:cs="Times New Roman"/>
                <w:szCs w:val="26"/>
              </w:rPr>
            </w:pPr>
            <w:r w:rsidRPr="00BE2790">
              <w:rPr>
                <w:rFonts w:cs="Times New Roman"/>
                <w:szCs w:val="26"/>
              </w:rPr>
              <w:t>k6</w:t>
            </w:r>
          </w:p>
        </w:tc>
        <w:tc>
          <w:tcPr>
            <w:tcW w:w="0" w:type="auto"/>
            <w:hideMark/>
          </w:tcPr>
          <w:p w14:paraId="55E068CA" w14:textId="53E2062F" w:rsidR="00F048F1" w:rsidRPr="00BE2790" w:rsidRDefault="00754080" w:rsidP="00F048F1">
            <w:pPr>
              <w:rPr>
                <w:rFonts w:cs="Times New Roman"/>
                <w:szCs w:val="26"/>
              </w:rPr>
            </w:pPr>
            <w:r w:rsidRPr="00754080">
              <w:rPr>
                <w:rFonts w:cs="Times New Roman"/>
                <w:szCs w:val="26"/>
              </w:rPr>
              <w:t>Load and stress testing</w:t>
            </w:r>
          </w:p>
        </w:tc>
      </w:tr>
      <w:tr w:rsidR="00F048F1" w:rsidRPr="00BE2790" w14:paraId="0FB9EA90" w14:textId="77777777" w:rsidTr="00595AB7">
        <w:tc>
          <w:tcPr>
            <w:tcW w:w="0" w:type="auto"/>
            <w:hideMark/>
          </w:tcPr>
          <w:p w14:paraId="117BB115" w14:textId="4AC2B005" w:rsidR="00F048F1" w:rsidRPr="00BE2790" w:rsidRDefault="00E30CEF" w:rsidP="00F048F1">
            <w:pPr>
              <w:rPr>
                <w:rFonts w:cs="Times New Roman"/>
                <w:szCs w:val="26"/>
              </w:rPr>
            </w:pPr>
            <w:r w:rsidRPr="00E30CEF">
              <w:rPr>
                <w:rFonts w:cs="Times New Roman"/>
                <w:szCs w:val="26"/>
              </w:rPr>
              <w:t>Security</w:t>
            </w:r>
          </w:p>
        </w:tc>
        <w:tc>
          <w:tcPr>
            <w:tcW w:w="0" w:type="auto"/>
            <w:hideMark/>
          </w:tcPr>
          <w:p w14:paraId="514527D4" w14:textId="77777777" w:rsidR="00F048F1" w:rsidRPr="00BE2790" w:rsidRDefault="00F048F1" w:rsidP="00F048F1">
            <w:pPr>
              <w:rPr>
                <w:rFonts w:cs="Times New Roman"/>
                <w:szCs w:val="26"/>
              </w:rPr>
            </w:pPr>
            <w:r w:rsidRPr="00BE2790">
              <w:rPr>
                <w:rFonts w:cs="Times New Roman"/>
                <w:szCs w:val="26"/>
              </w:rPr>
              <w:t>OWASP ZAP, npm audit</w:t>
            </w:r>
          </w:p>
        </w:tc>
        <w:tc>
          <w:tcPr>
            <w:tcW w:w="0" w:type="auto"/>
            <w:hideMark/>
          </w:tcPr>
          <w:p w14:paraId="6515C881" w14:textId="199195CF" w:rsidR="00F048F1" w:rsidRPr="00BE2790" w:rsidRDefault="00FB1B31" w:rsidP="00F048F1">
            <w:pPr>
              <w:rPr>
                <w:rFonts w:cs="Times New Roman"/>
                <w:szCs w:val="26"/>
              </w:rPr>
            </w:pPr>
            <w:r w:rsidRPr="00FB1B31">
              <w:rPr>
                <w:rFonts w:cs="Times New Roman"/>
                <w:szCs w:val="26"/>
              </w:rPr>
              <w:t>Vulnerability scanning</w:t>
            </w:r>
          </w:p>
        </w:tc>
      </w:tr>
      <w:tr w:rsidR="00F048F1" w:rsidRPr="00BE2790" w14:paraId="296DF470" w14:textId="77777777" w:rsidTr="00595AB7">
        <w:tc>
          <w:tcPr>
            <w:tcW w:w="0" w:type="auto"/>
            <w:hideMark/>
          </w:tcPr>
          <w:p w14:paraId="6A6846CA" w14:textId="6BA84F38" w:rsidR="00F048F1" w:rsidRPr="00BE2790" w:rsidRDefault="00E30CEF" w:rsidP="00F048F1">
            <w:pPr>
              <w:rPr>
                <w:rFonts w:cs="Times New Roman"/>
                <w:szCs w:val="26"/>
              </w:rPr>
            </w:pPr>
            <w:r w:rsidRPr="00E30CEF">
              <w:rPr>
                <w:rFonts w:cs="Times New Roman"/>
                <w:szCs w:val="26"/>
              </w:rPr>
              <w:t>Static Analysis</w:t>
            </w:r>
          </w:p>
        </w:tc>
        <w:tc>
          <w:tcPr>
            <w:tcW w:w="0" w:type="auto"/>
            <w:hideMark/>
          </w:tcPr>
          <w:p w14:paraId="3D70A13A" w14:textId="77777777" w:rsidR="00F048F1" w:rsidRPr="00BE2790" w:rsidRDefault="00F048F1" w:rsidP="00F048F1">
            <w:pPr>
              <w:rPr>
                <w:rFonts w:cs="Times New Roman"/>
                <w:szCs w:val="26"/>
              </w:rPr>
            </w:pPr>
            <w:r w:rsidRPr="00BE2790">
              <w:rPr>
                <w:rFonts w:cs="Times New Roman"/>
                <w:szCs w:val="26"/>
              </w:rPr>
              <w:t>ESLint, SonarQube</w:t>
            </w:r>
          </w:p>
        </w:tc>
        <w:tc>
          <w:tcPr>
            <w:tcW w:w="0" w:type="auto"/>
            <w:hideMark/>
          </w:tcPr>
          <w:p w14:paraId="24E612DA" w14:textId="346ADE77" w:rsidR="00F048F1" w:rsidRPr="00BE2790" w:rsidRDefault="00FB1B31" w:rsidP="00F048F1">
            <w:pPr>
              <w:rPr>
                <w:rFonts w:cs="Times New Roman"/>
                <w:szCs w:val="26"/>
              </w:rPr>
            </w:pPr>
            <w:r w:rsidRPr="00FB1B31">
              <w:rPr>
                <w:rFonts w:cs="Times New Roman"/>
                <w:szCs w:val="26"/>
              </w:rPr>
              <w:t>Check code quality</w:t>
            </w:r>
          </w:p>
        </w:tc>
      </w:tr>
    </w:tbl>
    <w:p w14:paraId="304E01E9" w14:textId="77777777" w:rsidR="00790CE8" w:rsidRPr="00790CE8" w:rsidRDefault="00790CE8" w:rsidP="00790CE8">
      <w:pPr>
        <w:pStyle w:val="Heading4"/>
        <w:rPr>
          <w:b/>
          <w:bCs/>
          <w:i/>
          <w:iCs w:val="0"/>
        </w:rPr>
      </w:pPr>
      <w:r w:rsidRPr="00790CE8">
        <w:t>C. CI/CD Integration Strategy</w:t>
      </w:r>
      <w:r w:rsidRPr="00790CE8">
        <w:br/>
      </w:r>
      <w:r w:rsidRPr="00790CE8">
        <w:rPr>
          <w:b/>
          <w:bCs/>
          <w:i/>
          <w:iCs w:val="0"/>
        </w:rPr>
        <w:sym w:font="Symbol" w:char="F02B"/>
      </w:r>
      <w:r w:rsidRPr="00790CE8">
        <w:rPr>
          <w:b/>
          <w:bCs/>
          <w:i/>
          <w:iCs w:val="0"/>
        </w:rPr>
        <w:t xml:space="preserve"> The GitHub Actions CI/CD process must complete with a successful status.</w:t>
      </w:r>
      <w:r w:rsidRPr="00790CE8">
        <w:rPr>
          <w:b/>
          <w:bCs/>
          <w:i/>
          <w:iCs w:val="0"/>
        </w:rPr>
        <w:br/>
      </w:r>
      <w:r w:rsidRPr="00790CE8">
        <w:rPr>
          <w:b/>
          <w:bCs/>
          <w:i/>
          <w:iCs w:val="0"/>
        </w:rPr>
        <w:sym w:font="Symbol" w:char="F02B"/>
      </w:r>
      <w:r w:rsidRPr="00790CE8">
        <w:rPr>
          <w:b/>
          <w:bCs/>
          <w:i/>
          <w:iCs w:val="0"/>
        </w:rPr>
        <w:t xml:space="preserve"> No test errors should exist in the automated pipeline.</w:t>
      </w:r>
    </w:p>
    <w:p w14:paraId="3BAC0A08" w14:textId="77777777" w:rsidR="00790CE8" w:rsidRPr="00790CE8" w:rsidRDefault="00790CE8" w:rsidP="00790CE8">
      <w:pPr>
        <w:pStyle w:val="Heading4"/>
        <w:rPr>
          <w:b/>
          <w:bCs/>
        </w:rPr>
      </w:pPr>
      <w:bookmarkStart w:id="66" w:name="_Toc217241640"/>
      <w:r w:rsidRPr="00790CE8">
        <w:rPr>
          <w:rStyle w:val="Heading3Char"/>
          <w:b w:val="0"/>
          <w:bCs/>
          <w:i/>
          <w:iCs w:val="0"/>
        </w:rPr>
        <w:t>3.5.4. Test Data Management Strategy</w:t>
      </w:r>
      <w:bookmarkEnd w:id="66"/>
      <w:r w:rsidRPr="00790CE8">
        <w:rPr>
          <w:rStyle w:val="Heading3Char"/>
          <w:b w:val="0"/>
          <w:bCs/>
          <w:i/>
          <w:iCs w:val="0"/>
        </w:rPr>
        <w:br/>
      </w:r>
      <w:r w:rsidRPr="00790CE8">
        <w:t>A. Test Data Principles</w:t>
      </w:r>
      <w:r w:rsidRPr="00790CE8">
        <w:rPr>
          <w:b/>
          <w:bCs/>
        </w:rPr>
        <w:br/>
      </w:r>
      <w:r w:rsidRPr="00790CE8">
        <w:rPr>
          <w:b/>
          <w:bCs/>
        </w:rPr>
        <w:sym w:font="Symbol" w:char="F02B"/>
      </w:r>
      <w:r w:rsidRPr="00790CE8">
        <w:rPr>
          <w:b/>
          <w:bCs/>
        </w:rPr>
        <w:t xml:space="preserve"> Isolation: Each test case is independent and does not depend on execution order.</w:t>
      </w:r>
      <w:r w:rsidRPr="00790CE8">
        <w:rPr>
          <w:b/>
          <w:bCs/>
        </w:rPr>
        <w:br/>
      </w:r>
      <w:r w:rsidRPr="00790CE8">
        <w:rPr>
          <w:b/>
          <w:bCs/>
        </w:rPr>
        <w:sym w:font="Symbol" w:char="F02B"/>
      </w:r>
      <w:r w:rsidRPr="00790CE8">
        <w:rPr>
          <w:b/>
          <w:bCs/>
        </w:rPr>
        <w:t xml:space="preserve"> Consistency: Test data is created and cleaned up consistently.</w:t>
      </w:r>
      <w:r w:rsidRPr="00790CE8">
        <w:rPr>
          <w:b/>
          <w:bCs/>
        </w:rPr>
        <w:br/>
      </w:r>
      <w:r w:rsidRPr="00790CE8">
        <w:rPr>
          <w:b/>
          <w:bCs/>
        </w:rPr>
        <w:sym w:font="Symbol" w:char="F02B"/>
      </w:r>
      <w:r w:rsidRPr="00790CE8">
        <w:rPr>
          <w:b/>
          <w:bCs/>
        </w:rPr>
        <w:t xml:space="preserve"> Realism: Test data reflects actual production data.</w:t>
      </w:r>
      <w:r w:rsidRPr="00790CE8">
        <w:rPr>
          <w:b/>
          <w:bCs/>
        </w:rPr>
        <w:br/>
      </w:r>
      <w:r w:rsidRPr="00790CE8">
        <w:rPr>
          <w:b/>
          <w:bCs/>
        </w:rPr>
        <w:sym w:font="Symbol" w:char="F02B"/>
      </w:r>
      <w:r w:rsidRPr="00790CE8">
        <w:rPr>
          <w:b/>
          <w:bCs/>
        </w:rPr>
        <w:t xml:space="preserve"> Minimalism: Only create data necessary for the test case.</w:t>
      </w:r>
    </w:p>
    <w:p w14:paraId="5209AC32" w14:textId="77777777" w:rsidR="00790CE8" w:rsidRPr="00790CE8" w:rsidRDefault="00790CE8" w:rsidP="00790CE8">
      <w:pPr>
        <w:pStyle w:val="Heading4"/>
        <w:rPr>
          <w:b/>
          <w:bCs/>
          <w:i/>
          <w:iCs w:val="0"/>
        </w:rPr>
      </w:pPr>
      <w:r w:rsidRPr="00790CE8">
        <w:t>B. Test Data Management Approach</w:t>
      </w:r>
      <w:r w:rsidRPr="00790CE8">
        <w:br/>
      </w:r>
      <w:r w:rsidRPr="00790CE8">
        <w:rPr>
          <w:b/>
          <w:bCs/>
          <w:i/>
          <w:iCs w:val="0"/>
        </w:rPr>
        <w:sym w:font="Symbol" w:char="F02B"/>
      </w:r>
      <w:r w:rsidRPr="00790CE8">
        <w:rPr>
          <w:b/>
          <w:bCs/>
          <w:i/>
          <w:iCs w:val="0"/>
        </w:rPr>
        <w:t xml:space="preserve"> In-Memory Database: SQLite for unit testing.</w:t>
      </w:r>
      <w:r w:rsidRPr="00790CE8">
        <w:rPr>
          <w:b/>
          <w:bCs/>
          <w:i/>
          <w:iCs w:val="0"/>
        </w:rPr>
        <w:br/>
      </w:r>
      <w:r w:rsidRPr="00790CE8">
        <w:rPr>
          <w:b/>
          <w:bCs/>
          <w:i/>
          <w:iCs w:val="0"/>
        </w:rPr>
        <w:sym w:font="Symbol" w:char="F02B"/>
      </w:r>
      <w:r w:rsidRPr="00790CE8">
        <w:rPr>
          <w:b/>
          <w:bCs/>
          <w:i/>
          <w:iCs w:val="0"/>
        </w:rPr>
        <w:t xml:space="preserve"> Test Containers: Docker containers for integration testing.</w:t>
      </w:r>
      <w:r w:rsidRPr="00790CE8">
        <w:rPr>
          <w:b/>
          <w:bCs/>
          <w:i/>
          <w:iCs w:val="0"/>
        </w:rPr>
        <w:br/>
      </w:r>
      <w:r w:rsidRPr="00790CE8">
        <w:rPr>
          <w:b/>
          <w:bCs/>
          <w:i/>
          <w:iCs w:val="0"/>
        </w:rPr>
        <w:sym w:font="Symbol" w:char="F02B"/>
      </w:r>
      <w:r w:rsidRPr="00790CE8">
        <w:rPr>
          <w:b/>
          <w:bCs/>
          <w:i/>
          <w:iCs w:val="0"/>
        </w:rPr>
        <w:t xml:space="preserve"> Data Factory: Factory functions to create test data.</w:t>
      </w:r>
      <w:r w:rsidRPr="00790CE8">
        <w:rPr>
          <w:b/>
          <w:bCs/>
          <w:i/>
          <w:iCs w:val="0"/>
        </w:rPr>
        <w:br/>
      </w:r>
      <w:r w:rsidRPr="00790CE8">
        <w:rPr>
          <w:b/>
          <w:bCs/>
          <w:i/>
          <w:iCs w:val="0"/>
        </w:rPr>
        <w:sym w:font="Symbol" w:char="F02B"/>
      </w:r>
      <w:r w:rsidRPr="00790CE8">
        <w:rPr>
          <w:b/>
          <w:bCs/>
          <w:i/>
          <w:iCs w:val="0"/>
        </w:rPr>
        <w:t xml:space="preserve"> Fixed Dataset: Predefined datasets for common scenarios.</w:t>
      </w:r>
    </w:p>
    <w:p w14:paraId="581FEB74" w14:textId="77777777" w:rsidR="00790CE8" w:rsidRPr="00790CE8" w:rsidRDefault="00790CE8" w:rsidP="00790CE8">
      <w:pPr>
        <w:jc w:val="left"/>
        <w:rPr>
          <w:rStyle w:val="Heading3Char"/>
        </w:rPr>
      </w:pPr>
      <w:bookmarkStart w:id="67" w:name="_Toc217241641"/>
      <w:r w:rsidRPr="00790CE8">
        <w:rPr>
          <w:rStyle w:val="Heading2Char"/>
        </w:rPr>
        <w:t>3.6. Resources</w:t>
      </w:r>
      <w:bookmarkEnd w:id="67"/>
      <w:r w:rsidRPr="00790CE8">
        <w:br/>
      </w:r>
      <w:r w:rsidRPr="00790CE8">
        <w:rPr>
          <w:rStyle w:val="Heading3Char"/>
        </w:rPr>
        <w:t>3.6.1. Human Resources</w:t>
      </w:r>
    </w:p>
    <w:tbl>
      <w:tblPr>
        <w:tblStyle w:val="TableGridLight"/>
        <w:tblW w:w="0" w:type="auto"/>
        <w:tblLook w:val="04A0" w:firstRow="1" w:lastRow="0" w:firstColumn="1" w:lastColumn="0" w:noHBand="0" w:noVBand="1"/>
      </w:tblPr>
      <w:tblGrid>
        <w:gridCol w:w="1740"/>
        <w:gridCol w:w="2003"/>
        <w:gridCol w:w="5602"/>
      </w:tblGrid>
      <w:tr w:rsidR="00790CE8" w:rsidRPr="00790CE8" w14:paraId="13E41D03" w14:textId="77777777" w:rsidTr="00790CE8">
        <w:tc>
          <w:tcPr>
            <w:tcW w:w="0" w:type="auto"/>
            <w:hideMark/>
          </w:tcPr>
          <w:p w14:paraId="5B98B38E" w14:textId="77777777" w:rsidR="00790CE8" w:rsidRPr="00790CE8" w:rsidRDefault="00790CE8" w:rsidP="00790CE8">
            <w:pPr>
              <w:jc w:val="left"/>
              <w:rPr>
                <w:bCs/>
              </w:rPr>
            </w:pPr>
            <w:r w:rsidRPr="00790CE8">
              <w:rPr>
                <w:bCs/>
              </w:rPr>
              <w:t>Person Performing</w:t>
            </w:r>
          </w:p>
        </w:tc>
        <w:tc>
          <w:tcPr>
            <w:tcW w:w="0" w:type="auto"/>
            <w:hideMark/>
          </w:tcPr>
          <w:p w14:paraId="0C2D3671" w14:textId="77777777" w:rsidR="00790CE8" w:rsidRPr="00790CE8" w:rsidRDefault="00790CE8" w:rsidP="00790CE8">
            <w:pPr>
              <w:jc w:val="left"/>
              <w:rPr>
                <w:bCs/>
              </w:rPr>
            </w:pPr>
            <w:r w:rsidRPr="00790CE8">
              <w:rPr>
                <w:bCs/>
              </w:rPr>
              <w:t>Role</w:t>
            </w:r>
          </w:p>
        </w:tc>
        <w:tc>
          <w:tcPr>
            <w:tcW w:w="0" w:type="auto"/>
            <w:hideMark/>
          </w:tcPr>
          <w:p w14:paraId="3D8E3716" w14:textId="77777777" w:rsidR="00790CE8" w:rsidRPr="00790CE8" w:rsidRDefault="00790CE8" w:rsidP="00790CE8">
            <w:pPr>
              <w:jc w:val="left"/>
              <w:rPr>
                <w:bCs/>
              </w:rPr>
            </w:pPr>
            <w:r w:rsidRPr="00790CE8">
              <w:rPr>
                <w:bCs/>
              </w:rPr>
              <w:t>Specific Tasks</w:t>
            </w:r>
          </w:p>
        </w:tc>
      </w:tr>
      <w:tr w:rsidR="00790CE8" w:rsidRPr="00790CE8" w14:paraId="51DDE7C6" w14:textId="77777777" w:rsidTr="00790CE8">
        <w:tc>
          <w:tcPr>
            <w:tcW w:w="0" w:type="auto"/>
            <w:hideMark/>
          </w:tcPr>
          <w:p w14:paraId="3139C3A6" w14:textId="77777777" w:rsidR="00790CE8" w:rsidRPr="00790CE8" w:rsidRDefault="00790CE8" w:rsidP="00790CE8">
            <w:pPr>
              <w:jc w:val="left"/>
            </w:pPr>
            <w:r w:rsidRPr="00790CE8">
              <w:t>Tran Huu Nam</w:t>
            </w:r>
          </w:p>
        </w:tc>
        <w:tc>
          <w:tcPr>
            <w:tcW w:w="0" w:type="auto"/>
            <w:hideMark/>
          </w:tcPr>
          <w:p w14:paraId="10137CB1" w14:textId="77777777" w:rsidR="00790CE8" w:rsidRPr="00790CE8" w:rsidRDefault="00790CE8" w:rsidP="00790CE8">
            <w:pPr>
              <w:jc w:val="left"/>
            </w:pPr>
            <w:r w:rsidRPr="00790CE8">
              <w:t>Tester/Developer</w:t>
            </w:r>
          </w:p>
        </w:tc>
        <w:tc>
          <w:tcPr>
            <w:tcW w:w="0" w:type="auto"/>
            <w:hideMark/>
          </w:tcPr>
          <w:p w14:paraId="56A34D6B" w14:textId="77777777" w:rsidR="00790CE8" w:rsidRPr="00790CE8" w:rsidRDefault="00790CE8" w:rsidP="00790CE8">
            <w:pPr>
              <w:jc w:val="left"/>
            </w:pPr>
            <w:r w:rsidRPr="00790CE8">
              <w:t>Test planning, performing system testing, writing CI/CD code in GitHub Actions, documenting test artifacts.</w:t>
            </w:r>
          </w:p>
        </w:tc>
      </w:tr>
      <w:tr w:rsidR="00790CE8" w:rsidRPr="00790CE8" w14:paraId="46C25AB1" w14:textId="77777777" w:rsidTr="00790CE8">
        <w:tc>
          <w:tcPr>
            <w:tcW w:w="0" w:type="auto"/>
            <w:hideMark/>
          </w:tcPr>
          <w:p w14:paraId="491171F8" w14:textId="77777777" w:rsidR="00790CE8" w:rsidRPr="00790CE8" w:rsidRDefault="00790CE8" w:rsidP="00790CE8">
            <w:pPr>
              <w:jc w:val="left"/>
            </w:pPr>
            <w:r w:rsidRPr="00790CE8">
              <w:t>Pham Thanh Phong</w:t>
            </w:r>
          </w:p>
        </w:tc>
        <w:tc>
          <w:tcPr>
            <w:tcW w:w="0" w:type="auto"/>
            <w:hideMark/>
          </w:tcPr>
          <w:p w14:paraId="3D4E052B" w14:textId="77777777" w:rsidR="00790CE8" w:rsidRPr="00790CE8" w:rsidRDefault="00790CE8" w:rsidP="00790CE8">
            <w:pPr>
              <w:jc w:val="left"/>
            </w:pPr>
            <w:r w:rsidRPr="00790CE8">
              <w:t>Tester/Developer</w:t>
            </w:r>
          </w:p>
        </w:tc>
        <w:tc>
          <w:tcPr>
            <w:tcW w:w="0" w:type="auto"/>
            <w:hideMark/>
          </w:tcPr>
          <w:p w14:paraId="752926CC" w14:textId="77777777" w:rsidR="00790CE8" w:rsidRPr="00790CE8" w:rsidRDefault="00790CE8" w:rsidP="00790CE8">
            <w:pPr>
              <w:jc w:val="left"/>
            </w:pPr>
            <w:r w:rsidRPr="00790CE8">
              <w:t>Test Case design, performing unit and integration testing, creating review checklists, documenting test artifacts.</w:t>
            </w:r>
          </w:p>
        </w:tc>
      </w:tr>
      <w:tr w:rsidR="00790CE8" w:rsidRPr="00790CE8" w14:paraId="5AA60756" w14:textId="77777777" w:rsidTr="00790CE8">
        <w:tc>
          <w:tcPr>
            <w:tcW w:w="0" w:type="auto"/>
            <w:hideMark/>
          </w:tcPr>
          <w:p w14:paraId="291E186F" w14:textId="77777777" w:rsidR="00790CE8" w:rsidRPr="00790CE8" w:rsidRDefault="00790CE8" w:rsidP="00790CE8">
            <w:pPr>
              <w:jc w:val="left"/>
            </w:pPr>
            <w:r w:rsidRPr="00790CE8">
              <w:t>Dr. Do Nhu Tai</w:t>
            </w:r>
          </w:p>
        </w:tc>
        <w:tc>
          <w:tcPr>
            <w:tcW w:w="0" w:type="auto"/>
            <w:hideMark/>
          </w:tcPr>
          <w:p w14:paraId="029C35E4" w14:textId="77777777" w:rsidR="00790CE8" w:rsidRPr="00790CE8" w:rsidRDefault="00790CE8" w:rsidP="00790CE8">
            <w:pPr>
              <w:jc w:val="left"/>
            </w:pPr>
            <w:r w:rsidRPr="00790CE8">
              <w:t>Product Owner</w:t>
            </w:r>
          </w:p>
        </w:tc>
        <w:tc>
          <w:tcPr>
            <w:tcW w:w="0" w:type="auto"/>
            <w:hideMark/>
          </w:tcPr>
          <w:p w14:paraId="3DCC1DF5" w14:textId="77777777" w:rsidR="00790CE8" w:rsidRPr="00790CE8" w:rsidRDefault="00790CE8" w:rsidP="00790CE8">
            <w:pPr>
              <w:jc w:val="left"/>
            </w:pPr>
            <w:r w:rsidRPr="00790CE8">
              <w:t>Performing acceptance testing.</w:t>
            </w:r>
          </w:p>
        </w:tc>
      </w:tr>
    </w:tbl>
    <w:p w14:paraId="2E745C17" w14:textId="77777777" w:rsidR="00790CE8" w:rsidRPr="00790CE8" w:rsidRDefault="00790CE8" w:rsidP="00790CE8">
      <w:pPr>
        <w:pStyle w:val="Heading3"/>
      </w:pPr>
      <w:bookmarkStart w:id="68" w:name="_Toc217241642"/>
      <w:r w:rsidRPr="00790CE8">
        <w:t>3.6.2. Test Schedule</w:t>
      </w:r>
      <w:bookmarkEnd w:id="68"/>
    </w:p>
    <w:tbl>
      <w:tblPr>
        <w:tblStyle w:val="TableGridLight"/>
        <w:tblW w:w="0" w:type="auto"/>
        <w:tblLook w:val="04A0" w:firstRow="1" w:lastRow="0" w:firstColumn="1" w:lastColumn="0" w:noHBand="0" w:noVBand="1"/>
      </w:tblPr>
      <w:tblGrid>
        <w:gridCol w:w="3402"/>
        <w:gridCol w:w="3141"/>
        <w:gridCol w:w="1401"/>
        <w:gridCol w:w="1401"/>
      </w:tblGrid>
      <w:tr w:rsidR="00790CE8" w:rsidRPr="00790CE8" w14:paraId="19DFE49E" w14:textId="77777777" w:rsidTr="00790CE8">
        <w:tc>
          <w:tcPr>
            <w:tcW w:w="0" w:type="auto"/>
            <w:hideMark/>
          </w:tcPr>
          <w:p w14:paraId="40FD9CC5" w14:textId="77777777" w:rsidR="00790CE8" w:rsidRPr="00790CE8" w:rsidRDefault="00790CE8" w:rsidP="00790CE8">
            <w:pPr>
              <w:jc w:val="left"/>
              <w:rPr>
                <w:bCs/>
              </w:rPr>
            </w:pPr>
            <w:r w:rsidRPr="00790CE8">
              <w:rPr>
                <w:bCs/>
              </w:rPr>
              <w:t>Task</w:t>
            </w:r>
          </w:p>
        </w:tc>
        <w:tc>
          <w:tcPr>
            <w:tcW w:w="0" w:type="auto"/>
            <w:hideMark/>
          </w:tcPr>
          <w:p w14:paraId="5C74172B" w14:textId="77777777" w:rsidR="00790CE8" w:rsidRPr="00790CE8" w:rsidRDefault="00790CE8" w:rsidP="00790CE8">
            <w:pPr>
              <w:jc w:val="left"/>
              <w:rPr>
                <w:bCs/>
              </w:rPr>
            </w:pPr>
            <w:r w:rsidRPr="00790CE8">
              <w:rPr>
                <w:bCs/>
              </w:rPr>
              <w:t>Person in Charge</w:t>
            </w:r>
          </w:p>
        </w:tc>
        <w:tc>
          <w:tcPr>
            <w:tcW w:w="0" w:type="auto"/>
            <w:hideMark/>
          </w:tcPr>
          <w:p w14:paraId="6CA9B226" w14:textId="77777777" w:rsidR="00790CE8" w:rsidRPr="00790CE8" w:rsidRDefault="00790CE8" w:rsidP="00790CE8">
            <w:pPr>
              <w:jc w:val="left"/>
              <w:rPr>
                <w:bCs/>
              </w:rPr>
            </w:pPr>
            <w:r w:rsidRPr="00790CE8">
              <w:rPr>
                <w:bCs/>
              </w:rPr>
              <w:t>Start Date</w:t>
            </w:r>
          </w:p>
        </w:tc>
        <w:tc>
          <w:tcPr>
            <w:tcW w:w="0" w:type="auto"/>
            <w:hideMark/>
          </w:tcPr>
          <w:p w14:paraId="45243A5D" w14:textId="77777777" w:rsidR="00790CE8" w:rsidRPr="00790CE8" w:rsidRDefault="00790CE8" w:rsidP="00790CE8">
            <w:pPr>
              <w:jc w:val="left"/>
              <w:rPr>
                <w:bCs/>
              </w:rPr>
            </w:pPr>
            <w:r w:rsidRPr="00790CE8">
              <w:rPr>
                <w:bCs/>
              </w:rPr>
              <w:t>End Date</w:t>
            </w:r>
          </w:p>
        </w:tc>
      </w:tr>
      <w:tr w:rsidR="00790CE8" w:rsidRPr="00790CE8" w14:paraId="0D9324E8" w14:textId="77777777" w:rsidTr="00790CE8">
        <w:tc>
          <w:tcPr>
            <w:tcW w:w="0" w:type="auto"/>
            <w:hideMark/>
          </w:tcPr>
          <w:p w14:paraId="3D524B47" w14:textId="77777777" w:rsidR="00790CE8" w:rsidRPr="00790CE8" w:rsidRDefault="00790CE8" w:rsidP="00790CE8">
            <w:pPr>
              <w:jc w:val="left"/>
            </w:pPr>
            <w:r w:rsidRPr="00790CE8">
              <w:t>Test Planning</w:t>
            </w:r>
          </w:p>
        </w:tc>
        <w:tc>
          <w:tcPr>
            <w:tcW w:w="0" w:type="auto"/>
            <w:hideMark/>
          </w:tcPr>
          <w:p w14:paraId="191EC062" w14:textId="77777777" w:rsidR="00790CE8" w:rsidRPr="00790CE8" w:rsidRDefault="00790CE8" w:rsidP="00790CE8">
            <w:pPr>
              <w:jc w:val="left"/>
            </w:pPr>
            <w:r w:rsidRPr="00790CE8">
              <w:t>Tran Huu Nam</w:t>
            </w:r>
          </w:p>
        </w:tc>
        <w:tc>
          <w:tcPr>
            <w:tcW w:w="0" w:type="auto"/>
            <w:hideMark/>
          </w:tcPr>
          <w:p w14:paraId="4BC71E0F" w14:textId="77777777" w:rsidR="00790CE8" w:rsidRPr="00790CE8" w:rsidRDefault="00790CE8" w:rsidP="00790CE8">
            <w:pPr>
              <w:jc w:val="left"/>
            </w:pPr>
            <w:r w:rsidRPr="00790CE8">
              <w:t>20/10/2025</w:t>
            </w:r>
          </w:p>
        </w:tc>
        <w:tc>
          <w:tcPr>
            <w:tcW w:w="0" w:type="auto"/>
            <w:hideMark/>
          </w:tcPr>
          <w:p w14:paraId="30D8F09B" w14:textId="77777777" w:rsidR="00790CE8" w:rsidRPr="00790CE8" w:rsidRDefault="00790CE8" w:rsidP="00790CE8">
            <w:pPr>
              <w:jc w:val="left"/>
            </w:pPr>
            <w:r w:rsidRPr="00790CE8">
              <w:t>20/11/2025</w:t>
            </w:r>
          </w:p>
        </w:tc>
      </w:tr>
      <w:tr w:rsidR="00790CE8" w:rsidRPr="00790CE8" w14:paraId="1DFEF833" w14:textId="77777777" w:rsidTr="00790CE8">
        <w:tc>
          <w:tcPr>
            <w:tcW w:w="0" w:type="auto"/>
            <w:hideMark/>
          </w:tcPr>
          <w:p w14:paraId="60FB8D67" w14:textId="77777777" w:rsidR="00790CE8" w:rsidRPr="00790CE8" w:rsidRDefault="00790CE8" w:rsidP="00790CE8">
            <w:pPr>
              <w:jc w:val="left"/>
            </w:pPr>
            <w:r w:rsidRPr="00790CE8">
              <w:t>Test Case Design</w:t>
            </w:r>
          </w:p>
        </w:tc>
        <w:tc>
          <w:tcPr>
            <w:tcW w:w="0" w:type="auto"/>
            <w:hideMark/>
          </w:tcPr>
          <w:p w14:paraId="2D6CA04E" w14:textId="77777777" w:rsidR="00790CE8" w:rsidRPr="00790CE8" w:rsidRDefault="00790CE8" w:rsidP="00790CE8">
            <w:pPr>
              <w:jc w:val="left"/>
            </w:pPr>
            <w:r w:rsidRPr="00790CE8">
              <w:t>Pham Thanh Phong</w:t>
            </w:r>
          </w:p>
        </w:tc>
        <w:tc>
          <w:tcPr>
            <w:tcW w:w="0" w:type="auto"/>
            <w:hideMark/>
          </w:tcPr>
          <w:p w14:paraId="3B4E9BCA" w14:textId="77777777" w:rsidR="00790CE8" w:rsidRPr="00790CE8" w:rsidRDefault="00790CE8" w:rsidP="00790CE8">
            <w:pPr>
              <w:jc w:val="left"/>
            </w:pPr>
            <w:r w:rsidRPr="00790CE8">
              <w:t>21/11/2025</w:t>
            </w:r>
          </w:p>
        </w:tc>
        <w:tc>
          <w:tcPr>
            <w:tcW w:w="0" w:type="auto"/>
            <w:hideMark/>
          </w:tcPr>
          <w:p w14:paraId="51BB6AD9" w14:textId="77777777" w:rsidR="00790CE8" w:rsidRPr="00790CE8" w:rsidRDefault="00790CE8" w:rsidP="00790CE8">
            <w:pPr>
              <w:jc w:val="left"/>
            </w:pPr>
            <w:r w:rsidRPr="00790CE8">
              <w:t>28/11/2025</w:t>
            </w:r>
          </w:p>
        </w:tc>
      </w:tr>
      <w:tr w:rsidR="00790CE8" w:rsidRPr="00790CE8" w14:paraId="7DA654DC" w14:textId="77777777" w:rsidTr="00790CE8">
        <w:tc>
          <w:tcPr>
            <w:tcW w:w="0" w:type="auto"/>
            <w:hideMark/>
          </w:tcPr>
          <w:p w14:paraId="59848F8C" w14:textId="77777777" w:rsidR="00790CE8" w:rsidRPr="00790CE8" w:rsidRDefault="00790CE8" w:rsidP="00790CE8">
            <w:pPr>
              <w:jc w:val="left"/>
            </w:pPr>
            <w:r w:rsidRPr="00790CE8">
              <w:t>Create Review Checklist</w:t>
            </w:r>
          </w:p>
        </w:tc>
        <w:tc>
          <w:tcPr>
            <w:tcW w:w="0" w:type="auto"/>
            <w:hideMark/>
          </w:tcPr>
          <w:p w14:paraId="4D83D197" w14:textId="77777777" w:rsidR="00790CE8" w:rsidRPr="00790CE8" w:rsidRDefault="00790CE8" w:rsidP="00790CE8">
            <w:pPr>
              <w:jc w:val="left"/>
            </w:pPr>
            <w:r w:rsidRPr="00790CE8">
              <w:t>Pham Thanh Phong</w:t>
            </w:r>
          </w:p>
        </w:tc>
        <w:tc>
          <w:tcPr>
            <w:tcW w:w="0" w:type="auto"/>
            <w:hideMark/>
          </w:tcPr>
          <w:p w14:paraId="550C5EA1" w14:textId="77777777" w:rsidR="00790CE8" w:rsidRPr="00790CE8" w:rsidRDefault="00790CE8" w:rsidP="00790CE8">
            <w:pPr>
              <w:jc w:val="left"/>
            </w:pPr>
            <w:r w:rsidRPr="00790CE8">
              <w:t>22/11/2025</w:t>
            </w:r>
          </w:p>
        </w:tc>
        <w:tc>
          <w:tcPr>
            <w:tcW w:w="0" w:type="auto"/>
            <w:hideMark/>
          </w:tcPr>
          <w:p w14:paraId="569718FC" w14:textId="77777777" w:rsidR="00790CE8" w:rsidRPr="00790CE8" w:rsidRDefault="00790CE8" w:rsidP="00790CE8">
            <w:pPr>
              <w:jc w:val="left"/>
            </w:pPr>
            <w:r w:rsidRPr="00790CE8">
              <w:t>31/11/2025</w:t>
            </w:r>
          </w:p>
        </w:tc>
      </w:tr>
      <w:tr w:rsidR="00790CE8" w:rsidRPr="00790CE8" w14:paraId="7A1E9B67" w14:textId="77777777" w:rsidTr="00790CE8">
        <w:tc>
          <w:tcPr>
            <w:tcW w:w="0" w:type="auto"/>
            <w:hideMark/>
          </w:tcPr>
          <w:p w14:paraId="7112698A" w14:textId="77777777" w:rsidR="00790CE8" w:rsidRPr="00790CE8" w:rsidRDefault="00790CE8" w:rsidP="00790CE8">
            <w:pPr>
              <w:jc w:val="left"/>
            </w:pPr>
            <w:r w:rsidRPr="00790CE8">
              <w:t>Perform Unit &amp; Integration Testing</w:t>
            </w:r>
          </w:p>
        </w:tc>
        <w:tc>
          <w:tcPr>
            <w:tcW w:w="0" w:type="auto"/>
            <w:hideMark/>
          </w:tcPr>
          <w:p w14:paraId="6A67C971" w14:textId="77777777" w:rsidR="00790CE8" w:rsidRPr="00790CE8" w:rsidRDefault="00790CE8" w:rsidP="00790CE8">
            <w:pPr>
              <w:jc w:val="left"/>
            </w:pPr>
            <w:r w:rsidRPr="00790CE8">
              <w:t>Pham Thanh Phong</w:t>
            </w:r>
          </w:p>
        </w:tc>
        <w:tc>
          <w:tcPr>
            <w:tcW w:w="0" w:type="auto"/>
            <w:hideMark/>
          </w:tcPr>
          <w:p w14:paraId="2AA7ED10" w14:textId="77777777" w:rsidR="00790CE8" w:rsidRPr="00790CE8" w:rsidRDefault="00790CE8" w:rsidP="00790CE8">
            <w:pPr>
              <w:jc w:val="left"/>
            </w:pPr>
            <w:r w:rsidRPr="00790CE8">
              <w:t>01/12/2025</w:t>
            </w:r>
          </w:p>
        </w:tc>
        <w:tc>
          <w:tcPr>
            <w:tcW w:w="0" w:type="auto"/>
            <w:hideMark/>
          </w:tcPr>
          <w:p w14:paraId="073E3FB4" w14:textId="77777777" w:rsidR="00790CE8" w:rsidRPr="00790CE8" w:rsidRDefault="00790CE8" w:rsidP="00790CE8">
            <w:pPr>
              <w:jc w:val="left"/>
            </w:pPr>
            <w:r w:rsidRPr="00790CE8">
              <w:t>05/12/2025</w:t>
            </w:r>
          </w:p>
        </w:tc>
      </w:tr>
      <w:tr w:rsidR="00790CE8" w:rsidRPr="00790CE8" w14:paraId="1528E56B" w14:textId="77777777" w:rsidTr="00790CE8">
        <w:tc>
          <w:tcPr>
            <w:tcW w:w="0" w:type="auto"/>
            <w:hideMark/>
          </w:tcPr>
          <w:p w14:paraId="033CB568" w14:textId="77777777" w:rsidR="00790CE8" w:rsidRPr="00790CE8" w:rsidRDefault="00790CE8" w:rsidP="00790CE8">
            <w:pPr>
              <w:jc w:val="left"/>
            </w:pPr>
            <w:r w:rsidRPr="00790CE8">
              <w:t>Perform System Testing</w:t>
            </w:r>
          </w:p>
        </w:tc>
        <w:tc>
          <w:tcPr>
            <w:tcW w:w="0" w:type="auto"/>
            <w:hideMark/>
          </w:tcPr>
          <w:p w14:paraId="4B081B57" w14:textId="77777777" w:rsidR="00790CE8" w:rsidRPr="00790CE8" w:rsidRDefault="00790CE8" w:rsidP="00790CE8">
            <w:pPr>
              <w:jc w:val="left"/>
            </w:pPr>
            <w:r w:rsidRPr="00790CE8">
              <w:t>Tran Huu Nam</w:t>
            </w:r>
          </w:p>
        </w:tc>
        <w:tc>
          <w:tcPr>
            <w:tcW w:w="0" w:type="auto"/>
            <w:hideMark/>
          </w:tcPr>
          <w:p w14:paraId="110DBA2B" w14:textId="77777777" w:rsidR="00790CE8" w:rsidRPr="00790CE8" w:rsidRDefault="00790CE8" w:rsidP="00790CE8">
            <w:pPr>
              <w:jc w:val="left"/>
            </w:pPr>
            <w:r w:rsidRPr="00790CE8">
              <w:t>06/12/2025</w:t>
            </w:r>
          </w:p>
        </w:tc>
        <w:tc>
          <w:tcPr>
            <w:tcW w:w="0" w:type="auto"/>
            <w:hideMark/>
          </w:tcPr>
          <w:p w14:paraId="56ABBAC4" w14:textId="77777777" w:rsidR="00790CE8" w:rsidRPr="00790CE8" w:rsidRDefault="00790CE8" w:rsidP="00790CE8">
            <w:pPr>
              <w:jc w:val="left"/>
            </w:pPr>
            <w:r w:rsidRPr="00790CE8">
              <w:t>8/12/2025</w:t>
            </w:r>
          </w:p>
        </w:tc>
      </w:tr>
      <w:tr w:rsidR="00790CE8" w:rsidRPr="00790CE8" w14:paraId="42520141" w14:textId="77777777" w:rsidTr="00790CE8">
        <w:tc>
          <w:tcPr>
            <w:tcW w:w="0" w:type="auto"/>
            <w:hideMark/>
          </w:tcPr>
          <w:p w14:paraId="5CF60925" w14:textId="77777777" w:rsidR="00790CE8" w:rsidRPr="00790CE8" w:rsidRDefault="00790CE8" w:rsidP="00790CE8">
            <w:pPr>
              <w:jc w:val="left"/>
            </w:pPr>
            <w:r w:rsidRPr="00790CE8">
              <w:t>Write CI/CD Code in GitHub Actions</w:t>
            </w:r>
          </w:p>
        </w:tc>
        <w:tc>
          <w:tcPr>
            <w:tcW w:w="0" w:type="auto"/>
            <w:hideMark/>
          </w:tcPr>
          <w:p w14:paraId="65C9B106" w14:textId="77777777" w:rsidR="00790CE8" w:rsidRPr="00790CE8" w:rsidRDefault="00790CE8" w:rsidP="00790CE8">
            <w:pPr>
              <w:jc w:val="left"/>
            </w:pPr>
            <w:r w:rsidRPr="00790CE8">
              <w:t>Tran Huu Nam</w:t>
            </w:r>
          </w:p>
        </w:tc>
        <w:tc>
          <w:tcPr>
            <w:tcW w:w="0" w:type="auto"/>
            <w:hideMark/>
          </w:tcPr>
          <w:p w14:paraId="05991231" w14:textId="77777777" w:rsidR="00790CE8" w:rsidRPr="00790CE8" w:rsidRDefault="00790CE8" w:rsidP="00790CE8">
            <w:pPr>
              <w:jc w:val="left"/>
            </w:pPr>
            <w:r w:rsidRPr="00790CE8">
              <w:t>30/11/2025</w:t>
            </w:r>
          </w:p>
        </w:tc>
        <w:tc>
          <w:tcPr>
            <w:tcW w:w="0" w:type="auto"/>
            <w:hideMark/>
          </w:tcPr>
          <w:p w14:paraId="5C5BA190" w14:textId="77777777" w:rsidR="00790CE8" w:rsidRPr="00790CE8" w:rsidRDefault="00790CE8" w:rsidP="00790CE8">
            <w:pPr>
              <w:jc w:val="left"/>
            </w:pPr>
            <w:r w:rsidRPr="00790CE8">
              <w:t>9/12/2025</w:t>
            </w:r>
          </w:p>
        </w:tc>
      </w:tr>
      <w:tr w:rsidR="00790CE8" w:rsidRPr="00790CE8" w14:paraId="153C6583" w14:textId="77777777" w:rsidTr="00790CE8">
        <w:tc>
          <w:tcPr>
            <w:tcW w:w="0" w:type="auto"/>
            <w:hideMark/>
          </w:tcPr>
          <w:p w14:paraId="5F0702B0" w14:textId="77777777" w:rsidR="00790CE8" w:rsidRPr="00790CE8" w:rsidRDefault="00790CE8" w:rsidP="00790CE8">
            <w:pPr>
              <w:jc w:val="left"/>
            </w:pPr>
            <w:r w:rsidRPr="00790CE8">
              <w:t>Document Test Artifacts</w:t>
            </w:r>
          </w:p>
        </w:tc>
        <w:tc>
          <w:tcPr>
            <w:tcW w:w="0" w:type="auto"/>
            <w:hideMark/>
          </w:tcPr>
          <w:p w14:paraId="2AFEFF3E" w14:textId="77777777" w:rsidR="00790CE8" w:rsidRPr="00790CE8" w:rsidRDefault="00790CE8" w:rsidP="00790CE8">
            <w:pPr>
              <w:jc w:val="left"/>
            </w:pPr>
            <w:r w:rsidRPr="00790CE8">
              <w:t>Tran Huu Nam, Pham Thanh Phong</w:t>
            </w:r>
          </w:p>
        </w:tc>
        <w:tc>
          <w:tcPr>
            <w:tcW w:w="0" w:type="auto"/>
            <w:hideMark/>
          </w:tcPr>
          <w:p w14:paraId="1392B72E" w14:textId="77777777" w:rsidR="00790CE8" w:rsidRPr="00790CE8" w:rsidRDefault="00790CE8" w:rsidP="00790CE8">
            <w:pPr>
              <w:jc w:val="left"/>
            </w:pPr>
            <w:r w:rsidRPr="00790CE8">
              <w:t>03/12/2025</w:t>
            </w:r>
          </w:p>
        </w:tc>
        <w:tc>
          <w:tcPr>
            <w:tcW w:w="0" w:type="auto"/>
            <w:hideMark/>
          </w:tcPr>
          <w:p w14:paraId="7E8A2863" w14:textId="77777777" w:rsidR="00790CE8" w:rsidRPr="00790CE8" w:rsidRDefault="00790CE8" w:rsidP="00790CE8">
            <w:pPr>
              <w:jc w:val="left"/>
            </w:pPr>
            <w:r w:rsidRPr="00790CE8">
              <w:t>10/12/2025</w:t>
            </w:r>
          </w:p>
        </w:tc>
      </w:tr>
      <w:tr w:rsidR="00790CE8" w:rsidRPr="00790CE8" w14:paraId="05672B04" w14:textId="77777777" w:rsidTr="00790CE8">
        <w:tc>
          <w:tcPr>
            <w:tcW w:w="0" w:type="auto"/>
            <w:hideMark/>
          </w:tcPr>
          <w:p w14:paraId="490F1CB2" w14:textId="77777777" w:rsidR="00790CE8" w:rsidRPr="00790CE8" w:rsidRDefault="00790CE8" w:rsidP="00790CE8">
            <w:pPr>
              <w:jc w:val="left"/>
            </w:pPr>
            <w:r w:rsidRPr="00790CE8">
              <w:t>Perform Acceptance Testing</w:t>
            </w:r>
          </w:p>
        </w:tc>
        <w:tc>
          <w:tcPr>
            <w:tcW w:w="0" w:type="auto"/>
            <w:hideMark/>
          </w:tcPr>
          <w:p w14:paraId="63CCA4CA" w14:textId="77777777" w:rsidR="00790CE8" w:rsidRPr="00790CE8" w:rsidRDefault="00790CE8" w:rsidP="00790CE8">
            <w:pPr>
              <w:jc w:val="left"/>
            </w:pPr>
            <w:r w:rsidRPr="00790CE8">
              <w:t>Dr. Do Nhu Tai</w:t>
            </w:r>
          </w:p>
        </w:tc>
        <w:tc>
          <w:tcPr>
            <w:tcW w:w="0" w:type="auto"/>
            <w:hideMark/>
          </w:tcPr>
          <w:p w14:paraId="3CDAC834" w14:textId="77777777" w:rsidR="00790CE8" w:rsidRPr="00790CE8" w:rsidRDefault="00790CE8" w:rsidP="00790CE8">
            <w:pPr>
              <w:jc w:val="left"/>
            </w:pPr>
            <w:r w:rsidRPr="00790CE8">
              <w:t>17/12/2025</w:t>
            </w:r>
          </w:p>
        </w:tc>
        <w:tc>
          <w:tcPr>
            <w:tcW w:w="0" w:type="auto"/>
            <w:hideMark/>
          </w:tcPr>
          <w:p w14:paraId="303F3F2B" w14:textId="77777777" w:rsidR="00790CE8" w:rsidRPr="00790CE8" w:rsidRDefault="00790CE8" w:rsidP="00790CE8">
            <w:pPr>
              <w:jc w:val="left"/>
            </w:pPr>
            <w:r w:rsidRPr="00790CE8">
              <w:t>24/12/2025</w:t>
            </w:r>
          </w:p>
        </w:tc>
      </w:tr>
    </w:tbl>
    <w:p w14:paraId="61E9FC7C" w14:textId="77777777" w:rsidR="00790CE8" w:rsidRPr="00790CE8" w:rsidRDefault="00790CE8" w:rsidP="00790CE8">
      <w:pPr>
        <w:jc w:val="left"/>
        <w:rPr>
          <w:rStyle w:val="Heading3Char"/>
        </w:rPr>
      </w:pPr>
      <w:bookmarkStart w:id="69" w:name="_Toc217241643"/>
      <w:r w:rsidRPr="00790CE8">
        <w:rPr>
          <w:rStyle w:val="Heading2Char"/>
        </w:rPr>
        <w:t>3.7. Test Environment</w:t>
      </w:r>
      <w:bookmarkEnd w:id="69"/>
      <w:r w:rsidRPr="00790CE8">
        <w:rPr>
          <w:rStyle w:val="Heading2Char"/>
        </w:rPr>
        <w:br/>
      </w:r>
      <w:r w:rsidRPr="00790CE8">
        <w:rPr>
          <w:rStyle w:val="Heading3Char"/>
        </w:rPr>
        <w:t>3.7.1. Hardware</w:t>
      </w:r>
    </w:p>
    <w:tbl>
      <w:tblPr>
        <w:tblStyle w:val="TableGridLight"/>
        <w:tblW w:w="0" w:type="auto"/>
        <w:tblLook w:val="04A0" w:firstRow="1" w:lastRow="0" w:firstColumn="1" w:lastColumn="0" w:noHBand="0" w:noVBand="1"/>
      </w:tblPr>
      <w:tblGrid>
        <w:gridCol w:w="2134"/>
        <w:gridCol w:w="1883"/>
        <w:gridCol w:w="2484"/>
        <w:gridCol w:w="2844"/>
      </w:tblGrid>
      <w:tr w:rsidR="00790CE8" w:rsidRPr="00790CE8" w14:paraId="1639EAAB" w14:textId="77777777" w:rsidTr="00790CE8">
        <w:tc>
          <w:tcPr>
            <w:tcW w:w="0" w:type="auto"/>
            <w:hideMark/>
          </w:tcPr>
          <w:p w14:paraId="68881E8D" w14:textId="77777777" w:rsidR="00790CE8" w:rsidRPr="00790CE8" w:rsidRDefault="00790CE8" w:rsidP="00790CE8">
            <w:pPr>
              <w:jc w:val="left"/>
              <w:rPr>
                <w:bCs/>
              </w:rPr>
            </w:pPr>
            <w:r w:rsidRPr="00790CE8">
              <w:rPr>
                <w:bCs/>
              </w:rPr>
              <w:t>Item</w:t>
            </w:r>
          </w:p>
        </w:tc>
        <w:tc>
          <w:tcPr>
            <w:tcW w:w="0" w:type="auto"/>
            <w:hideMark/>
          </w:tcPr>
          <w:p w14:paraId="4908EA94" w14:textId="77777777" w:rsidR="00790CE8" w:rsidRPr="00790CE8" w:rsidRDefault="00790CE8" w:rsidP="00790CE8">
            <w:pPr>
              <w:jc w:val="left"/>
              <w:rPr>
                <w:bCs/>
              </w:rPr>
            </w:pPr>
            <w:r w:rsidRPr="00790CE8">
              <w:rPr>
                <w:bCs/>
              </w:rPr>
              <w:t>Component</w:t>
            </w:r>
          </w:p>
        </w:tc>
        <w:tc>
          <w:tcPr>
            <w:tcW w:w="0" w:type="auto"/>
            <w:hideMark/>
          </w:tcPr>
          <w:p w14:paraId="761C040F" w14:textId="77777777" w:rsidR="00790CE8" w:rsidRPr="00790CE8" w:rsidRDefault="00790CE8" w:rsidP="00790CE8">
            <w:pPr>
              <w:jc w:val="left"/>
              <w:rPr>
                <w:bCs/>
              </w:rPr>
            </w:pPr>
            <w:r w:rsidRPr="00790CE8">
              <w:rPr>
                <w:bCs/>
              </w:rPr>
              <w:t>Technical Specifications</w:t>
            </w:r>
          </w:p>
        </w:tc>
        <w:tc>
          <w:tcPr>
            <w:tcW w:w="0" w:type="auto"/>
            <w:hideMark/>
          </w:tcPr>
          <w:p w14:paraId="2BD49A8D" w14:textId="77777777" w:rsidR="00790CE8" w:rsidRPr="00790CE8" w:rsidRDefault="00790CE8" w:rsidP="00790CE8">
            <w:pPr>
              <w:jc w:val="left"/>
              <w:rPr>
                <w:bCs/>
              </w:rPr>
            </w:pPr>
            <w:r w:rsidRPr="00790CE8">
              <w:rPr>
                <w:bCs/>
              </w:rPr>
              <w:t>Purpose</w:t>
            </w:r>
          </w:p>
        </w:tc>
      </w:tr>
      <w:tr w:rsidR="00790CE8" w:rsidRPr="00790CE8" w14:paraId="1F2BCFD0" w14:textId="77777777" w:rsidTr="00790CE8">
        <w:tc>
          <w:tcPr>
            <w:tcW w:w="0" w:type="auto"/>
            <w:hideMark/>
          </w:tcPr>
          <w:p w14:paraId="46EC549F" w14:textId="77777777" w:rsidR="00790CE8" w:rsidRPr="00790CE8" w:rsidRDefault="00790CE8" w:rsidP="00790CE8">
            <w:pPr>
              <w:jc w:val="left"/>
            </w:pPr>
            <w:r w:rsidRPr="00790CE8">
              <w:t>Local Development Environment</w:t>
            </w:r>
          </w:p>
        </w:tc>
        <w:tc>
          <w:tcPr>
            <w:tcW w:w="0" w:type="auto"/>
            <w:hideMark/>
          </w:tcPr>
          <w:p w14:paraId="737741EF" w14:textId="77777777" w:rsidR="00790CE8" w:rsidRPr="00790CE8" w:rsidRDefault="00790CE8" w:rsidP="00790CE8">
            <w:pPr>
              <w:jc w:val="left"/>
            </w:pPr>
            <w:r w:rsidRPr="00790CE8">
              <w:t>Personal Computer</w:t>
            </w:r>
          </w:p>
        </w:tc>
        <w:tc>
          <w:tcPr>
            <w:tcW w:w="0" w:type="auto"/>
            <w:hideMark/>
          </w:tcPr>
          <w:p w14:paraId="4129566D" w14:textId="77777777" w:rsidR="00790CE8" w:rsidRPr="00790CE8" w:rsidRDefault="00790CE8" w:rsidP="00790CE8">
            <w:pPr>
              <w:jc w:val="left"/>
            </w:pPr>
            <w:r w:rsidRPr="00790CE8">
              <w:t>CPU: 4+ cores, RAM: 8GB+, SSD: 256GB+</w:t>
            </w:r>
          </w:p>
        </w:tc>
        <w:tc>
          <w:tcPr>
            <w:tcW w:w="0" w:type="auto"/>
            <w:hideMark/>
          </w:tcPr>
          <w:p w14:paraId="69E55CF3" w14:textId="77777777" w:rsidR="00790CE8" w:rsidRPr="00790CE8" w:rsidRDefault="00790CE8" w:rsidP="00790CE8">
            <w:pPr>
              <w:jc w:val="left"/>
            </w:pPr>
            <w:r w:rsidRPr="00790CE8">
              <w:t>Source code development, running unit and integration tests.</w:t>
            </w:r>
          </w:p>
        </w:tc>
      </w:tr>
      <w:tr w:rsidR="00790CE8" w:rsidRPr="00790CE8" w14:paraId="41809634" w14:textId="77777777" w:rsidTr="00790CE8">
        <w:tc>
          <w:tcPr>
            <w:tcW w:w="0" w:type="auto"/>
            <w:hideMark/>
          </w:tcPr>
          <w:p w14:paraId="6ED029DD" w14:textId="77777777" w:rsidR="00790CE8" w:rsidRPr="00790CE8" w:rsidRDefault="00790CE8" w:rsidP="00790CE8">
            <w:pPr>
              <w:jc w:val="left"/>
            </w:pPr>
            <w:r w:rsidRPr="00790CE8">
              <w:t>CI/CD Test Environment</w:t>
            </w:r>
          </w:p>
        </w:tc>
        <w:tc>
          <w:tcPr>
            <w:tcW w:w="0" w:type="auto"/>
            <w:hideMark/>
          </w:tcPr>
          <w:p w14:paraId="42E2F22E" w14:textId="77777777" w:rsidR="00790CE8" w:rsidRPr="00790CE8" w:rsidRDefault="00790CE8" w:rsidP="00790CE8">
            <w:pPr>
              <w:jc w:val="left"/>
            </w:pPr>
            <w:r w:rsidRPr="00790CE8">
              <w:t>GitHub Actions Runner</w:t>
            </w:r>
          </w:p>
        </w:tc>
        <w:tc>
          <w:tcPr>
            <w:tcW w:w="0" w:type="auto"/>
            <w:hideMark/>
          </w:tcPr>
          <w:p w14:paraId="1771A1F6" w14:textId="77777777" w:rsidR="00790CE8" w:rsidRPr="00790CE8" w:rsidRDefault="00790CE8" w:rsidP="00790CE8">
            <w:pPr>
              <w:jc w:val="left"/>
            </w:pPr>
            <w:r w:rsidRPr="00790CE8">
              <w:t>Ubuntu-latest, 4 vCPU, 16GB RAM</w:t>
            </w:r>
          </w:p>
        </w:tc>
        <w:tc>
          <w:tcPr>
            <w:tcW w:w="0" w:type="auto"/>
            <w:hideMark/>
          </w:tcPr>
          <w:p w14:paraId="7D5F0646" w14:textId="77777777" w:rsidR="00790CE8" w:rsidRPr="00790CE8" w:rsidRDefault="00790CE8" w:rsidP="00790CE8">
            <w:pPr>
              <w:jc w:val="left"/>
            </w:pPr>
            <w:r w:rsidRPr="00790CE8">
              <w:t>Automated execution of test pipelines.</w:t>
            </w:r>
          </w:p>
        </w:tc>
      </w:tr>
      <w:tr w:rsidR="00790CE8" w:rsidRPr="00790CE8" w14:paraId="6E03EA41" w14:textId="77777777" w:rsidTr="00790CE8">
        <w:tc>
          <w:tcPr>
            <w:tcW w:w="0" w:type="auto"/>
            <w:hideMark/>
          </w:tcPr>
          <w:p w14:paraId="7D0F1C95" w14:textId="77777777" w:rsidR="00790CE8" w:rsidRPr="00790CE8" w:rsidRDefault="00790CE8" w:rsidP="00790CE8">
            <w:pPr>
              <w:jc w:val="left"/>
            </w:pPr>
            <w:r w:rsidRPr="00790CE8">
              <w:t>Mobile Test Device</w:t>
            </w:r>
          </w:p>
        </w:tc>
        <w:tc>
          <w:tcPr>
            <w:tcW w:w="0" w:type="auto"/>
            <w:hideMark/>
          </w:tcPr>
          <w:p w14:paraId="47C87C36" w14:textId="77777777" w:rsidR="00790CE8" w:rsidRPr="00790CE8" w:rsidRDefault="00790CE8" w:rsidP="00790CE8">
            <w:pPr>
              <w:jc w:val="left"/>
            </w:pPr>
            <w:r w:rsidRPr="00790CE8">
              <w:t>Android/iOS Phone</w:t>
            </w:r>
          </w:p>
        </w:tc>
        <w:tc>
          <w:tcPr>
            <w:tcW w:w="0" w:type="auto"/>
            <w:hideMark/>
          </w:tcPr>
          <w:p w14:paraId="7151F5A9" w14:textId="77777777" w:rsidR="00790CE8" w:rsidRPr="00790CE8" w:rsidRDefault="00790CE8" w:rsidP="00790CE8">
            <w:pPr>
              <w:jc w:val="left"/>
            </w:pPr>
            <w:r w:rsidRPr="00790CE8">
              <w:t>Android 11+, iOS 14+</w:t>
            </w:r>
          </w:p>
        </w:tc>
        <w:tc>
          <w:tcPr>
            <w:tcW w:w="0" w:type="auto"/>
            <w:hideMark/>
          </w:tcPr>
          <w:p w14:paraId="704A509F" w14:textId="77777777" w:rsidR="00790CE8" w:rsidRPr="00790CE8" w:rsidRDefault="00790CE8" w:rsidP="00790CE8">
            <w:pPr>
              <w:jc w:val="left"/>
            </w:pPr>
            <w:r w:rsidRPr="00790CE8">
              <w:t>Testing UI and compatibility on mobile devices.</w:t>
            </w:r>
          </w:p>
        </w:tc>
      </w:tr>
      <w:tr w:rsidR="00790CE8" w:rsidRPr="00790CE8" w14:paraId="06BC8064" w14:textId="77777777" w:rsidTr="00790CE8">
        <w:tc>
          <w:tcPr>
            <w:tcW w:w="0" w:type="auto"/>
            <w:hideMark/>
          </w:tcPr>
          <w:p w14:paraId="273EC19E" w14:textId="77777777" w:rsidR="00790CE8" w:rsidRPr="00790CE8" w:rsidRDefault="00790CE8" w:rsidP="00790CE8">
            <w:pPr>
              <w:jc w:val="left"/>
            </w:pPr>
            <w:r w:rsidRPr="00790CE8">
              <w:t>Tablet Test Device</w:t>
            </w:r>
          </w:p>
        </w:tc>
        <w:tc>
          <w:tcPr>
            <w:tcW w:w="0" w:type="auto"/>
            <w:hideMark/>
          </w:tcPr>
          <w:p w14:paraId="2D968392" w14:textId="77777777" w:rsidR="00790CE8" w:rsidRPr="00790CE8" w:rsidRDefault="00790CE8" w:rsidP="00790CE8">
            <w:pPr>
              <w:jc w:val="left"/>
            </w:pPr>
            <w:r w:rsidRPr="00790CE8">
              <w:t>iPad/Android Tablet</w:t>
            </w:r>
          </w:p>
        </w:tc>
        <w:tc>
          <w:tcPr>
            <w:tcW w:w="0" w:type="auto"/>
            <w:hideMark/>
          </w:tcPr>
          <w:p w14:paraId="02424239" w14:textId="77777777" w:rsidR="00790CE8" w:rsidRPr="00790CE8" w:rsidRDefault="00790CE8" w:rsidP="00790CE8">
            <w:pPr>
              <w:jc w:val="left"/>
            </w:pPr>
            <w:r w:rsidRPr="00790CE8">
              <w:t>9-11 inch screen</w:t>
            </w:r>
          </w:p>
        </w:tc>
        <w:tc>
          <w:tcPr>
            <w:tcW w:w="0" w:type="auto"/>
            <w:hideMark/>
          </w:tcPr>
          <w:p w14:paraId="42F33170" w14:textId="77777777" w:rsidR="00790CE8" w:rsidRPr="00790CE8" w:rsidRDefault="00790CE8" w:rsidP="00790CE8">
            <w:pPr>
              <w:jc w:val="left"/>
            </w:pPr>
            <w:r w:rsidRPr="00790CE8">
              <w:t>Testing responsive design.</w:t>
            </w:r>
          </w:p>
        </w:tc>
      </w:tr>
    </w:tbl>
    <w:p w14:paraId="089639A0" w14:textId="77777777" w:rsidR="00790CE8" w:rsidRPr="00790CE8" w:rsidRDefault="00790CE8" w:rsidP="00790CE8">
      <w:pPr>
        <w:pStyle w:val="Heading4"/>
      </w:pPr>
      <w:bookmarkStart w:id="70" w:name="_Toc217241644"/>
      <w:r w:rsidRPr="00790CE8">
        <w:rPr>
          <w:rStyle w:val="Heading3Char"/>
        </w:rPr>
        <w:t>3.7.2. Software</w:t>
      </w:r>
      <w:bookmarkEnd w:id="70"/>
      <w:r w:rsidRPr="00790CE8">
        <w:br/>
        <w:t>A. Development Tools</w:t>
      </w:r>
    </w:p>
    <w:tbl>
      <w:tblPr>
        <w:tblStyle w:val="TableGridLight"/>
        <w:tblW w:w="0" w:type="auto"/>
        <w:tblLook w:val="04A0" w:firstRow="1" w:lastRow="0" w:firstColumn="1" w:lastColumn="0" w:noHBand="0" w:noVBand="1"/>
      </w:tblPr>
      <w:tblGrid>
        <w:gridCol w:w="2238"/>
        <w:gridCol w:w="1175"/>
        <w:gridCol w:w="5711"/>
      </w:tblGrid>
      <w:tr w:rsidR="00790CE8" w:rsidRPr="00790CE8" w14:paraId="253B6D38" w14:textId="77777777" w:rsidTr="00790CE8">
        <w:tc>
          <w:tcPr>
            <w:tcW w:w="0" w:type="auto"/>
            <w:hideMark/>
          </w:tcPr>
          <w:p w14:paraId="062D5292" w14:textId="77777777" w:rsidR="00790CE8" w:rsidRPr="00790CE8" w:rsidRDefault="00790CE8" w:rsidP="00790CE8">
            <w:pPr>
              <w:jc w:val="left"/>
              <w:rPr>
                <w:bCs/>
              </w:rPr>
            </w:pPr>
            <w:r w:rsidRPr="00790CE8">
              <w:rPr>
                <w:bCs/>
              </w:rPr>
              <w:t>Tool</w:t>
            </w:r>
          </w:p>
        </w:tc>
        <w:tc>
          <w:tcPr>
            <w:tcW w:w="0" w:type="auto"/>
            <w:hideMark/>
          </w:tcPr>
          <w:p w14:paraId="13C55B4C" w14:textId="77777777" w:rsidR="00790CE8" w:rsidRPr="00790CE8" w:rsidRDefault="00790CE8" w:rsidP="00790CE8">
            <w:pPr>
              <w:jc w:val="left"/>
              <w:rPr>
                <w:bCs/>
              </w:rPr>
            </w:pPr>
            <w:r w:rsidRPr="00790CE8">
              <w:rPr>
                <w:bCs/>
              </w:rPr>
              <w:t>Version</w:t>
            </w:r>
          </w:p>
        </w:tc>
        <w:tc>
          <w:tcPr>
            <w:tcW w:w="0" w:type="auto"/>
            <w:hideMark/>
          </w:tcPr>
          <w:p w14:paraId="154C2530" w14:textId="77777777" w:rsidR="00790CE8" w:rsidRPr="00790CE8" w:rsidRDefault="00790CE8" w:rsidP="00790CE8">
            <w:pPr>
              <w:jc w:val="left"/>
              <w:rPr>
                <w:bCs/>
              </w:rPr>
            </w:pPr>
            <w:r w:rsidRPr="00790CE8">
              <w:rPr>
                <w:bCs/>
              </w:rPr>
              <w:t>Purpose</w:t>
            </w:r>
          </w:p>
        </w:tc>
      </w:tr>
      <w:tr w:rsidR="00790CE8" w:rsidRPr="00790CE8" w14:paraId="14FC3C80" w14:textId="77777777" w:rsidTr="00790CE8">
        <w:tc>
          <w:tcPr>
            <w:tcW w:w="0" w:type="auto"/>
            <w:hideMark/>
          </w:tcPr>
          <w:p w14:paraId="73D9BB75" w14:textId="77777777" w:rsidR="00790CE8" w:rsidRPr="00790CE8" w:rsidRDefault="00790CE8" w:rsidP="00790CE8">
            <w:pPr>
              <w:jc w:val="left"/>
            </w:pPr>
            <w:r w:rsidRPr="00790CE8">
              <w:t>Visual Studio Code</w:t>
            </w:r>
          </w:p>
        </w:tc>
        <w:tc>
          <w:tcPr>
            <w:tcW w:w="0" w:type="auto"/>
            <w:hideMark/>
          </w:tcPr>
          <w:p w14:paraId="02F9679A" w14:textId="77777777" w:rsidR="00790CE8" w:rsidRPr="00790CE8" w:rsidRDefault="00790CE8" w:rsidP="00790CE8">
            <w:pPr>
              <w:jc w:val="left"/>
            </w:pPr>
            <w:r w:rsidRPr="00790CE8">
              <w:t>1.85+</w:t>
            </w:r>
          </w:p>
        </w:tc>
        <w:tc>
          <w:tcPr>
            <w:tcW w:w="0" w:type="auto"/>
            <w:hideMark/>
          </w:tcPr>
          <w:p w14:paraId="3508283B" w14:textId="77777777" w:rsidR="00790CE8" w:rsidRPr="00790CE8" w:rsidRDefault="00790CE8" w:rsidP="00790CE8">
            <w:pPr>
              <w:jc w:val="left"/>
            </w:pPr>
            <w:r w:rsidRPr="00790CE8">
              <w:t>Primary IDE for frontend and backend development.</w:t>
            </w:r>
          </w:p>
        </w:tc>
      </w:tr>
      <w:tr w:rsidR="00790CE8" w:rsidRPr="00790CE8" w14:paraId="2A9295F7" w14:textId="77777777" w:rsidTr="00790CE8">
        <w:tc>
          <w:tcPr>
            <w:tcW w:w="0" w:type="auto"/>
            <w:hideMark/>
          </w:tcPr>
          <w:p w14:paraId="2BA9B58C" w14:textId="77777777" w:rsidR="00790CE8" w:rsidRPr="00790CE8" w:rsidRDefault="00790CE8" w:rsidP="00790CE8">
            <w:pPr>
              <w:jc w:val="left"/>
            </w:pPr>
            <w:r w:rsidRPr="00790CE8">
              <w:t>Node.js</w:t>
            </w:r>
          </w:p>
        </w:tc>
        <w:tc>
          <w:tcPr>
            <w:tcW w:w="0" w:type="auto"/>
            <w:hideMark/>
          </w:tcPr>
          <w:p w14:paraId="28A6746F" w14:textId="77777777" w:rsidR="00790CE8" w:rsidRPr="00790CE8" w:rsidRDefault="00790CE8" w:rsidP="00790CE8">
            <w:pPr>
              <w:jc w:val="left"/>
            </w:pPr>
            <w:r w:rsidRPr="00790CE8">
              <w:t>18.x LTS</w:t>
            </w:r>
          </w:p>
        </w:tc>
        <w:tc>
          <w:tcPr>
            <w:tcW w:w="0" w:type="auto"/>
            <w:hideMark/>
          </w:tcPr>
          <w:p w14:paraId="14CD7F1F" w14:textId="77777777" w:rsidR="00790CE8" w:rsidRPr="00790CE8" w:rsidRDefault="00790CE8" w:rsidP="00790CE8">
            <w:pPr>
              <w:jc w:val="left"/>
            </w:pPr>
            <w:r w:rsidRPr="00790CE8">
              <w:t>Runtime for backend API and frontend build.</w:t>
            </w:r>
          </w:p>
        </w:tc>
      </w:tr>
      <w:tr w:rsidR="00790CE8" w:rsidRPr="00790CE8" w14:paraId="6FBAD225" w14:textId="77777777" w:rsidTr="00790CE8">
        <w:tc>
          <w:tcPr>
            <w:tcW w:w="0" w:type="auto"/>
            <w:hideMark/>
          </w:tcPr>
          <w:p w14:paraId="548FE611" w14:textId="77777777" w:rsidR="00790CE8" w:rsidRPr="00790CE8" w:rsidRDefault="00790CE8" w:rsidP="00790CE8">
            <w:pPr>
              <w:jc w:val="left"/>
            </w:pPr>
            <w:r w:rsidRPr="00790CE8">
              <w:t>npm</w:t>
            </w:r>
          </w:p>
        </w:tc>
        <w:tc>
          <w:tcPr>
            <w:tcW w:w="0" w:type="auto"/>
            <w:hideMark/>
          </w:tcPr>
          <w:p w14:paraId="2F7A0300" w14:textId="77777777" w:rsidR="00790CE8" w:rsidRPr="00790CE8" w:rsidRDefault="00790CE8" w:rsidP="00790CE8">
            <w:pPr>
              <w:jc w:val="left"/>
            </w:pPr>
            <w:r w:rsidRPr="00790CE8">
              <w:t>9.x</w:t>
            </w:r>
          </w:p>
        </w:tc>
        <w:tc>
          <w:tcPr>
            <w:tcW w:w="0" w:type="auto"/>
            <w:hideMark/>
          </w:tcPr>
          <w:p w14:paraId="76D1F542" w14:textId="77777777" w:rsidR="00790CE8" w:rsidRPr="00790CE8" w:rsidRDefault="00790CE8" w:rsidP="00790CE8">
            <w:pPr>
              <w:jc w:val="left"/>
            </w:pPr>
            <w:r w:rsidRPr="00790CE8">
              <w:t>Package and dependency management.</w:t>
            </w:r>
          </w:p>
        </w:tc>
      </w:tr>
      <w:tr w:rsidR="00790CE8" w:rsidRPr="00790CE8" w14:paraId="74DED57D" w14:textId="77777777" w:rsidTr="00790CE8">
        <w:tc>
          <w:tcPr>
            <w:tcW w:w="0" w:type="auto"/>
            <w:hideMark/>
          </w:tcPr>
          <w:p w14:paraId="6D1CC84E" w14:textId="77777777" w:rsidR="00790CE8" w:rsidRPr="00790CE8" w:rsidRDefault="00790CE8" w:rsidP="00790CE8">
            <w:pPr>
              <w:jc w:val="left"/>
            </w:pPr>
            <w:r w:rsidRPr="00790CE8">
              <w:t>Git</w:t>
            </w:r>
          </w:p>
        </w:tc>
        <w:tc>
          <w:tcPr>
            <w:tcW w:w="0" w:type="auto"/>
            <w:hideMark/>
          </w:tcPr>
          <w:p w14:paraId="043D43B6" w14:textId="77777777" w:rsidR="00790CE8" w:rsidRPr="00790CE8" w:rsidRDefault="00790CE8" w:rsidP="00790CE8">
            <w:pPr>
              <w:jc w:val="left"/>
            </w:pPr>
            <w:r w:rsidRPr="00790CE8">
              <w:t>2.40+</w:t>
            </w:r>
          </w:p>
        </w:tc>
        <w:tc>
          <w:tcPr>
            <w:tcW w:w="0" w:type="auto"/>
            <w:hideMark/>
          </w:tcPr>
          <w:p w14:paraId="3D5B5BD5" w14:textId="77777777" w:rsidR="00790CE8" w:rsidRPr="00790CE8" w:rsidRDefault="00790CE8" w:rsidP="00790CE8">
            <w:pPr>
              <w:jc w:val="left"/>
            </w:pPr>
            <w:r w:rsidRPr="00790CE8">
              <w:t>Source code version control.</w:t>
            </w:r>
          </w:p>
        </w:tc>
      </w:tr>
      <w:tr w:rsidR="00790CE8" w:rsidRPr="00790CE8" w14:paraId="7396CF94" w14:textId="77777777" w:rsidTr="00790CE8">
        <w:tc>
          <w:tcPr>
            <w:tcW w:w="0" w:type="auto"/>
            <w:hideMark/>
          </w:tcPr>
          <w:p w14:paraId="23B117D2" w14:textId="77777777" w:rsidR="00790CE8" w:rsidRPr="00790CE8" w:rsidRDefault="00790CE8" w:rsidP="00790CE8">
            <w:pPr>
              <w:jc w:val="left"/>
            </w:pPr>
            <w:r w:rsidRPr="00790CE8">
              <w:t>Docker Desktop</w:t>
            </w:r>
          </w:p>
        </w:tc>
        <w:tc>
          <w:tcPr>
            <w:tcW w:w="0" w:type="auto"/>
            <w:hideMark/>
          </w:tcPr>
          <w:p w14:paraId="5BEB8D0F" w14:textId="77777777" w:rsidR="00790CE8" w:rsidRPr="00790CE8" w:rsidRDefault="00790CE8" w:rsidP="00790CE8">
            <w:pPr>
              <w:jc w:val="left"/>
            </w:pPr>
            <w:r w:rsidRPr="00790CE8">
              <w:t>4.24+</w:t>
            </w:r>
          </w:p>
        </w:tc>
        <w:tc>
          <w:tcPr>
            <w:tcW w:w="0" w:type="auto"/>
            <w:hideMark/>
          </w:tcPr>
          <w:p w14:paraId="768F5402" w14:textId="77777777" w:rsidR="00790CE8" w:rsidRPr="00790CE8" w:rsidRDefault="00790CE8" w:rsidP="00790CE8">
            <w:pPr>
              <w:jc w:val="left"/>
            </w:pPr>
            <w:r w:rsidRPr="00790CE8">
              <w:t>Containerization for development environment.</w:t>
            </w:r>
          </w:p>
        </w:tc>
      </w:tr>
      <w:tr w:rsidR="00790CE8" w:rsidRPr="00790CE8" w14:paraId="0B8B1854" w14:textId="77777777" w:rsidTr="00790CE8">
        <w:tc>
          <w:tcPr>
            <w:tcW w:w="0" w:type="auto"/>
            <w:hideMark/>
          </w:tcPr>
          <w:p w14:paraId="7BA64E88" w14:textId="77777777" w:rsidR="00790CE8" w:rsidRPr="00790CE8" w:rsidRDefault="00790CE8" w:rsidP="00790CE8">
            <w:pPr>
              <w:jc w:val="left"/>
            </w:pPr>
            <w:r w:rsidRPr="00790CE8">
              <w:t>DBeaver</w:t>
            </w:r>
          </w:p>
        </w:tc>
        <w:tc>
          <w:tcPr>
            <w:tcW w:w="0" w:type="auto"/>
            <w:hideMark/>
          </w:tcPr>
          <w:p w14:paraId="361FBBA8" w14:textId="77777777" w:rsidR="00790CE8" w:rsidRPr="00790CE8" w:rsidRDefault="00790CE8" w:rsidP="00790CE8">
            <w:pPr>
              <w:jc w:val="left"/>
            </w:pPr>
            <w:r w:rsidRPr="00790CE8">
              <w:t>8.0+</w:t>
            </w:r>
          </w:p>
        </w:tc>
        <w:tc>
          <w:tcPr>
            <w:tcW w:w="0" w:type="auto"/>
            <w:hideMark/>
          </w:tcPr>
          <w:p w14:paraId="7A6EE66F" w14:textId="77777777" w:rsidR="00790CE8" w:rsidRPr="00790CE8" w:rsidRDefault="00790CE8" w:rsidP="00790CE8">
            <w:pPr>
              <w:jc w:val="left"/>
            </w:pPr>
            <w:r w:rsidRPr="00790CE8">
              <w:t>Database management and querying.</w:t>
            </w:r>
          </w:p>
        </w:tc>
      </w:tr>
    </w:tbl>
    <w:p w14:paraId="7231067C" w14:textId="77777777" w:rsidR="00790CE8" w:rsidRPr="00790CE8" w:rsidRDefault="00790CE8" w:rsidP="00790CE8">
      <w:pPr>
        <w:pStyle w:val="Heading4"/>
      </w:pPr>
      <w:r w:rsidRPr="00790CE8">
        <w:t>B. Testing Tools</w:t>
      </w:r>
    </w:p>
    <w:tbl>
      <w:tblPr>
        <w:tblStyle w:val="TableGridLight"/>
        <w:tblW w:w="0" w:type="auto"/>
        <w:tblLook w:val="04A0" w:firstRow="1" w:lastRow="0" w:firstColumn="1" w:lastColumn="0" w:noHBand="0" w:noVBand="1"/>
      </w:tblPr>
      <w:tblGrid>
        <w:gridCol w:w="2475"/>
        <w:gridCol w:w="1011"/>
        <w:gridCol w:w="4228"/>
      </w:tblGrid>
      <w:tr w:rsidR="00790CE8" w:rsidRPr="00790CE8" w14:paraId="0B236F24" w14:textId="77777777" w:rsidTr="00790CE8">
        <w:tc>
          <w:tcPr>
            <w:tcW w:w="0" w:type="auto"/>
            <w:hideMark/>
          </w:tcPr>
          <w:p w14:paraId="5DD2B72F" w14:textId="77777777" w:rsidR="00790CE8" w:rsidRPr="00790CE8" w:rsidRDefault="00790CE8" w:rsidP="00790CE8">
            <w:pPr>
              <w:jc w:val="left"/>
              <w:rPr>
                <w:bCs/>
              </w:rPr>
            </w:pPr>
            <w:r w:rsidRPr="00790CE8">
              <w:rPr>
                <w:bCs/>
              </w:rPr>
              <w:t>Tool</w:t>
            </w:r>
          </w:p>
        </w:tc>
        <w:tc>
          <w:tcPr>
            <w:tcW w:w="0" w:type="auto"/>
            <w:hideMark/>
          </w:tcPr>
          <w:p w14:paraId="77CA74E4" w14:textId="77777777" w:rsidR="00790CE8" w:rsidRPr="00790CE8" w:rsidRDefault="00790CE8" w:rsidP="00790CE8">
            <w:pPr>
              <w:jc w:val="left"/>
              <w:rPr>
                <w:bCs/>
              </w:rPr>
            </w:pPr>
            <w:r w:rsidRPr="00790CE8">
              <w:rPr>
                <w:bCs/>
              </w:rPr>
              <w:t>Version</w:t>
            </w:r>
          </w:p>
        </w:tc>
        <w:tc>
          <w:tcPr>
            <w:tcW w:w="0" w:type="auto"/>
            <w:hideMark/>
          </w:tcPr>
          <w:p w14:paraId="2CF34178" w14:textId="77777777" w:rsidR="00790CE8" w:rsidRPr="00790CE8" w:rsidRDefault="00790CE8" w:rsidP="00790CE8">
            <w:pPr>
              <w:jc w:val="left"/>
              <w:rPr>
                <w:bCs/>
              </w:rPr>
            </w:pPr>
            <w:r w:rsidRPr="00790CE8">
              <w:rPr>
                <w:bCs/>
              </w:rPr>
              <w:t>Testing Purpose</w:t>
            </w:r>
          </w:p>
        </w:tc>
      </w:tr>
      <w:tr w:rsidR="00790CE8" w:rsidRPr="00790CE8" w14:paraId="450A6015" w14:textId="77777777" w:rsidTr="00790CE8">
        <w:tc>
          <w:tcPr>
            <w:tcW w:w="0" w:type="auto"/>
            <w:hideMark/>
          </w:tcPr>
          <w:p w14:paraId="696B63AF" w14:textId="77777777" w:rsidR="00790CE8" w:rsidRPr="00790CE8" w:rsidRDefault="00790CE8" w:rsidP="00790CE8">
            <w:pPr>
              <w:jc w:val="left"/>
            </w:pPr>
            <w:r w:rsidRPr="00790CE8">
              <w:t>Jest</w:t>
            </w:r>
          </w:p>
        </w:tc>
        <w:tc>
          <w:tcPr>
            <w:tcW w:w="0" w:type="auto"/>
            <w:hideMark/>
          </w:tcPr>
          <w:p w14:paraId="57DC25D6" w14:textId="77777777" w:rsidR="00790CE8" w:rsidRPr="00790CE8" w:rsidRDefault="00790CE8" w:rsidP="00790CE8">
            <w:pPr>
              <w:jc w:val="left"/>
            </w:pPr>
            <w:r w:rsidRPr="00790CE8">
              <w:t>29.x</w:t>
            </w:r>
          </w:p>
        </w:tc>
        <w:tc>
          <w:tcPr>
            <w:tcW w:w="0" w:type="auto"/>
            <w:hideMark/>
          </w:tcPr>
          <w:p w14:paraId="33A466D9" w14:textId="77777777" w:rsidR="00790CE8" w:rsidRPr="00790CE8" w:rsidRDefault="00790CE8" w:rsidP="00790CE8">
            <w:pPr>
              <w:jc w:val="left"/>
            </w:pPr>
            <w:r w:rsidRPr="00790CE8">
              <w:t>Unit testing for JavaScript/TypeScript.</w:t>
            </w:r>
          </w:p>
        </w:tc>
      </w:tr>
      <w:tr w:rsidR="00790CE8" w:rsidRPr="00790CE8" w14:paraId="6182E520" w14:textId="77777777" w:rsidTr="00790CE8">
        <w:tc>
          <w:tcPr>
            <w:tcW w:w="0" w:type="auto"/>
            <w:hideMark/>
          </w:tcPr>
          <w:p w14:paraId="3A14E9E2" w14:textId="77777777" w:rsidR="00790CE8" w:rsidRPr="00790CE8" w:rsidRDefault="00790CE8" w:rsidP="00790CE8">
            <w:pPr>
              <w:jc w:val="left"/>
            </w:pPr>
            <w:r w:rsidRPr="00790CE8">
              <w:t>React Testing Library</w:t>
            </w:r>
          </w:p>
        </w:tc>
        <w:tc>
          <w:tcPr>
            <w:tcW w:w="0" w:type="auto"/>
            <w:hideMark/>
          </w:tcPr>
          <w:p w14:paraId="4F5D5E4A" w14:textId="77777777" w:rsidR="00790CE8" w:rsidRPr="00790CE8" w:rsidRDefault="00790CE8" w:rsidP="00790CE8">
            <w:pPr>
              <w:jc w:val="left"/>
            </w:pPr>
            <w:r w:rsidRPr="00790CE8">
              <w:t>14.x</w:t>
            </w:r>
          </w:p>
        </w:tc>
        <w:tc>
          <w:tcPr>
            <w:tcW w:w="0" w:type="auto"/>
            <w:hideMark/>
          </w:tcPr>
          <w:p w14:paraId="4BF718E5" w14:textId="77777777" w:rsidR="00790CE8" w:rsidRPr="00790CE8" w:rsidRDefault="00790CE8" w:rsidP="00790CE8">
            <w:pPr>
              <w:jc w:val="left"/>
            </w:pPr>
            <w:r w:rsidRPr="00790CE8">
              <w:t>React component testing.</w:t>
            </w:r>
          </w:p>
        </w:tc>
      </w:tr>
      <w:tr w:rsidR="00790CE8" w:rsidRPr="00790CE8" w14:paraId="44224E6F" w14:textId="77777777" w:rsidTr="00790CE8">
        <w:tc>
          <w:tcPr>
            <w:tcW w:w="0" w:type="auto"/>
            <w:hideMark/>
          </w:tcPr>
          <w:p w14:paraId="759CF7F4" w14:textId="77777777" w:rsidR="00790CE8" w:rsidRPr="00790CE8" w:rsidRDefault="00790CE8" w:rsidP="00790CE8">
            <w:pPr>
              <w:jc w:val="left"/>
            </w:pPr>
            <w:r w:rsidRPr="00790CE8">
              <w:t>Supertest</w:t>
            </w:r>
          </w:p>
        </w:tc>
        <w:tc>
          <w:tcPr>
            <w:tcW w:w="0" w:type="auto"/>
            <w:hideMark/>
          </w:tcPr>
          <w:p w14:paraId="21E14B19" w14:textId="77777777" w:rsidR="00790CE8" w:rsidRPr="00790CE8" w:rsidRDefault="00790CE8" w:rsidP="00790CE8">
            <w:pPr>
              <w:jc w:val="left"/>
            </w:pPr>
            <w:r w:rsidRPr="00790CE8">
              <w:t>6.x</w:t>
            </w:r>
          </w:p>
        </w:tc>
        <w:tc>
          <w:tcPr>
            <w:tcW w:w="0" w:type="auto"/>
            <w:hideMark/>
          </w:tcPr>
          <w:p w14:paraId="5B0AB082" w14:textId="77777777" w:rsidR="00790CE8" w:rsidRPr="00790CE8" w:rsidRDefault="00790CE8" w:rsidP="00790CE8">
            <w:pPr>
              <w:jc w:val="left"/>
            </w:pPr>
            <w:r w:rsidRPr="00790CE8">
              <w:t>HTTP API testing.</w:t>
            </w:r>
          </w:p>
        </w:tc>
      </w:tr>
      <w:tr w:rsidR="00790CE8" w:rsidRPr="00790CE8" w14:paraId="09477172" w14:textId="77777777" w:rsidTr="00790CE8">
        <w:tc>
          <w:tcPr>
            <w:tcW w:w="0" w:type="auto"/>
            <w:hideMark/>
          </w:tcPr>
          <w:p w14:paraId="7327BEAE" w14:textId="77777777" w:rsidR="00790CE8" w:rsidRPr="00790CE8" w:rsidRDefault="00790CE8" w:rsidP="00790CE8">
            <w:pPr>
              <w:jc w:val="left"/>
            </w:pPr>
            <w:r w:rsidRPr="00790CE8">
              <w:t>Cypress</w:t>
            </w:r>
          </w:p>
        </w:tc>
        <w:tc>
          <w:tcPr>
            <w:tcW w:w="0" w:type="auto"/>
            <w:hideMark/>
          </w:tcPr>
          <w:p w14:paraId="56CB088E" w14:textId="77777777" w:rsidR="00790CE8" w:rsidRPr="00790CE8" w:rsidRDefault="00790CE8" w:rsidP="00790CE8">
            <w:pPr>
              <w:jc w:val="left"/>
            </w:pPr>
            <w:r w:rsidRPr="00790CE8">
              <w:t>13.x</w:t>
            </w:r>
          </w:p>
        </w:tc>
        <w:tc>
          <w:tcPr>
            <w:tcW w:w="0" w:type="auto"/>
            <w:hideMark/>
          </w:tcPr>
          <w:p w14:paraId="4614066E" w14:textId="77777777" w:rsidR="00790CE8" w:rsidRPr="00790CE8" w:rsidRDefault="00790CE8" w:rsidP="00790CE8">
            <w:pPr>
              <w:jc w:val="left"/>
            </w:pPr>
            <w:r w:rsidRPr="00790CE8">
              <w:t>Automated end-to-end testing.</w:t>
            </w:r>
          </w:p>
        </w:tc>
      </w:tr>
      <w:tr w:rsidR="00790CE8" w:rsidRPr="00790CE8" w14:paraId="39F046A8" w14:textId="77777777" w:rsidTr="00790CE8">
        <w:tc>
          <w:tcPr>
            <w:tcW w:w="0" w:type="auto"/>
            <w:hideMark/>
          </w:tcPr>
          <w:p w14:paraId="14D7E0D5" w14:textId="77777777" w:rsidR="00790CE8" w:rsidRPr="00790CE8" w:rsidRDefault="00790CE8" w:rsidP="00790CE8">
            <w:pPr>
              <w:jc w:val="left"/>
            </w:pPr>
            <w:r w:rsidRPr="00790CE8">
              <w:t>k6</w:t>
            </w:r>
          </w:p>
        </w:tc>
        <w:tc>
          <w:tcPr>
            <w:tcW w:w="0" w:type="auto"/>
            <w:hideMark/>
          </w:tcPr>
          <w:p w14:paraId="38D90A9F" w14:textId="77777777" w:rsidR="00790CE8" w:rsidRPr="00790CE8" w:rsidRDefault="00790CE8" w:rsidP="00790CE8">
            <w:pPr>
              <w:jc w:val="left"/>
            </w:pPr>
            <w:r w:rsidRPr="00790CE8">
              <w:t>0.47+</w:t>
            </w:r>
          </w:p>
        </w:tc>
        <w:tc>
          <w:tcPr>
            <w:tcW w:w="0" w:type="auto"/>
            <w:hideMark/>
          </w:tcPr>
          <w:p w14:paraId="797934EC" w14:textId="77777777" w:rsidR="00790CE8" w:rsidRPr="00790CE8" w:rsidRDefault="00790CE8" w:rsidP="00790CE8">
            <w:pPr>
              <w:jc w:val="left"/>
            </w:pPr>
            <w:r w:rsidRPr="00790CE8">
              <w:t>Performance and load testing.</w:t>
            </w:r>
          </w:p>
        </w:tc>
      </w:tr>
      <w:tr w:rsidR="00790CE8" w:rsidRPr="00790CE8" w14:paraId="762F5449" w14:textId="77777777" w:rsidTr="00790CE8">
        <w:tc>
          <w:tcPr>
            <w:tcW w:w="0" w:type="auto"/>
            <w:hideMark/>
          </w:tcPr>
          <w:p w14:paraId="51D37DDC" w14:textId="77777777" w:rsidR="00790CE8" w:rsidRPr="00790CE8" w:rsidRDefault="00790CE8" w:rsidP="00790CE8">
            <w:pPr>
              <w:jc w:val="left"/>
            </w:pPr>
            <w:r w:rsidRPr="00790CE8">
              <w:t>Postman</w:t>
            </w:r>
          </w:p>
        </w:tc>
        <w:tc>
          <w:tcPr>
            <w:tcW w:w="0" w:type="auto"/>
            <w:hideMark/>
          </w:tcPr>
          <w:p w14:paraId="3990512A" w14:textId="77777777" w:rsidR="00790CE8" w:rsidRPr="00790CE8" w:rsidRDefault="00790CE8" w:rsidP="00790CE8">
            <w:pPr>
              <w:jc w:val="left"/>
            </w:pPr>
            <w:r w:rsidRPr="00790CE8">
              <w:t>10.x</w:t>
            </w:r>
          </w:p>
        </w:tc>
        <w:tc>
          <w:tcPr>
            <w:tcW w:w="0" w:type="auto"/>
            <w:hideMark/>
          </w:tcPr>
          <w:p w14:paraId="708695D7" w14:textId="77777777" w:rsidR="00790CE8" w:rsidRPr="00790CE8" w:rsidRDefault="00790CE8" w:rsidP="00790CE8">
            <w:pPr>
              <w:jc w:val="left"/>
            </w:pPr>
            <w:r w:rsidRPr="00790CE8">
              <w:t>Manual and automated API testing.</w:t>
            </w:r>
          </w:p>
        </w:tc>
      </w:tr>
      <w:tr w:rsidR="00790CE8" w:rsidRPr="00790CE8" w14:paraId="15790D5D" w14:textId="77777777" w:rsidTr="00790CE8">
        <w:tc>
          <w:tcPr>
            <w:tcW w:w="0" w:type="auto"/>
            <w:hideMark/>
          </w:tcPr>
          <w:p w14:paraId="10C1660A" w14:textId="77777777" w:rsidR="00790CE8" w:rsidRPr="00790CE8" w:rsidRDefault="00790CE8" w:rsidP="00790CE8">
            <w:pPr>
              <w:jc w:val="left"/>
            </w:pPr>
            <w:r w:rsidRPr="00790CE8">
              <w:t>OWASP ZAP</w:t>
            </w:r>
          </w:p>
        </w:tc>
        <w:tc>
          <w:tcPr>
            <w:tcW w:w="0" w:type="auto"/>
            <w:hideMark/>
          </w:tcPr>
          <w:p w14:paraId="6674484D" w14:textId="77777777" w:rsidR="00790CE8" w:rsidRPr="00790CE8" w:rsidRDefault="00790CE8" w:rsidP="00790CE8">
            <w:pPr>
              <w:jc w:val="left"/>
            </w:pPr>
            <w:r w:rsidRPr="00790CE8">
              <w:t>2.13+</w:t>
            </w:r>
          </w:p>
        </w:tc>
        <w:tc>
          <w:tcPr>
            <w:tcW w:w="0" w:type="auto"/>
            <w:hideMark/>
          </w:tcPr>
          <w:p w14:paraId="1606946E" w14:textId="77777777" w:rsidR="00790CE8" w:rsidRPr="00790CE8" w:rsidRDefault="00790CE8" w:rsidP="00790CE8">
            <w:pPr>
              <w:jc w:val="left"/>
            </w:pPr>
            <w:r w:rsidRPr="00790CE8">
              <w:t>Security testing.</w:t>
            </w:r>
          </w:p>
        </w:tc>
      </w:tr>
    </w:tbl>
    <w:p w14:paraId="6002749C" w14:textId="77777777" w:rsidR="00790CE8" w:rsidRPr="00790CE8" w:rsidRDefault="00790CE8" w:rsidP="00790CE8">
      <w:pPr>
        <w:pStyle w:val="Heading4"/>
      </w:pPr>
      <w:bookmarkStart w:id="71" w:name="_Toc217241645"/>
      <w:r w:rsidRPr="00790CE8">
        <w:rPr>
          <w:rStyle w:val="Heading3Char"/>
        </w:rPr>
        <w:t>3.7.3. Infrastructure</w:t>
      </w:r>
      <w:bookmarkEnd w:id="71"/>
      <w:r w:rsidRPr="00790CE8">
        <w:br/>
        <w:t>A. Deployment Infrastructure</w:t>
      </w:r>
    </w:p>
    <w:tbl>
      <w:tblPr>
        <w:tblStyle w:val="TableGridLight"/>
        <w:tblW w:w="0" w:type="auto"/>
        <w:tblLook w:val="04A0" w:firstRow="1" w:lastRow="0" w:firstColumn="1" w:lastColumn="0" w:noHBand="0" w:noVBand="1"/>
      </w:tblPr>
      <w:tblGrid>
        <w:gridCol w:w="2159"/>
        <w:gridCol w:w="1978"/>
        <w:gridCol w:w="2402"/>
        <w:gridCol w:w="2806"/>
      </w:tblGrid>
      <w:tr w:rsidR="00790CE8" w:rsidRPr="00790CE8" w14:paraId="1DA983A1" w14:textId="77777777" w:rsidTr="00790CE8">
        <w:tc>
          <w:tcPr>
            <w:tcW w:w="0" w:type="auto"/>
            <w:hideMark/>
          </w:tcPr>
          <w:p w14:paraId="59407DFB" w14:textId="77777777" w:rsidR="00790CE8" w:rsidRPr="00790CE8" w:rsidRDefault="00790CE8" w:rsidP="00790CE8">
            <w:pPr>
              <w:jc w:val="left"/>
              <w:rPr>
                <w:bCs/>
              </w:rPr>
            </w:pPr>
            <w:r w:rsidRPr="00790CE8">
              <w:rPr>
                <w:bCs/>
              </w:rPr>
              <w:t>Component</w:t>
            </w:r>
          </w:p>
        </w:tc>
        <w:tc>
          <w:tcPr>
            <w:tcW w:w="0" w:type="auto"/>
            <w:hideMark/>
          </w:tcPr>
          <w:p w14:paraId="1A2DE2F3" w14:textId="77777777" w:rsidR="00790CE8" w:rsidRPr="00790CE8" w:rsidRDefault="00790CE8" w:rsidP="00790CE8">
            <w:pPr>
              <w:jc w:val="left"/>
              <w:rPr>
                <w:bCs/>
              </w:rPr>
            </w:pPr>
            <w:r w:rsidRPr="00790CE8">
              <w:rPr>
                <w:bCs/>
              </w:rPr>
              <w:t>Service/Platform</w:t>
            </w:r>
          </w:p>
        </w:tc>
        <w:tc>
          <w:tcPr>
            <w:tcW w:w="0" w:type="auto"/>
            <w:hideMark/>
          </w:tcPr>
          <w:p w14:paraId="6D6832CE" w14:textId="77777777" w:rsidR="00790CE8" w:rsidRPr="00790CE8" w:rsidRDefault="00790CE8" w:rsidP="00790CE8">
            <w:pPr>
              <w:jc w:val="left"/>
              <w:rPr>
                <w:bCs/>
              </w:rPr>
            </w:pPr>
            <w:r w:rsidRPr="00790CE8">
              <w:rPr>
                <w:bCs/>
              </w:rPr>
              <w:t>Configuration</w:t>
            </w:r>
          </w:p>
        </w:tc>
        <w:tc>
          <w:tcPr>
            <w:tcW w:w="0" w:type="auto"/>
            <w:hideMark/>
          </w:tcPr>
          <w:p w14:paraId="51720152" w14:textId="77777777" w:rsidR="00790CE8" w:rsidRPr="00790CE8" w:rsidRDefault="00790CE8" w:rsidP="00790CE8">
            <w:pPr>
              <w:jc w:val="left"/>
              <w:rPr>
                <w:bCs/>
              </w:rPr>
            </w:pPr>
            <w:r w:rsidRPr="00790CE8">
              <w:rPr>
                <w:bCs/>
              </w:rPr>
              <w:t>Purpose</w:t>
            </w:r>
          </w:p>
        </w:tc>
      </w:tr>
      <w:tr w:rsidR="00790CE8" w:rsidRPr="00790CE8" w14:paraId="6C26BA63" w14:textId="77777777" w:rsidTr="00790CE8">
        <w:tc>
          <w:tcPr>
            <w:tcW w:w="0" w:type="auto"/>
            <w:hideMark/>
          </w:tcPr>
          <w:p w14:paraId="0B2B6CFE" w14:textId="77777777" w:rsidR="00790CE8" w:rsidRPr="00790CE8" w:rsidRDefault="00790CE8" w:rsidP="00790CE8">
            <w:pPr>
              <w:jc w:val="left"/>
            </w:pPr>
            <w:r w:rsidRPr="00790CE8">
              <w:t>Frontend Hosting</w:t>
            </w:r>
          </w:p>
        </w:tc>
        <w:tc>
          <w:tcPr>
            <w:tcW w:w="0" w:type="auto"/>
            <w:hideMark/>
          </w:tcPr>
          <w:p w14:paraId="1C00F3EA" w14:textId="77777777" w:rsidR="00790CE8" w:rsidRPr="00790CE8" w:rsidRDefault="00790CE8" w:rsidP="00790CE8">
            <w:pPr>
              <w:jc w:val="left"/>
            </w:pPr>
            <w:r w:rsidRPr="00790CE8">
              <w:t>Railway</w:t>
            </w:r>
          </w:p>
        </w:tc>
        <w:tc>
          <w:tcPr>
            <w:tcW w:w="0" w:type="auto"/>
            <w:hideMark/>
          </w:tcPr>
          <w:p w14:paraId="6B9A0EDA" w14:textId="77777777" w:rsidR="00790CE8" w:rsidRPr="00790CE8" w:rsidRDefault="00790CE8" w:rsidP="00790CE8">
            <w:pPr>
              <w:jc w:val="left"/>
            </w:pPr>
            <w:r w:rsidRPr="00790CE8">
              <w:t>Free Tier</w:t>
            </w:r>
          </w:p>
        </w:tc>
        <w:tc>
          <w:tcPr>
            <w:tcW w:w="0" w:type="auto"/>
            <w:hideMark/>
          </w:tcPr>
          <w:p w14:paraId="1038BFE7" w14:textId="77777777" w:rsidR="00790CE8" w:rsidRPr="00790CE8" w:rsidRDefault="00790CE8" w:rsidP="00790CE8">
            <w:pPr>
              <w:jc w:val="left"/>
            </w:pPr>
            <w:r w:rsidRPr="00790CE8">
              <w:t>Deploy React.js application.</w:t>
            </w:r>
          </w:p>
        </w:tc>
      </w:tr>
      <w:tr w:rsidR="00790CE8" w:rsidRPr="00790CE8" w14:paraId="51DEAB6E" w14:textId="77777777" w:rsidTr="00790CE8">
        <w:tc>
          <w:tcPr>
            <w:tcW w:w="0" w:type="auto"/>
            <w:hideMark/>
          </w:tcPr>
          <w:p w14:paraId="24C94E05" w14:textId="77777777" w:rsidR="00790CE8" w:rsidRPr="00790CE8" w:rsidRDefault="00790CE8" w:rsidP="00790CE8">
            <w:pPr>
              <w:jc w:val="left"/>
            </w:pPr>
            <w:r w:rsidRPr="00790CE8">
              <w:t>Backend API Hosting</w:t>
            </w:r>
          </w:p>
        </w:tc>
        <w:tc>
          <w:tcPr>
            <w:tcW w:w="0" w:type="auto"/>
            <w:hideMark/>
          </w:tcPr>
          <w:p w14:paraId="59C2D894" w14:textId="77777777" w:rsidR="00790CE8" w:rsidRPr="00790CE8" w:rsidRDefault="00790CE8" w:rsidP="00790CE8">
            <w:pPr>
              <w:jc w:val="left"/>
            </w:pPr>
            <w:r w:rsidRPr="00790CE8">
              <w:t>Railway</w:t>
            </w:r>
          </w:p>
        </w:tc>
        <w:tc>
          <w:tcPr>
            <w:tcW w:w="0" w:type="auto"/>
            <w:hideMark/>
          </w:tcPr>
          <w:p w14:paraId="22FB798A" w14:textId="77777777" w:rsidR="00790CE8" w:rsidRPr="00790CE8" w:rsidRDefault="00790CE8" w:rsidP="00790CE8">
            <w:pPr>
              <w:jc w:val="left"/>
            </w:pPr>
            <w:r w:rsidRPr="00790CE8">
              <w:t>Free Tier</w:t>
            </w:r>
          </w:p>
        </w:tc>
        <w:tc>
          <w:tcPr>
            <w:tcW w:w="0" w:type="auto"/>
            <w:hideMark/>
          </w:tcPr>
          <w:p w14:paraId="24725975" w14:textId="77777777" w:rsidR="00790CE8" w:rsidRPr="00790CE8" w:rsidRDefault="00790CE8" w:rsidP="00790CE8">
            <w:pPr>
              <w:jc w:val="left"/>
            </w:pPr>
            <w:r w:rsidRPr="00790CE8">
              <w:t>Deploy Node.js server.</w:t>
            </w:r>
          </w:p>
        </w:tc>
      </w:tr>
      <w:tr w:rsidR="00790CE8" w:rsidRPr="00790CE8" w14:paraId="357CC35A" w14:textId="77777777" w:rsidTr="00790CE8">
        <w:tc>
          <w:tcPr>
            <w:tcW w:w="0" w:type="auto"/>
            <w:hideMark/>
          </w:tcPr>
          <w:p w14:paraId="66637134" w14:textId="77777777" w:rsidR="00790CE8" w:rsidRPr="00790CE8" w:rsidRDefault="00790CE8" w:rsidP="00790CE8">
            <w:pPr>
              <w:jc w:val="left"/>
            </w:pPr>
            <w:r w:rsidRPr="00790CE8">
              <w:t>Database Hosting</w:t>
            </w:r>
          </w:p>
        </w:tc>
        <w:tc>
          <w:tcPr>
            <w:tcW w:w="0" w:type="auto"/>
            <w:hideMark/>
          </w:tcPr>
          <w:p w14:paraId="0FFAB45B" w14:textId="77777777" w:rsidR="00790CE8" w:rsidRPr="00790CE8" w:rsidRDefault="00790CE8" w:rsidP="00790CE8">
            <w:pPr>
              <w:jc w:val="left"/>
            </w:pPr>
            <w:r w:rsidRPr="00790CE8">
              <w:t>Railway</w:t>
            </w:r>
          </w:p>
        </w:tc>
        <w:tc>
          <w:tcPr>
            <w:tcW w:w="0" w:type="auto"/>
            <w:hideMark/>
          </w:tcPr>
          <w:p w14:paraId="1FE5C015" w14:textId="77777777" w:rsidR="00790CE8" w:rsidRPr="00790CE8" w:rsidRDefault="00790CE8" w:rsidP="00790CE8">
            <w:pPr>
              <w:jc w:val="left"/>
            </w:pPr>
            <w:r w:rsidRPr="00790CE8">
              <w:t>MySQL 8.0, 1GB RAM</w:t>
            </w:r>
          </w:p>
        </w:tc>
        <w:tc>
          <w:tcPr>
            <w:tcW w:w="0" w:type="auto"/>
            <w:hideMark/>
          </w:tcPr>
          <w:p w14:paraId="4C06A1DF" w14:textId="77777777" w:rsidR="00790CE8" w:rsidRPr="00790CE8" w:rsidRDefault="00790CE8" w:rsidP="00790CE8">
            <w:pPr>
              <w:jc w:val="left"/>
            </w:pPr>
            <w:r w:rsidRPr="00790CE8">
              <w:t>Store product, order, user data.</w:t>
            </w:r>
          </w:p>
        </w:tc>
      </w:tr>
    </w:tbl>
    <w:p w14:paraId="0E5F1749" w14:textId="77777777" w:rsidR="00790CE8" w:rsidRPr="00790CE8" w:rsidRDefault="00790CE8" w:rsidP="00790CE8">
      <w:pPr>
        <w:pStyle w:val="Heading4"/>
      </w:pPr>
      <w:r w:rsidRPr="00790CE8">
        <w:t>B. CI/CD Infrastructure</w:t>
      </w:r>
    </w:p>
    <w:tbl>
      <w:tblPr>
        <w:tblStyle w:val="TableGridLight"/>
        <w:tblW w:w="0" w:type="auto"/>
        <w:tblLook w:val="04A0" w:firstRow="1" w:lastRow="0" w:firstColumn="1" w:lastColumn="0" w:noHBand="0" w:noVBand="1"/>
      </w:tblPr>
      <w:tblGrid>
        <w:gridCol w:w="1750"/>
        <w:gridCol w:w="2079"/>
        <w:gridCol w:w="2521"/>
        <w:gridCol w:w="2995"/>
      </w:tblGrid>
      <w:tr w:rsidR="00790CE8" w:rsidRPr="00790CE8" w14:paraId="4E6419A0" w14:textId="77777777" w:rsidTr="00790CE8">
        <w:tc>
          <w:tcPr>
            <w:tcW w:w="0" w:type="auto"/>
            <w:hideMark/>
          </w:tcPr>
          <w:p w14:paraId="710CF8D9" w14:textId="77777777" w:rsidR="00790CE8" w:rsidRPr="00790CE8" w:rsidRDefault="00790CE8" w:rsidP="00790CE8">
            <w:pPr>
              <w:jc w:val="left"/>
              <w:rPr>
                <w:bCs/>
              </w:rPr>
            </w:pPr>
            <w:r w:rsidRPr="00790CE8">
              <w:rPr>
                <w:bCs/>
              </w:rPr>
              <w:t>Component</w:t>
            </w:r>
          </w:p>
        </w:tc>
        <w:tc>
          <w:tcPr>
            <w:tcW w:w="0" w:type="auto"/>
            <w:hideMark/>
          </w:tcPr>
          <w:p w14:paraId="19B398EA" w14:textId="77777777" w:rsidR="00790CE8" w:rsidRPr="00790CE8" w:rsidRDefault="00790CE8" w:rsidP="00790CE8">
            <w:pPr>
              <w:jc w:val="left"/>
              <w:rPr>
                <w:bCs/>
              </w:rPr>
            </w:pPr>
            <w:r w:rsidRPr="00790CE8">
              <w:rPr>
                <w:bCs/>
              </w:rPr>
              <w:t>Tool/Service</w:t>
            </w:r>
          </w:p>
        </w:tc>
        <w:tc>
          <w:tcPr>
            <w:tcW w:w="0" w:type="auto"/>
            <w:hideMark/>
          </w:tcPr>
          <w:p w14:paraId="19FE1B0F" w14:textId="77777777" w:rsidR="00790CE8" w:rsidRPr="00790CE8" w:rsidRDefault="00790CE8" w:rsidP="00790CE8">
            <w:pPr>
              <w:jc w:val="left"/>
              <w:rPr>
                <w:bCs/>
              </w:rPr>
            </w:pPr>
            <w:r w:rsidRPr="00790CE8">
              <w:rPr>
                <w:bCs/>
              </w:rPr>
              <w:t>Configuration</w:t>
            </w:r>
          </w:p>
        </w:tc>
        <w:tc>
          <w:tcPr>
            <w:tcW w:w="0" w:type="auto"/>
            <w:hideMark/>
          </w:tcPr>
          <w:p w14:paraId="4460BDF4" w14:textId="77777777" w:rsidR="00790CE8" w:rsidRPr="00790CE8" w:rsidRDefault="00790CE8" w:rsidP="00790CE8">
            <w:pPr>
              <w:jc w:val="left"/>
              <w:rPr>
                <w:bCs/>
              </w:rPr>
            </w:pPr>
            <w:r w:rsidRPr="00790CE8">
              <w:rPr>
                <w:bCs/>
              </w:rPr>
              <w:t>Purpose</w:t>
            </w:r>
          </w:p>
        </w:tc>
      </w:tr>
      <w:tr w:rsidR="00790CE8" w:rsidRPr="00790CE8" w14:paraId="05F22A40" w14:textId="77777777" w:rsidTr="00790CE8">
        <w:tc>
          <w:tcPr>
            <w:tcW w:w="0" w:type="auto"/>
            <w:hideMark/>
          </w:tcPr>
          <w:p w14:paraId="7137DCBF" w14:textId="77777777" w:rsidR="00790CE8" w:rsidRPr="00790CE8" w:rsidRDefault="00790CE8" w:rsidP="00790CE8">
            <w:pPr>
              <w:jc w:val="left"/>
            </w:pPr>
            <w:r w:rsidRPr="00790CE8">
              <w:t>Version Control</w:t>
            </w:r>
          </w:p>
        </w:tc>
        <w:tc>
          <w:tcPr>
            <w:tcW w:w="0" w:type="auto"/>
            <w:hideMark/>
          </w:tcPr>
          <w:p w14:paraId="071C927C" w14:textId="77777777" w:rsidR="00790CE8" w:rsidRPr="00790CE8" w:rsidRDefault="00790CE8" w:rsidP="00790CE8">
            <w:pPr>
              <w:jc w:val="left"/>
            </w:pPr>
            <w:r w:rsidRPr="00790CE8">
              <w:t>GitHub</w:t>
            </w:r>
          </w:p>
        </w:tc>
        <w:tc>
          <w:tcPr>
            <w:tcW w:w="0" w:type="auto"/>
            <w:hideMark/>
          </w:tcPr>
          <w:p w14:paraId="6E2C65B4" w14:textId="77777777" w:rsidR="00790CE8" w:rsidRPr="00790CE8" w:rsidRDefault="00790CE8" w:rsidP="00790CE8">
            <w:pPr>
              <w:jc w:val="left"/>
            </w:pPr>
            <w:r w:rsidRPr="00790CE8">
              <w:t>Private Repository</w:t>
            </w:r>
          </w:p>
        </w:tc>
        <w:tc>
          <w:tcPr>
            <w:tcW w:w="0" w:type="auto"/>
            <w:hideMark/>
          </w:tcPr>
          <w:p w14:paraId="38468F3F" w14:textId="77777777" w:rsidR="00790CE8" w:rsidRPr="00790CE8" w:rsidRDefault="00790CE8" w:rsidP="00790CE8">
            <w:pPr>
              <w:jc w:val="left"/>
            </w:pPr>
            <w:r w:rsidRPr="00790CE8">
              <w:t>Source code management and collaboration.</w:t>
            </w:r>
          </w:p>
        </w:tc>
      </w:tr>
      <w:tr w:rsidR="00790CE8" w:rsidRPr="00790CE8" w14:paraId="6A83BE99" w14:textId="77777777" w:rsidTr="00790CE8">
        <w:tc>
          <w:tcPr>
            <w:tcW w:w="0" w:type="auto"/>
            <w:hideMark/>
          </w:tcPr>
          <w:p w14:paraId="364B7BDE" w14:textId="77777777" w:rsidR="00790CE8" w:rsidRPr="00790CE8" w:rsidRDefault="00790CE8" w:rsidP="00790CE8">
            <w:pPr>
              <w:jc w:val="left"/>
            </w:pPr>
            <w:r w:rsidRPr="00790CE8">
              <w:t>CI/CD Pipeline</w:t>
            </w:r>
          </w:p>
        </w:tc>
        <w:tc>
          <w:tcPr>
            <w:tcW w:w="0" w:type="auto"/>
            <w:hideMark/>
          </w:tcPr>
          <w:p w14:paraId="08DBCA58" w14:textId="77777777" w:rsidR="00790CE8" w:rsidRPr="00790CE8" w:rsidRDefault="00790CE8" w:rsidP="00790CE8">
            <w:pPr>
              <w:jc w:val="left"/>
            </w:pPr>
            <w:r w:rsidRPr="00790CE8">
              <w:t>GitHub Actions</w:t>
            </w:r>
          </w:p>
        </w:tc>
        <w:tc>
          <w:tcPr>
            <w:tcW w:w="0" w:type="auto"/>
            <w:hideMark/>
          </w:tcPr>
          <w:p w14:paraId="72EE4B83" w14:textId="77777777" w:rsidR="00790CE8" w:rsidRPr="00790CE8" w:rsidRDefault="00790CE8" w:rsidP="00790CE8">
            <w:pPr>
              <w:jc w:val="left"/>
            </w:pPr>
            <w:r w:rsidRPr="00790CE8">
              <w:t>Ubuntu runner, Docker container</w:t>
            </w:r>
          </w:p>
        </w:tc>
        <w:tc>
          <w:tcPr>
            <w:tcW w:w="0" w:type="auto"/>
            <w:hideMark/>
          </w:tcPr>
          <w:p w14:paraId="3AD3CD9C" w14:textId="77777777" w:rsidR="00790CE8" w:rsidRPr="00790CE8" w:rsidRDefault="00790CE8" w:rsidP="00790CE8">
            <w:pPr>
              <w:jc w:val="left"/>
            </w:pPr>
            <w:r w:rsidRPr="00790CE8">
              <w:t>Automate build, test, deploy.</w:t>
            </w:r>
          </w:p>
        </w:tc>
      </w:tr>
      <w:tr w:rsidR="00790CE8" w:rsidRPr="00790CE8" w14:paraId="5246076F" w14:textId="77777777" w:rsidTr="00790CE8">
        <w:tc>
          <w:tcPr>
            <w:tcW w:w="0" w:type="auto"/>
            <w:hideMark/>
          </w:tcPr>
          <w:p w14:paraId="5B33E71F" w14:textId="77777777" w:rsidR="00790CE8" w:rsidRPr="00790CE8" w:rsidRDefault="00790CE8" w:rsidP="00790CE8">
            <w:pPr>
              <w:jc w:val="left"/>
            </w:pPr>
            <w:r w:rsidRPr="00790CE8">
              <w:t>Container Registry</w:t>
            </w:r>
          </w:p>
        </w:tc>
        <w:tc>
          <w:tcPr>
            <w:tcW w:w="0" w:type="auto"/>
            <w:hideMark/>
          </w:tcPr>
          <w:p w14:paraId="71366D8B" w14:textId="77777777" w:rsidR="00790CE8" w:rsidRPr="00790CE8" w:rsidRDefault="00790CE8" w:rsidP="00790CE8">
            <w:pPr>
              <w:jc w:val="left"/>
            </w:pPr>
            <w:r w:rsidRPr="00790CE8">
              <w:t>Docker Hub</w:t>
            </w:r>
          </w:p>
        </w:tc>
        <w:tc>
          <w:tcPr>
            <w:tcW w:w="0" w:type="auto"/>
            <w:hideMark/>
          </w:tcPr>
          <w:p w14:paraId="5015732B" w14:textId="77777777" w:rsidR="00790CE8" w:rsidRPr="00790CE8" w:rsidRDefault="00790CE8" w:rsidP="00790CE8">
            <w:pPr>
              <w:jc w:val="left"/>
            </w:pPr>
            <w:r w:rsidRPr="00790CE8">
              <w:t>Public/Private repository</w:t>
            </w:r>
          </w:p>
        </w:tc>
        <w:tc>
          <w:tcPr>
            <w:tcW w:w="0" w:type="auto"/>
            <w:hideMark/>
          </w:tcPr>
          <w:p w14:paraId="61F01442" w14:textId="77777777" w:rsidR="00790CE8" w:rsidRPr="00790CE8" w:rsidRDefault="00790CE8" w:rsidP="00790CE8">
            <w:pPr>
              <w:jc w:val="left"/>
            </w:pPr>
            <w:r w:rsidRPr="00790CE8">
              <w:t>Store Docker images.</w:t>
            </w:r>
          </w:p>
        </w:tc>
      </w:tr>
      <w:tr w:rsidR="00790CE8" w:rsidRPr="00790CE8" w14:paraId="7484B979" w14:textId="77777777" w:rsidTr="00790CE8">
        <w:tc>
          <w:tcPr>
            <w:tcW w:w="0" w:type="auto"/>
            <w:hideMark/>
          </w:tcPr>
          <w:p w14:paraId="639816E5" w14:textId="77777777" w:rsidR="00790CE8" w:rsidRPr="00790CE8" w:rsidRDefault="00790CE8" w:rsidP="00790CE8">
            <w:pPr>
              <w:jc w:val="left"/>
            </w:pPr>
            <w:r w:rsidRPr="00790CE8">
              <w:t>Artifact Storage</w:t>
            </w:r>
          </w:p>
        </w:tc>
        <w:tc>
          <w:tcPr>
            <w:tcW w:w="0" w:type="auto"/>
            <w:hideMark/>
          </w:tcPr>
          <w:p w14:paraId="5CB34CC5" w14:textId="77777777" w:rsidR="00790CE8" w:rsidRPr="00790CE8" w:rsidRDefault="00790CE8" w:rsidP="00790CE8">
            <w:pPr>
              <w:jc w:val="left"/>
            </w:pPr>
            <w:r w:rsidRPr="00790CE8">
              <w:t>GitHub Actions Artifacts</w:t>
            </w:r>
          </w:p>
        </w:tc>
        <w:tc>
          <w:tcPr>
            <w:tcW w:w="0" w:type="auto"/>
            <w:hideMark/>
          </w:tcPr>
          <w:p w14:paraId="65950BE3" w14:textId="77777777" w:rsidR="00790CE8" w:rsidRPr="00790CE8" w:rsidRDefault="00790CE8" w:rsidP="00790CE8">
            <w:pPr>
              <w:jc w:val="left"/>
            </w:pPr>
            <w:r w:rsidRPr="00790CE8">
              <w:t>90 days retention</w:t>
            </w:r>
          </w:p>
        </w:tc>
        <w:tc>
          <w:tcPr>
            <w:tcW w:w="0" w:type="auto"/>
            <w:hideMark/>
          </w:tcPr>
          <w:p w14:paraId="21F5FA01" w14:textId="77777777" w:rsidR="00790CE8" w:rsidRPr="00790CE8" w:rsidRDefault="00790CE8" w:rsidP="00790CE8">
            <w:pPr>
              <w:jc w:val="left"/>
            </w:pPr>
            <w:r w:rsidRPr="00790CE8">
              <w:t>Store test reports, coverage, logs.</w:t>
            </w:r>
          </w:p>
        </w:tc>
      </w:tr>
    </w:tbl>
    <w:p w14:paraId="22CC513E" w14:textId="77777777" w:rsidR="00790CE8" w:rsidRPr="00790CE8" w:rsidRDefault="00790CE8" w:rsidP="00790CE8">
      <w:pPr>
        <w:pStyle w:val="Heading4"/>
      </w:pPr>
      <w:r w:rsidRPr="00790CE8">
        <w:t>C. Test Environment</w:t>
      </w:r>
    </w:p>
    <w:tbl>
      <w:tblPr>
        <w:tblStyle w:val="TableGridLight"/>
        <w:tblW w:w="0" w:type="auto"/>
        <w:tblLook w:val="04A0" w:firstRow="1" w:lastRow="0" w:firstColumn="1" w:lastColumn="0" w:noHBand="0" w:noVBand="1"/>
      </w:tblPr>
      <w:tblGrid>
        <w:gridCol w:w="2012"/>
        <w:gridCol w:w="1931"/>
        <w:gridCol w:w="3082"/>
        <w:gridCol w:w="2320"/>
      </w:tblGrid>
      <w:tr w:rsidR="00790CE8" w:rsidRPr="00790CE8" w14:paraId="73DA1C5A" w14:textId="77777777" w:rsidTr="00790CE8">
        <w:tc>
          <w:tcPr>
            <w:tcW w:w="0" w:type="auto"/>
            <w:hideMark/>
          </w:tcPr>
          <w:p w14:paraId="13557BC9" w14:textId="77777777" w:rsidR="00790CE8" w:rsidRPr="00790CE8" w:rsidRDefault="00790CE8" w:rsidP="00790CE8">
            <w:pPr>
              <w:jc w:val="left"/>
              <w:rPr>
                <w:bCs/>
              </w:rPr>
            </w:pPr>
            <w:r w:rsidRPr="00790CE8">
              <w:rPr>
                <w:bCs/>
              </w:rPr>
              <w:t>Environment</w:t>
            </w:r>
          </w:p>
        </w:tc>
        <w:tc>
          <w:tcPr>
            <w:tcW w:w="0" w:type="auto"/>
            <w:hideMark/>
          </w:tcPr>
          <w:p w14:paraId="517A93B4" w14:textId="77777777" w:rsidR="00790CE8" w:rsidRPr="00790CE8" w:rsidRDefault="00790CE8" w:rsidP="00790CE8">
            <w:pPr>
              <w:jc w:val="left"/>
              <w:rPr>
                <w:bCs/>
              </w:rPr>
            </w:pPr>
            <w:r w:rsidRPr="00790CE8">
              <w:rPr>
                <w:bCs/>
              </w:rPr>
              <w:t>Component</w:t>
            </w:r>
          </w:p>
        </w:tc>
        <w:tc>
          <w:tcPr>
            <w:tcW w:w="0" w:type="auto"/>
            <w:hideMark/>
          </w:tcPr>
          <w:p w14:paraId="66813761" w14:textId="77777777" w:rsidR="00790CE8" w:rsidRPr="00790CE8" w:rsidRDefault="00790CE8" w:rsidP="00790CE8">
            <w:pPr>
              <w:jc w:val="left"/>
              <w:rPr>
                <w:bCs/>
              </w:rPr>
            </w:pPr>
            <w:r w:rsidRPr="00790CE8">
              <w:rPr>
                <w:bCs/>
              </w:rPr>
              <w:t>Configuration</w:t>
            </w:r>
          </w:p>
        </w:tc>
        <w:tc>
          <w:tcPr>
            <w:tcW w:w="0" w:type="auto"/>
            <w:hideMark/>
          </w:tcPr>
          <w:p w14:paraId="06368006" w14:textId="77777777" w:rsidR="00790CE8" w:rsidRPr="00790CE8" w:rsidRDefault="00790CE8" w:rsidP="00790CE8">
            <w:pPr>
              <w:jc w:val="left"/>
              <w:rPr>
                <w:bCs/>
              </w:rPr>
            </w:pPr>
            <w:r w:rsidRPr="00790CE8">
              <w:rPr>
                <w:bCs/>
              </w:rPr>
              <w:t>Testing Purpose</w:t>
            </w:r>
          </w:p>
        </w:tc>
      </w:tr>
      <w:tr w:rsidR="00790CE8" w:rsidRPr="00790CE8" w14:paraId="16471EA7" w14:textId="77777777" w:rsidTr="00790CE8">
        <w:tc>
          <w:tcPr>
            <w:tcW w:w="0" w:type="auto"/>
            <w:hideMark/>
          </w:tcPr>
          <w:p w14:paraId="117E8F0D" w14:textId="77777777" w:rsidR="00790CE8" w:rsidRPr="00790CE8" w:rsidRDefault="00790CE8" w:rsidP="00790CE8">
            <w:pPr>
              <w:jc w:val="left"/>
            </w:pPr>
            <w:r w:rsidRPr="00790CE8">
              <w:t>Development Environment</w:t>
            </w:r>
          </w:p>
        </w:tc>
        <w:tc>
          <w:tcPr>
            <w:tcW w:w="0" w:type="auto"/>
            <w:hideMark/>
          </w:tcPr>
          <w:p w14:paraId="3F429DFF" w14:textId="77777777" w:rsidR="00790CE8" w:rsidRPr="00790CE8" w:rsidRDefault="00790CE8" w:rsidP="00790CE8">
            <w:pPr>
              <w:jc w:val="left"/>
            </w:pPr>
            <w:r w:rsidRPr="00790CE8">
              <w:t>Local Docker Compose</w:t>
            </w:r>
          </w:p>
        </w:tc>
        <w:tc>
          <w:tcPr>
            <w:tcW w:w="0" w:type="auto"/>
            <w:hideMark/>
          </w:tcPr>
          <w:p w14:paraId="79B402EB" w14:textId="77777777" w:rsidR="00790CE8" w:rsidRPr="00790CE8" w:rsidRDefault="00790CE8" w:rsidP="00790CE8">
            <w:pPr>
              <w:jc w:val="left"/>
            </w:pPr>
            <w:r w:rsidRPr="00790CE8">
              <w:t>Frontend:3000, Backend:8080, MySQL:3306</w:t>
            </w:r>
          </w:p>
        </w:tc>
        <w:tc>
          <w:tcPr>
            <w:tcW w:w="0" w:type="auto"/>
            <w:hideMark/>
          </w:tcPr>
          <w:p w14:paraId="09E0F5EC" w14:textId="77777777" w:rsidR="00790CE8" w:rsidRPr="00790CE8" w:rsidRDefault="00790CE8" w:rsidP="00790CE8">
            <w:pPr>
              <w:jc w:val="left"/>
            </w:pPr>
            <w:r w:rsidRPr="00790CE8">
              <w:t>Local unit, integration testing.</w:t>
            </w:r>
          </w:p>
        </w:tc>
      </w:tr>
      <w:tr w:rsidR="00790CE8" w:rsidRPr="00790CE8" w14:paraId="37909B48" w14:textId="77777777" w:rsidTr="00790CE8">
        <w:tc>
          <w:tcPr>
            <w:tcW w:w="0" w:type="auto"/>
            <w:hideMark/>
          </w:tcPr>
          <w:p w14:paraId="416F9DD2" w14:textId="77777777" w:rsidR="00790CE8" w:rsidRPr="00790CE8" w:rsidRDefault="00790CE8" w:rsidP="00790CE8">
            <w:pPr>
              <w:jc w:val="left"/>
            </w:pPr>
            <w:r w:rsidRPr="00790CE8">
              <w:t>CI Environment</w:t>
            </w:r>
          </w:p>
        </w:tc>
        <w:tc>
          <w:tcPr>
            <w:tcW w:w="0" w:type="auto"/>
            <w:hideMark/>
          </w:tcPr>
          <w:p w14:paraId="7206611F" w14:textId="77777777" w:rsidR="00790CE8" w:rsidRPr="00790CE8" w:rsidRDefault="00790CE8" w:rsidP="00790CE8">
            <w:pPr>
              <w:jc w:val="left"/>
            </w:pPr>
            <w:r w:rsidRPr="00790CE8">
              <w:t>GitHub Actions Containers</w:t>
            </w:r>
          </w:p>
        </w:tc>
        <w:tc>
          <w:tcPr>
            <w:tcW w:w="0" w:type="auto"/>
            <w:hideMark/>
          </w:tcPr>
          <w:p w14:paraId="79C8C850" w14:textId="77777777" w:rsidR="00790CE8" w:rsidRPr="00790CE8" w:rsidRDefault="00790CE8" w:rsidP="00790CE8">
            <w:pPr>
              <w:jc w:val="left"/>
            </w:pPr>
            <w:r w:rsidRPr="00790CE8">
              <w:t>MySQL test container, Node.js runner</w:t>
            </w:r>
          </w:p>
        </w:tc>
        <w:tc>
          <w:tcPr>
            <w:tcW w:w="0" w:type="auto"/>
            <w:hideMark/>
          </w:tcPr>
          <w:p w14:paraId="26B98E30" w14:textId="77777777" w:rsidR="00790CE8" w:rsidRPr="00790CE8" w:rsidRDefault="00790CE8" w:rsidP="00790CE8">
            <w:pPr>
              <w:jc w:val="left"/>
            </w:pPr>
            <w:r w:rsidRPr="00790CE8">
              <w:t>Automated testing in pipeline.</w:t>
            </w:r>
          </w:p>
        </w:tc>
      </w:tr>
      <w:tr w:rsidR="00790CE8" w:rsidRPr="00790CE8" w14:paraId="09FE7F39" w14:textId="77777777" w:rsidTr="00790CE8">
        <w:tc>
          <w:tcPr>
            <w:tcW w:w="0" w:type="auto"/>
            <w:hideMark/>
          </w:tcPr>
          <w:p w14:paraId="41A1FCD0" w14:textId="77777777" w:rsidR="00790CE8" w:rsidRPr="00790CE8" w:rsidRDefault="00790CE8" w:rsidP="00790CE8">
            <w:pPr>
              <w:jc w:val="left"/>
            </w:pPr>
            <w:r w:rsidRPr="00790CE8">
              <w:t>Staging Environment</w:t>
            </w:r>
          </w:p>
        </w:tc>
        <w:tc>
          <w:tcPr>
            <w:tcW w:w="0" w:type="auto"/>
            <w:hideMark/>
          </w:tcPr>
          <w:p w14:paraId="7E6C815D" w14:textId="77777777" w:rsidR="00790CE8" w:rsidRPr="00790CE8" w:rsidRDefault="00790CE8" w:rsidP="00790CE8">
            <w:pPr>
              <w:jc w:val="left"/>
            </w:pPr>
            <w:r w:rsidRPr="00790CE8">
              <w:t>Cloud Deployment</w:t>
            </w:r>
          </w:p>
        </w:tc>
        <w:tc>
          <w:tcPr>
            <w:tcW w:w="0" w:type="auto"/>
            <w:hideMark/>
          </w:tcPr>
          <w:p w14:paraId="23ABC9C5" w14:textId="77777777" w:rsidR="00790CE8" w:rsidRPr="00790CE8" w:rsidRDefault="00790CE8" w:rsidP="00790CE8">
            <w:pPr>
              <w:jc w:val="left"/>
            </w:pPr>
            <w:r w:rsidRPr="00790CE8">
              <w:t xml:space="preserve">Subdomain: </w:t>
            </w:r>
            <w:hyperlink r:id="rId58" w:tgtFrame="_blank" w:history="1">
              <w:r w:rsidRPr="00790CE8">
                <w:rPr>
                  <w:rStyle w:val="Hyperlink"/>
                  <w:rFonts w:eastAsiaTheme="majorEastAsia" w:cstheme="majorBidi"/>
                  <w:b/>
                  <w:i/>
                  <w:iCs/>
                  <w:szCs w:val="26"/>
                </w:rPr>
                <w:t>staging.ecommerce-ktpm.com</w:t>
              </w:r>
            </w:hyperlink>
          </w:p>
        </w:tc>
        <w:tc>
          <w:tcPr>
            <w:tcW w:w="0" w:type="auto"/>
            <w:hideMark/>
          </w:tcPr>
          <w:p w14:paraId="10683D25" w14:textId="77777777" w:rsidR="00790CE8" w:rsidRPr="00790CE8" w:rsidRDefault="00790CE8" w:rsidP="00790CE8">
            <w:pPr>
              <w:jc w:val="left"/>
            </w:pPr>
            <w:r w:rsidRPr="00790CE8">
              <w:t>System, performance, security testing.</w:t>
            </w:r>
          </w:p>
        </w:tc>
      </w:tr>
      <w:tr w:rsidR="00790CE8" w:rsidRPr="00790CE8" w14:paraId="3328059E" w14:textId="77777777" w:rsidTr="00790CE8">
        <w:tc>
          <w:tcPr>
            <w:tcW w:w="0" w:type="auto"/>
            <w:hideMark/>
          </w:tcPr>
          <w:p w14:paraId="03636BD4" w14:textId="77777777" w:rsidR="00790CE8" w:rsidRPr="00790CE8" w:rsidRDefault="00790CE8" w:rsidP="00790CE8">
            <w:pPr>
              <w:jc w:val="left"/>
            </w:pPr>
            <w:r w:rsidRPr="00790CE8">
              <w:t>Acceptance Environment</w:t>
            </w:r>
          </w:p>
        </w:tc>
        <w:tc>
          <w:tcPr>
            <w:tcW w:w="0" w:type="auto"/>
            <w:hideMark/>
          </w:tcPr>
          <w:p w14:paraId="182C4762" w14:textId="77777777" w:rsidR="00790CE8" w:rsidRPr="00790CE8" w:rsidRDefault="00790CE8" w:rsidP="00790CE8">
            <w:pPr>
              <w:jc w:val="left"/>
            </w:pPr>
            <w:r w:rsidRPr="00790CE8">
              <w:t>Cloud Deployment</w:t>
            </w:r>
          </w:p>
        </w:tc>
        <w:tc>
          <w:tcPr>
            <w:tcW w:w="0" w:type="auto"/>
            <w:hideMark/>
          </w:tcPr>
          <w:p w14:paraId="75BB4A3F" w14:textId="77777777" w:rsidR="00790CE8" w:rsidRPr="00790CE8" w:rsidRDefault="00790CE8" w:rsidP="00790CE8">
            <w:pPr>
              <w:jc w:val="left"/>
            </w:pPr>
            <w:r w:rsidRPr="00790CE8">
              <w:t xml:space="preserve">Subdomain: </w:t>
            </w:r>
            <w:hyperlink r:id="rId59" w:tgtFrame="_blank" w:history="1">
              <w:r w:rsidRPr="00790CE8">
                <w:rPr>
                  <w:rStyle w:val="Hyperlink"/>
                  <w:rFonts w:eastAsiaTheme="majorEastAsia" w:cstheme="majorBidi"/>
                  <w:b/>
                  <w:i/>
                  <w:iCs/>
                  <w:szCs w:val="26"/>
                </w:rPr>
                <w:t>uat.ecommerce-ktpm.com</w:t>
              </w:r>
            </w:hyperlink>
          </w:p>
        </w:tc>
        <w:tc>
          <w:tcPr>
            <w:tcW w:w="0" w:type="auto"/>
            <w:hideMark/>
          </w:tcPr>
          <w:p w14:paraId="2D1C5650" w14:textId="77777777" w:rsidR="00790CE8" w:rsidRPr="00790CE8" w:rsidRDefault="00790CE8" w:rsidP="00790CE8">
            <w:pPr>
              <w:jc w:val="left"/>
            </w:pPr>
            <w:r w:rsidRPr="00790CE8">
              <w:t>User acceptance testing.</w:t>
            </w:r>
          </w:p>
        </w:tc>
      </w:tr>
    </w:tbl>
    <w:p w14:paraId="216C4DF9" w14:textId="77777777" w:rsidR="00790CE8" w:rsidRPr="00790CE8" w:rsidRDefault="00790CE8" w:rsidP="00790CE8">
      <w:pPr>
        <w:jc w:val="left"/>
      </w:pPr>
      <w:bookmarkStart w:id="72" w:name="_Toc217241646"/>
      <w:r w:rsidRPr="00790CE8">
        <w:rPr>
          <w:rStyle w:val="Heading2Char"/>
        </w:rPr>
        <w:t>3.8. Deliverables</w:t>
      </w:r>
      <w:bookmarkEnd w:id="72"/>
      <w:r w:rsidRPr="00790CE8">
        <w:br/>
        <w:t>Create Word documents including Architecture Design, Database Design, Test Plan, Software Requirements Specification, Bug Report, and overall software and testing report.</w:t>
      </w:r>
      <w:r w:rsidRPr="00790CE8">
        <w:br/>
        <w:t>Create Excel documents including all interface specifications, Use Case specifications, Review Checklist, Test Report, Test Case, Test Design.</w:t>
      </w:r>
      <w:r w:rsidRPr="00790CE8">
        <w:br/>
        <w:t>Project source code stored on GitHub including unit test, integration test, system test files, and CI/CD pipeline on GitHub Actions (.github/workflows/ci-cd.yml).</w:t>
      </w:r>
    </w:p>
    <w:p w14:paraId="37F641C0" w14:textId="77777777" w:rsidR="00790CE8" w:rsidRDefault="00790CE8" w:rsidP="00790CE8">
      <w:pPr>
        <w:pStyle w:val="Heading1"/>
      </w:pPr>
      <w:bookmarkStart w:id="73" w:name="_Toc217241647"/>
      <w:r w:rsidRPr="00790CE8">
        <w:t>Chapter 4: TEST DESIGN</w:t>
      </w:r>
      <w:bookmarkEnd w:id="73"/>
    </w:p>
    <w:p w14:paraId="00AD60EA" w14:textId="77777777" w:rsidR="00CB2790" w:rsidRDefault="00790CE8" w:rsidP="00C632A6">
      <w:pPr>
        <w:pStyle w:val="Heading2"/>
        <w:rPr>
          <w:rStyle w:val="Heading2Char"/>
          <w:b/>
          <w:bCs/>
        </w:rPr>
      </w:pPr>
      <w:bookmarkStart w:id="74" w:name="_Toc217241648"/>
      <w:r w:rsidRPr="00790CE8">
        <w:rPr>
          <w:rStyle w:val="Heading2Char"/>
          <w:b/>
          <w:bCs/>
        </w:rPr>
        <w:t>4.1. INTRODUCTION</w:t>
      </w:r>
      <w:bookmarkEnd w:id="74"/>
    </w:p>
    <w:p w14:paraId="52F81F8C" w14:textId="44F6B71A" w:rsidR="00790CE8" w:rsidRPr="00C632A6" w:rsidRDefault="00790CE8" w:rsidP="00CB2790">
      <w:r w:rsidRPr="00790CE8">
        <w:t>The KTPM project is an e-commerce web-based system, serving two main user groups: customers and administrators. The deployment architecture consists of a user interface developed with React, an API service developed with Node.js/Express, and a MySQL database. Related technical artifacts are located in the eCommerce_Reactjs/, ecomAPI/ folders and initialization data in ecom.sql.</w:t>
      </w:r>
      <w:r w:rsidRPr="00790CE8">
        <w:br/>
        <w:t>From a methodological perspective, Chapter 4 serves as the "bridge" between the test plan (Chapter 3) and test execution activities. The content of this chapter goes beyond listing test cases; it describes how the team transforms requirements and risks into executable test scenarios while ensuring traceability from requirements to test cases and from test cases to test code.</w:t>
      </w:r>
      <w:r w:rsidRPr="00790CE8">
        <w:br/>
        <w:t>The primary inputs for test design activities include: (1) requirements and business flows analyzed in Chapters 1-2, (2) the level-based and risk-based test strategy from Chapter 3, and (3) existing system artifacts such as endpoint lists, UI flows, and data constraints. The outputs of test design activities include: a baseline test case list, a traceability matrix, and a catalog of test scenarios by level.</w:t>
      </w:r>
      <w:r w:rsidRPr="00790CE8">
        <w:br/>
        <w:t>In the repository, artifacts supporting traceability and test case management are organized for "easy inspection, easy automation": (1) baseline test case list at: + docs/PHU_LUC_A_TEST_CASES.md + (2) requirement - test case - test code mapping at docs/tests/test-cases.csv + (3) requirement - CI workflow mapping at docs/tests/traceability.csv + (4) evidence collection guide at docs/EVIDENCE_CAPTURE.md.</w:t>
      </w:r>
    </w:p>
    <w:p w14:paraId="2E6C0083" w14:textId="77777777" w:rsidR="00360CBA" w:rsidRDefault="00790CE8" w:rsidP="00360CBA">
      <w:pPr>
        <w:pStyle w:val="Heading2"/>
        <w:rPr>
          <w:rStyle w:val="Heading2Char"/>
          <w:b/>
          <w:bCs/>
        </w:rPr>
      </w:pPr>
      <w:bookmarkStart w:id="75" w:name="_Toc217241649"/>
      <w:r w:rsidRPr="00360CBA">
        <w:rPr>
          <w:rStyle w:val="Heading2Char"/>
          <w:b/>
          <w:bCs/>
        </w:rPr>
        <w:t>4.2. TEST DESIGN PROCESS USING V-MODEL</w:t>
      </w:r>
      <w:bookmarkEnd w:id="75"/>
    </w:p>
    <w:p w14:paraId="71158CF3" w14:textId="77777777" w:rsidR="00360CBA" w:rsidRDefault="00790CE8" w:rsidP="00360CBA">
      <w:pPr>
        <w:jc w:val="left"/>
      </w:pPr>
      <w:r w:rsidRPr="00790CE8">
        <w:t xml:space="preserve">The team uses the V-Model as an organizing framework to ensure symmetry between development artifacts and corresponding testing activities. The reason for choosing the V-Model for this project is that the system has many clear points of interaction between the interface, API, and database; without a verification mechanism, it's easy to have "features without tests" or "tests without traceability to requirements". The V-Model helps systematize layered test design while enabling early defect detection as planned in </w:t>
      </w:r>
    </w:p>
    <w:p w14:paraId="13DF32C0" w14:textId="3C1447DC" w:rsidR="00790CE8" w:rsidRPr="00360CBA" w:rsidRDefault="00790CE8" w:rsidP="00360CBA">
      <w:pPr>
        <w:jc w:val="left"/>
        <w:rPr>
          <w:bCs/>
        </w:rPr>
      </w:pPr>
      <w:r w:rsidRPr="00790CE8">
        <w:t>Chapter 3.</w:t>
      </w:r>
      <w:r w:rsidRPr="00790CE8">
        <w:br/>
        <w:t>The symmetry framework is understood as a principle: business requirements must have acceptance criteria; system design must have system test scenarios; architectural design must have integration testing; and module design must have unit testing. In the project, the team implements this principle by linking test groups to real artifacts in the repository.</w:t>
      </w:r>
    </w:p>
    <w:p w14:paraId="74FC521F" w14:textId="77777777" w:rsidR="00360CBA" w:rsidRPr="00360CBA" w:rsidRDefault="00790CE8" w:rsidP="00360CBA">
      <w:pPr>
        <w:pStyle w:val="Heading3"/>
        <w:rPr>
          <w:rStyle w:val="Heading3Char"/>
          <w:b/>
          <w:bCs/>
        </w:rPr>
      </w:pPr>
      <w:bookmarkStart w:id="76" w:name="_Toc217241650"/>
      <w:r w:rsidRPr="00360CBA">
        <w:rPr>
          <w:rStyle w:val="Heading3Char"/>
          <w:b/>
          <w:bCs/>
        </w:rPr>
        <w:t>4.2.1. Requirements Analysis - Acceptance Testing</w:t>
      </w:r>
      <w:bookmarkEnd w:id="76"/>
    </w:p>
    <w:p w14:paraId="74AAB102" w14:textId="2B3DA5BA" w:rsidR="00790CE8" w:rsidRPr="00790CE8" w:rsidRDefault="00790CE8" w:rsidP="00790CE8">
      <w:pPr>
        <w:jc w:val="left"/>
      </w:pPr>
      <w:r w:rsidRPr="00790CE8">
        <w:t>At this stage, the team focuses on analyzing business requirements from system specifications and user stories to formulate acceptance criteria. Inputs include requirement documents, use case diagrams, and feature lists by module. From the requirements analysis, the team identifies key business flows such as registration/login, product browsing, cart management, ordering, payment, and account management. Each business requirement is transformed into verifiable acceptance test criteria, forming the basis for system-level test case design.</w:t>
      </w:r>
    </w:p>
    <w:p w14:paraId="120338F2" w14:textId="77777777" w:rsidR="00360CBA" w:rsidRPr="00360CBA" w:rsidRDefault="00790CE8" w:rsidP="00360CBA">
      <w:pPr>
        <w:pStyle w:val="Heading3"/>
        <w:rPr>
          <w:rStyle w:val="Heading3Char"/>
          <w:b/>
          <w:bCs/>
        </w:rPr>
      </w:pPr>
      <w:bookmarkStart w:id="77" w:name="_Toc217241651"/>
      <w:r w:rsidRPr="00360CBA">
        <w:rPr>
          <w:rStyle w:val="Heading3Char"/>
          <w:b/>
          <w:bCs/>
        </w:rPr>
        <w:t>4.2.2. System Design - System Testing</w:t>
      </w:r>
      <w:bookmarkEnd w:id="77"/>
    </w:p>
    <w:p w14:paraId="5355A1F2" w14:textId="30BCD251" w:rsidR="00790CE8" w:rsidRPr="00790CE8" w:rsidRDefault="00790CE8" w:rsidP="00790CE8">
      <w:pPr>
        <w:jc w:val="left"/>
      </w:pPr>
      <w:r w:rsidRPr="00790CE8">
        <w:t>Based on requirements analysis, the team proceeds with overall system architecture design including user interface (frontend), API service (backend), and database. System design describes how components interact through API contracts and data flows. From this design, the team defines end-to-end system test scenarios, focusing on verifying complete business flows from the interface to the backend and vice versa. System test cases are designed to test system integrity and component interoperability.</w:t>
      </w:r>
    </w:p>
    <w:p w14:paraId="7FB967C1" w14:textId="77777777" w:rsidR="00360CBA" w:rsidRPr="00360CBA" w:rsidRDefault="00790CE8" w:rsidP="00360CBA">
      <w:pPr>
        <w:pStyle w:val="Heading3"/>
        <w:rPr>
          <w:rStyle w:val="Heading3Char"/>
          <w:b/>
          <w:bCs/>
        </w:rPr>
      </w:pPr>
      <w:bookmarkStart w:id="78" w:name="_Toc217241652"/>
      <w:r w:rsidRPr="00360CBA">
        <w:rPr>
          <w:rStyle w:val="Heading3Char"/>
          <w:b/>
          <w:bCs/>
        </w:rPr>
        <w:t>4.2.3. Architectural Design - Integration Testing</w:t>
      </w:r>
      <w:bookmarkEnd w:id="78"/>
    </w:p>
    <w:p w14:paraId="1732A373" w14:textId="4DAF5BE1" w:rsidR="00790CE8" w:rsidRPr="00790CE8" w:rsidRDefault="00790CE8" w:rsidP="00790CE8">
      <w:pPr>
        <w:jc w:val="left"/>
      </w:pPr>
      <w:r w:rsidRPr="00790CE8">
        <w:t>At the architecture level, the team focuses on detailed design of each component and their communication. Architectural design includes API structure diagrams, data models, and interfaces between modules. From architectural design, the team identifies integration points to be tested such as communication between controller-service-repository, between backend and database, and between services. Integration testing is designed to verify the correctness of these communications, ensuring data is transmitted and processed correctly across architectural layers.</w:t>
      </w:r>
    </w:p>
    <w:p w14:paraId="3F8DB2A2" w14:textId="77777777" w:rsidR="00360CBA" w:rsidRPr="00360CBA" w:rsidRDefault="00790CE8" w:rsidP="00360CBA">
      <w:pPr>
        <w:pStyle w:val="Heading3"/>
        <w:rPr>
          <w:rStyle w:val="Heading3Char"/>
          <w:b/>
          <w:bCs/>
        </w:rPr>
      </w:pPr>
      <w:bookmarkStart w:id="79" w:name="_Toc217241653"/>
      <w:r w:rsidRPr="00360CBA">
        <w:rPr>
          <w:rStyle w:val="Heading3Char"/>
          <w:b/>
          <w:bCs/>
        </w:rPr>
        <w:t>4.2.4. Module Design - Unit Testing</w:t>
      </w:r>
      <w:bookmarkEnd w:id="79"/>
    </w:p>
    <w:p w14:paraId="0CB520C9" w14:textId="7BA16BCF" w:rsidR="00790CE8" w:rsidRPr="00790CE8" w:rsidRDefault="00790CE8" w:rsidP="00790CE8">
      <w:pPr>
        <w:jc w:val="left"/>
      </w:pPr>
      <w:r w:rsidRPr="00790CE8">
        <w:t>Module design focuses on breaking down each component into smaller, independently testable units. Each module is designed with specific functions, methods, and input/output constraints. From module design, the team identifies necessary test units for each utility function, service, controller, and repository. Unit testing is designed to control logic inside each function, including conditional branches, error handling, and business calculations.</w:t>
      </w:r>
    </w:p>
    <w:p w14:paraId="224D8069" w14:textId="77777777" w:rsidR="00360CBA" w:rsidRDefault="00790CE8" w:rsidP="00360CBA">
      <w:pPr>
        <w:pStyle w:val="Heading3"/>
        <w:rPr>
          <w:rStyle w:val="Heading3Char"/>
          <w:b/>
          <w:bCs/>
        </w:rPr>
      </w:pPr>
      <w:bookmarkStart w:id="80" w:name="_Toc217241654"/>
      <w:r w:rsidRPr="00360CBA">
        <w:rPr>
          <w:rStyle w:val="Heading3Char"/>
          <w:b/>
          <w:bCs/>
        </w:rPr>
        <w:t>4.2.5. Code Execution - White-Box Testing</w:t>
      </w:r>
      <w:bookmarkEnd w:id="80"/>
    </w:p>
    <w:p w14:paraId="1BB786BA" w14:textId="65D2F4A9" w:rsidR="00790CE8" w:rsidRPr="00790CE8" w:rsidRDefault="00790CE8" w:rsidP="00360CBA">
      <w:r w:rsidRPr="00790CE8">
        <w:t>During the code execution phase, modules are implemented according to the defined design. This is the stage where white-box testing is most strongly applied, using knowledge of the source code structure to design test cases that control execution paths, conditional branches, and code coverage. The team uses control flow graph (CFG) analysis and cyclomatic complexity techniques to determine the minimum number of test cases needed for adequate testing.</w:t>
      </w:r>
    </w:p>
    <w:p w14:paraId="6480C1C1" w14:textId="77777777" w:rsidR="00360CBA" w:rsidRPr="00360CBA" w:rsidRDefault="00790CE8" w:rsidP="00360CBA">
      <w:pPr>
        <w:pStyle w:val="Heading3"/>
        <w:rPr>
          <w:rStyle w:val="Heading3Char"/>
          <w:b/>
          <w:bCs/>
        </w:rPr>
      </w:pPr>
      <w:bookmarkStart w:id="81" w:name="_Toc217241655"/>
      <w:r w:rsidRPr="00360CBA">
        <w:rPr>
          <w:rStyle w:val="Heading3Char"/>
          <w:b/>
          <w:bCs/>
        </w:rPr>
        <w:t>4.2.6. V-Model Process Summary</w:t>
      </w:r>
      <w:bookmarkEnd w:id="81"/>
    </w:p>
    <w:p w14:paraId="6AB860E3" w14:textId="06903ABA" w:rsidR="00790CE8" w:rsidRPr="00790CE8" w:rsidRDefault="00790CE8" w:rsidP="00790CE8">
      <w:pPr>
        <w:jc w:val="left"/>
      </w:pPr>
      <w:r w:rsidRPr="00790CE8">
        <w:t>The V-Model test design process creates a highly systematic structure, ensuring each development phase has corresponding testing activities. The symmetry of the V-Model helps the team maintain consistency between requirements and testing while facilitating early defect detection in the development lifecycle. Test artifacts created at each stage form a complete traceability chain from requirements to test code.</w:t>
      </w:r>
    </w:p>
    <w:p w14:paraId="16D8BF30" w14:textId="77777777" w:rsidR="00360CBA" w:rsidRDefault="00790CE8" w:rsidP="00360CBA">
      <w:pPr>
        <w:pStyle w:val="Heading2"/>
        <w:rPr>
          <w:rStyle w:val="Heading2Char"/>
          <w:b/>
          <w:bCs/>
        </w:rPr>
      </w:pPr>
      <w:bookmarkStart w:id="82" w:name="_Toc217241656"/>
      <w:r w:rsidRPr="00360CBA">
        <w:rPr>
          <w:rStyle w:val="Heading2Char"/>
          <w:b/>
          <w:bCs/>
        </w:rPr>
        <w:t>4.3. TEST DESIGN TECHNIQUES</w:t>
      </w:r>
      <w:bookmarkEnd w:id="82"/>
    </w:p>
    <w:p w14:paraId="7F1DAFCE" w14:textId="77777777" w:rsidR="00360CBA" w:rsidRPr="00360CBA" w:rsidRDefault="00790CE8" w:rsidP="00360CBA">
      <w:pPr>
        <w:pStyle w:val="Heading3"/>
        <w:rPr>
          <w:rStyle w:val="Heading3Char"/>
          <w:b/>
          <w:bCs/>
        </w:rPr>
      </w:pPr>
      <w:bookmarkStart w:id="83" w:name="_Toc217241657"/>
      <w:r w:rsidRPr="00360CBA">
        <w:rPr>
          <w:rStyle w:val="Heading3Char"/>
          <w:b/>
          <w:bCs/>
        </w:rPr>
        <w:t>4.3.1. Black-Box Testing</w:t>
      </w:r>
      <w:bookmarkEnd w:id="83"/>
    </w:p>
    <w:p w14:paraId="6C073499" w14:textId="50212E53" w:rsidR="00360CBA" w:rsidRDefault="00790CE8" w:rsidP="00360CBA">
      <w:pPr>
        <w:jc w:val="left"/>
      </w:pPr>
      <w:r w:rsidRPr="00790CE8">
        <w:t>Black-box testing focuses on verifying system behavior based on requirement specifications without concern for internal structure. In the project, the team applies the following black-box techniques:</w:t>
      </w:r>
    </w:p>
    <w:p w14:paraId="6DB775C1" w14:textId="6B79BD1A" w:rsidR="00790CE8" w:rsidRPr="00360CBA" w:rsidRDefault="00790CE8" w:rsidP="00360CBA">
      <w:pPr>
        <w:jc w:val="left"/>
      </w:pPr>
      <w:r w:rsidRPr="00360CBA">
        <w:rPr>
          <w:b/>
          <w:bCs/>
        </w:rPr>
        <w:t>Equivalence Partitioning</w:t>
      </w:r>
      <w:r w:rsidRPr="00360CBA">
        <w:rPr>
          <w:rStyle w:val="SubtitleChar"/>
        </w:rPr>
        <w:br/>
      </w:r>
      <w:r w:rsidRPr="00360CBA">
        <w:t>This technique is applied to divide input values into equivalence classes, reducing the number of required test cases while ensuring coverage. For example, with the login function:</w:t>
      </w:r>
      <w:r w:rsidRPr="00360CBA">
        <w:br/>
      </w:r>
      <w:r w:rsidRPr="00360CBA">
        <w:sym w:font="Symbol" w:char="F02B"/>
      </w:r>
      <w:r w:rsidRPr="00360CBA">
        <w:t xml:space="preserve"> Valid class: correctly formatted email, correct password.</w:t>
      </w:r>
      <w:r w:rsidRPr="00360CBA">
        <w:br/>
      </w:r>
      <w:r w:rsidRPr="00360CBA">
        <w:sym w:font="Symbol" w:char="F02B"/>
      </w:r>
      <w:r w:rsidRPr="00360CBA">
        <w:t xml:space="preserve"> Invalid class: incorrectly formatted email, wrong password, missing information.</w:t>
      </w:r>
      <w:r w:rsidRPr="00360CBA">
        <w:br/>
        <w:t>Test cases are designed to take at least one representative value from each class, ensuring system behavior is tested for each data group.</w:t>
      </w:r>
    </w:p>
    <w:p w14:paraId="57602AC2" w14:textId="45F6830C" w:rsidR="00790CE8" w:rsidRPr="00E56914" w:rsidRDefault="00790CE8" w:rsidP="00360CBA">
      <w:pPr>
        <w:jc w:val="left"/>
      </w:pPr>
      <w:r w:rsidRPr="00360CBA">
        <w:rPr>
          <w:b/>
          <w:bCs/>
        </w:rPr>
        <w:t>Boundary Value Analysis</w:t>
      </w:r>
      <w:r w:rsidRPr="00790CE8">
        <w:br/>
      </w:r>
      <w:r w:rsidRPr="00E56914">
        <w:t>Boundary value analysis focuses on testing values at the boundaries between classes. In the eCommerce system, fields with boundary values include:</w:t>
      </w:r>
      <w:r w:rsidRPr="00E56914">
        <w:br/>
      </w:r>
      <w:r w:rsidRPr="00E56914">
        <w:sym w:font="Symbol" w:char="F02B"/>
      </w:r>
      <w:r w:rsidRPr="00E56914">
        <w:t xml:space="preserve"> Product quantity (minimum, maximum values).</w:t>
      </w:r>
      <w:r w:rsidRPr="00E56914">
        <w:br/>
      </w:r>
      <w:r w:rsidRPr="00E56914">
        <w:sym w:font="Symbol" w:char="F02B"/>
      </w:r>
      <w:r w:rsidRPr="00E56914">
        <w:t xml:space="preserve"> Product price (negative values, zero, large values).</w:t>
      </w:r>
      <w:r w:rsidRPr="00E56914">
        <w:br/>
      </w:r>
      <w:r w:rsidRPr="00E56914">
        <w:sym w:font="Symbol" w:char="F02B"/>
      </w:r>
      <w:r w:rsidRPr="00E56914">
        <w:t xml:space="preserve"> Pagination (first page, last page, non-existent page).</w:t>
      </w:r>
      <w:r w:rsidRPr="00E56914">
        <w:br/>
        <w:t>Test cases are designed to test values at and just beyond boundaries, as these are most error-prone locations.</w:t>
      </w:r>
    </w:p>
    <w:p w14:paraId="2B72C965" w14:textId="1D0E339C" w:rsidR="00790CE8" w:rsidRPr="00E56914" w:rsidRDefault="00790CE8" w:rsidP="00790CE8">
      <w:pPr>
        <w:jc w:val="left"/>
      </w:pPr>
      <w:r w:rsidRPr="00360CBA">
        <w:rPr>
          <w:b/>
          <w:bCs/>
        </w:rPr>
        <w:t>Decision Table</w:t>
      </w:r>
      <w:r w:rsidRPr="00360CBA">
        <w:rPr>
          <w:b/>
          <w:bCs/>
        </w:rPr>
        <w:br/>
      </w:r>
      <w:r w:rsidRPr="00E56914">
        <w:t>Decision tables are used to test complex business rules, particularly authorization systems. With an eCommerce system having multiple roles (admin, user, guest) and various access conditions, decision tables help systematize all condition combinations and corresponding actions.</w:t>
      </w:r>
    </w:p>
    <w:tbl>
      <w:tblPr>
        <w:tblStyle w:val="TableGridLight"/>
        <w:tblW w:w="0" w:type="auto"/>
        <w:tblLook w:val="04A0" w:firstRow="1" w:lastRow="0" w:firstColumn="1" w:lastColumn="0" w:noHBand="0" w:noVBand="1"/>
      </w:tblPr>
      <w:tblGrid>
        <w:gridCol w:w="491"/>
        <w:gridCol w:w="1327"/>
        <w:gridCol w:w="1472"/>
        <w:gridCol w:w="939"/>
        <w:gridCol w:w="2318"/>
        <w:gridCol w:w="2087"/>
      </w:tblGrid>
      <w:tr w:rsidR="00790CE8" w:rsidRPr="00790CE8" w14:paraId="180A726C" w14:textId="77777777" w:rsidTr="00790CE8">
        <w:tc>
          <w:tcPr>
            <w:tcW w:w="0" w:type="auto"/>
            <w:hideMark/>
          </w:tcPr>
          <w:p w14:paraId="6DA4F038" w14:textId="77777777" w:rsidR="00790CE8" w:rsidRPr="00790CE8" w:rsidRDefault="00790CE8" w:rsidP="00790CE8">
            <w:pPr>
              <w:jc w:val="left"/>
              <w:rPr>
                <w:bCs/>
              </w:rPr>
            </w:pPr>
            <w:r w:rsidRPr="00790CE8">
              <w:rPr>
                <w:bCs/>
              </w:rPr>
              <w:t>ID</w:t>
            </w:r>
          </w:p>
        </w:tc>
        <w:tc>
          <w:tcPr>
            <w:tcW w:w="0" w:type="auto"/>
            <w:hideMark/>
          </w:tcPr>
          <w:p w14:paraId="6BA08DF3" w14:textId="77777777" w:rsidR="00790CE8" w:rsidRPr="00790CE8" w:rsidRDefault="00790CE8" w:rsidP="00790CE8">
            <w:pPr>
              <w:jc w:val="left"/>
              <w:rPr>
                <w:bCs/>
              </w:rPr>
            </w:pPr>
            <w:r w:rsidRPr="00790CE8">
              <w:rPr>
                <w:bCs/>
              </w:rPr>
              <w:t>Has Token</w:t>
            </w:r>
          </w:p>
        </w:tc>
        <w:tc>
          <w:tcPr>
            <w:tcW w:w="0" w:type="auto"/>
            <w:hideMark/>
          </w:tcPr>
          <w:p w14:paraId="09729BFE" w14:textId="77777777" w:rsidR="00790CE8" w:rsidRPr="00790CE8" w:rsidRDefault="00790CE8" w:rsidP="00790CE8">
            <w:pPr>
              <w:jc w:val="left"/>
              <w:rPr>
                <w:bCs/>
              </w:rPr>
            </w:pPr>
            <w:r w:rsidRPr="00790CE8">
              <w:rPr>
                <w:bCs/>
              </w:rPr>
              <w:t>Token Valid</w:t>
            </w:r>
          </w:p>
        </w:tc>
        <w:tc>
          <w:tcPr>
            <w:tcW w:w="0" w:type="auto"/>
            <w:hideMark/>
          </w:tcPr>
          <w:p w14:paraId="0CD7045E" w14:textId="77777777" w:rsidR="00790CE8" w:rsidRPr="00790CE8" w:rsidRDefault="00790CE8" w:rsidP="00790CE8">
            <w:pPr>
              <w:jc w:val="left"/>
              <w:rPr>
                <w:bCs/>
              </w:rPr>
            </w:pPr>
            <w:r w:rsidRPr="00790CE8">
              <w:rPr>
                <w:bCs/>
              </w:rPr>
              <w:t>Role</w:t>
            </w:r>
          </w:p>
        </w:tc>
        <w:tc>
          <w:tcPr>
            <w:tcW w:w="0" w:type="auto"/>
            <w:hideMark/>
          </w:tcPr>
          <w:p w14:paraId="2FCF3A41" w14:textId="77777777" w:rsidR="00790CE8" w:rsidRPr="00790CE8" w:rsidRDefault="00790CE8" w:rsidP="00790CE8">
            <w:pPr>
              <w:jc w:val="left"/>
              <w:rPr>
                <w:bCs/>
              </w:rPr>
            </w:pPr>
            <w:r w:rsidRPr="00790CE8">
              <w:rPr>
                <w:bCs/>
              </w:rPr>
              <w:t>Requested Endpoint</w:t>
            </w:r>
          </w:p>
        </w:tc>
        <w:tc>
          <w:tcPr>
            <w:tcW w:w="0" w:type="auto"/>
            <w:hideMark/>
          </w:tcPr>
          <w:p w14:paraId="3BFA9A9E" w14:textId="77777777" w:rsidR="00790CE8" w:rsidRPr="00790CE8" w:rsidRDefault="00790CE8" w:rsidP="00790CE8">
            <w:pPr>
              <w:jc w:val="left"/>
              <w:rPr>
                <w:bCs/>
              </w:rPr>
            </w:pPr>
            <w:r w:rsidRPr="00790CE8">
              <w:rPr>
                <w:bCs/>
              </w:rPr>
              <w:t>Expected Result</w:t>
            </w:r>
          </w:p>
        </w:tc>
      </w:tr>
      <w:tr w:rsidR="00790CE8" w:rsidRPr="00790CE8" w14:paraId="43237A8F" w14:textId="77777777" w:rsidTr="00790CE8">
        <w:tc>
          <w:tcPr>
            <w:tcW w:w="0" w:type="auto"/>
            <w:hideMark/>
          </w:tcPr>
          <w:p w14:paraId="63D45699" w14:textId="77777777" w:rsidR="00790CE8" w:rsidRPr="00790CE8" w:rsidRDefault="00790CE8" w:rsidP="00790CE8">
            <w:pPr>
              <w:jc w:val="left"/>
            </w:pPr>
            <w:r w:rsidRPr="00790CE8">
              <w:t>1</w:t>
            </w:r>
          </w:p>
        </w:tc>
        <w:tc>
          <w:tcPr>
            <w:tcW w:w="0" w:type="auto"/>
            <w:hideMark/>
          </w:tcPr>
          <w:p w14:paraId="640B22B7" w14:textId="77777777" w:rsidR="00790CE8" w:rsidRPr="00790CE8" w:rsidRDefault="00790CE8" w:rsidP="00790CE8">
            <w:pPr>
              <w:jc w:val="left"/>
            </w:pPr>
            <w:r w:rsidRPr="00790CE8">
              <w:t>No</w:t>
            </w:r>
          </w:p>
        </w:tc>
        <w:tc>
          <w:tcPr>
            <w:tcW w:w="0" w:type="auto"/>
            <w:hideMark/>
          </w:tcPr>
          <w:p w14:paraId="1A3FBF58" w14:textId="77777777" w:rsidR="00790CE8" w:rsidRPr="00790CE8" w:rsidRDefault="00790CE8" w:rsidP="00790CE8">
            <w:pPr>
              <w:jc w:val="left"/>
            </w:pPr>
            <w:r w:rsidRPr="00790CE8">
              <w:t>-</w:t>
            </w:r>
          </w:p>
        </w:tc>
        <w:tc>
          <w:tcPr>
            <w:tcW w:w="0" w:type="auto"/>
            <w:hideMark/>
          </w:tcPr>
          <w:p w14:paraId="1A9C45EC" w14:textId="77777777" w:rsidR="00790CE8" w:rsidRPr="00790CE8" w:rsidRDefault="00790CE8" w:rsidP="00790CE8">
            <w:pPr>
              <w:jc w:val="left"/>
            </w:pPr>
            <w:r w:rsidRPr="00790CE8">
              <w:t>Guest</w:t>
            </w:r>
          </w:p>
        </w:tc>
        <w:tc>
          <w:tcPr>
            <w:tcW w:w="0" w:type="auto"/>
            <w:hideMark/>
          </w:tcPr>
          <w:p w14:paraId="783335FD" w14:textId="77777777" w:rsidR="00790CE8" w:rsidRPr="00790CE8" w:rsidRDefault="00790CE8" w:rsidP="00790CE8">
            <w:pPr>
              <w:jc w:val="left"/>
            </w:pPr>
            <w:r w:rsidRPr="00790CE8">
              <w:t>Public API</w:t>
            </w:r>
          </w:p>
        </w:tc>
        <w:tc>
          <w:tcPr>
            <w:tcW w:w="0" w:type="auto"/>
            <w:hideMark/>
          </w:tcPr>
          <w:p w14:paraId="5FAB2125" w14:textId="77777777" w:rsidR="00790CE8" w:rsidRPr="00790CE8" w:rsidRDefault="00790CE8" w:rsidP="00790CE8">
            <w:pPr>
              <w:jc w:val="left"/>
            </w:pPr>
            <w:r w:rsidRPr="00790CE8">
              <w:t>Success (200)</w:t>
            </w:r>
          </w:p>
        </w:tc>
      </w:tr>
      <w:tr w:rsidR="00790CE8" w:rsidRPr="00790CE8" w14:paraId="73025065" w14:textId="77777777" w:rsidTr="00790CE8">
        <w:tc>
          <w:tcPr>
            <w:tcW w:w="0" w:type="auto"/>
            <w:hideMark/>
          </w:tcPr>
          <w:p w14:paraId="43218BED" w14:textId="77777777" w:rsidR="00790CE8" w:rsidRPr="00790CE8" w:rsidRDefault="00790CE8" w:rsidP="00790CE8">
            <w:pPr>
              <w:jc w:val="left"/>
            </w:pPr>
            <w:r w:rsidRPr="00790CE8">
              <w:t>2</w:t>
            </w:r>
          </w:p>
        </w:tc>
        <w:tc>
          <w:tcPr>
            <w:tcW w:w="0" w:type="auto"/>
            <w:hideMark/>
          </w:tcPr>
          <w:p w14:paraId="7901E3FA" w14:textId="77777777" w:rsidR="00790CE8" w:rsidRPr="00790CE8" w:rsidRDefault="00790CE8" w:rsidP="00790CE8">
            <w:pPr>
              <w:jc w:val="left"/>
            </w:pPr>
            <w:r w:rsidRPr="00790CE8">
              <w:t>No</w:t>
            </w:r>
          </w:p>
        </w:tc>
        <w:tc>
          <w:tcPr>
            <w:tcW w:w="0" w:type="auto"/>
            <w:hideMark/>
          </w:tcPr>
          <w:p w14:paraId="5893E8B4" w14:textId="77777777" w:rsidR="00790CE8" w:rsidRPr="00790CE8" w:rsidRDefault="00790CE8" w:rsidP="00790CE8">
            <w:pPr>
              <w:jc w:val="left"/>
            </w:pPr>
            <w:r w:rsidRPr="00790CE8">
              <w:t>-</w:t>
            </w:r>
          </w:p>
        </w:tc>
        <w:tc>
          <w:tcPr>
            <w:tcW w:w="0" w:type="auto"/>
            <w:hideMark/>
          </w:tcPr>
          <w:p w14:paraId="3D531709" w14:textId="77777777" w:rsidR="00790CE8" w:rsidRPr="00790CE8" w:rsidRDefault="00790CE8" w:rsidP="00790CE8">
            <w:pPr>
              <w:jc w:val="left"/>
            </w:pPr>
            <w:r w:rsidRPr="00790CE8">
              <w:t>Guest</w:t>
            </w:r>
          </w:p>
        </w:tc>
        <w:tc>
          <w:tcPr>
            <w:tcW w:w="0" w:type="auto"/>
            <w:hideMark/>
          </w:tcPr>
          <w:p w14:paraId="37A77F59" w14:textId="77777777" w:rsidR="00790CE8" w:rsidRPr="00790CE8" w:rsidRDefault="00790CE8" w:rsidP="00790CE8">
            <w:pPr>
              <w:jc w:val="left"/>
            </w:pPr>
            <w:r w:rsidRPr="00790CE8">
              <w:t>User API</w:t>
            </w:r>
          </w:p>
        </w:tc>
        <w:tc>
          <w:tcPr>
            <w:tcW w:w="0" w:type="auto"/>
            <w:hideMark/>
          </w:tcPr>
          <w:p w14:paraId="2FCD5352" w14:textId="77777777" w:rsidR="00790CE8" w:rsidRPr="00790CE8" w:rsidRDefault="00790CE8" w:rsidP="00790CE8">
            <w:pPr>
              <w:jc w:val="left"/>
            </w:pPr>
            <w:r w:rsidRPr="00790CE8">
              <w:t>401 Unauthorized</w:t>
            </w:r>
          </w:p>
        </w:tc>
      </w:tr>
      <w:tr w:rsidR="00790CE8" w:rsidRPr="00790CE8" w14:paraId="620BAB7D" w14:textId="77777777" w:rsidTr="00790CE8">
        <w:tc>
          <w:tcPr>
            <w:tcW w:w="0" w:type="auto"/>
            <w:hideMark/>
          </w:tcPr>
          <w:p w14:paraId="3AD32A34" w14:textId="77777777" w:rsidR="00790CE8" w:rsidRPr="00790CE8" w:rsidRDefault="00790CE8" w:rsidP="00790CE8">
            <w:pPr>
              <w:jc w:val="left"/>
            </w:pPr>
            <w:r w:rsidRPr="00790CE8">
              <w:t>3</w:t>
            </w:r>
          </w:p>
        </w:tc>
        <w:tc>
          <w:tcPr>
            <w:tcW w:w="0" w:type="auto"/>
            <w:hideMark/>
          </w:tcPr>
          <w:p w14:paraId="5206DBF0" w14:textId="77777777" w:rsidR="00790CE8" w:rsidRPr="00790CE8" w:rsidRDefault="00790CE8" w:rsidP="00790CE8">
            <w:pPr>
              <w:jc w:val="left"/>
            </w:pPr>
            <w:r w:rsidRPr="00790CE8">
              <w:t>No</w:t>
            </w:r>
          </w:p>
        </w:tc>
        <w:tc>
          <w:tcPr>
            <w:tcW w:w="0" w:type="auto"/>
            <w:hideMark/>
          </w:tcPr>
          <w:p w14:paraId="6C30783A" w14:textId="77777777" w:rsidR="00790CE8" w:rsidRPr="00790CE8" w:rsidRDefault="00790CE8" w:rsidP="00790CE8">
            <w:pPr>
              <w:jc w:val="left"/>
            </w:pPr>
            <w:r w:rsidRPr="00790CE8">
              <w:t>-</w:t>
            </w:r>
          </w:p>
        </w:tc>
        <w:tc>
          <w:tcPr>
            <w:tcW w:w="0" w:type="auto"/>
            <w:hideMark/>
          </w:tcPr>
          <w:p w14:paraId="1A813472" w14:textId="77777777" w:rsidR="00790CE8" w:rsidRPr="00790CE8" w:rsidRDefault="00790CE8" w:rsidP="00790CE8">
            <w:pPr>
              <w:jc w:val="left"/>
            </w:pPr>
            <w:r w:rsidRPr="00790CE8">
              <w:t>Guest</w:t>
            </w:r>
          </w:p>
        </w:tc>
        <w:tc>
          <w:tcPr>
            <w:tcW w:w="0" w:type="auto"/>
            <w:hideMark/>
          </w:tcPr>
          <w:p w14:paraId="69C5B820" w14:textId="77777777" w:rsidR="00790CE8" w:rsidRPr="00790CE8" w:rsidRDefault="00790CE8" w:rsidP="00790CE8">
            <w:pPr>
              <w:jc w:val="left"/>
            </w:pPr>
            <w:r w:rsidRPr="00790CE8">
              <w:t>Admin API</w:t>
            </w:r>
          </w:p>
        </w:tc>
        <w:tc>
          <w:tcPr>
            <w:tcW w:w="0" w:type="auto"/>
            <w:hideMark/>
          </w:tcPr>
          <w:p w14:paraId="6135A519" w14:textId="77777777" w:rsidR="00790CE8" w:rsidRPr="00790CE8" w:rsidRDefault="00790CE8" w:rsidP="00790CE8">
            <w:pPr>
              <w:jc w:val="left"/>
            </w:pPr>
            <w:r w:rsidRPr="00790CE8">
              <w:t>401 Unauthorized</w:t>
            </w:r>
          </w:p>
        </w:tc>
      </w:tr>
      <w:tr w:rsidR="00790CE8" w:rsidRPr="00790CE8" w14:paraId="1881C6B0" w14:textId="77777777" w:rsidTr="00790CE8">
        <w:tc>
          <w:tcPr>
            <w:tcW w:w="0" w:type="auto"/>
            <w:hideMark/>
          </w:tcPr>
          <w:p w14:paraId="74BEBA77" w14:textId="77777777" w:rsidR="00790CE8" w:rsidRPr="00790CE8" w:rsidRDefault="00790CE8" w:rsidP="00790CE8">
            <w:pPr>
              <w:jc w:val="left"/>
            </w:pPr>
            <w:r w:rsidRPr="00790CE8">
              <w:t>4</w:t>
            </w:r>
          </w:p>
        </w:tc>
        <w:tc>
          <w:tcPr>
            <w:tcW w:w="0" w:type="auto"/>
            <w:hideMark/>
          </w:tcPr>
          <w:p w14:paraId="54046230" w14:textId="77777777" w:rsidR="00790CE8" w:rsidRPr="00790CE8" w:rsidRDefault="00790CE8" w:rsidP="00790CE8">
            <w:pPr>
              <w:jc w:val="left"/>
            </w:pPr>
            <w:r w:rsidRPr="00790CE8">
              <w:t>Yes</w:t>
            </w:r>
          </w:p>
        </w:tc>
        <w:tc>
          <w:tcPr>
            <w:tcW w:w="0" w:type="auto"/>
            <w:hideMark/>
          </w:tcPr>
          <w:p w14:paraId="4737A820" w14:textId="77777777" w:rsidR="00790CE8" w:rsidRPr="00790CE8" w:rsidRDefault="00790CE8" w:rsidP="00790CE8">
            <w:pPr>
              <w:jc w:val="left"/>
            </w:pPr>
            <w:r w:rsidRPr="00790CE8">
              <w:t>Invalid</w:t>
            </w:r>
          </w:p>
        </w:tc>
        <w:tc>
          <w:tcPr>
            <w:tcW w:w="0" w:type="auto"/>
            <w:hideMark/>
          </w:tcPr>
          <w:p w14:paraId="3D39A18D" w14:textId="77777777" w:rsidR="00790CE8" w:rsidRPr="00790CE8" w:rsidRDefault="00790CE8" w:rsidP="00790CE8">
            <w:pPr>
              <w:jc w:val="left"/>
            </w:pPr>
            <w:r w:rsidRPr="00790CE8">
              <w:t>User</w:t>
            </w:r>
          </w:p>
        </w:tc>
        <w:tc>
          <w:tcPr>
            <w:tcW w:w="0" w:type="auto"/>
            <w:hideMark/>
          </w:tcPr>
          <w:p w14:paraId="66F77477" w14:textId="77777777" w:rsidR="00790CE8" w:rsidRPr="00790CE8" w:rsidRDefault="00790CE8" w:rsidP="00790CE8">
            <w:pPr>
              <w:jc w:val="left"/>
            </w:pPr>
            <w:r w:rsidRPr="00790CE8">
              <w:t>User API</w:t>
            </w:r>
          </w:p>
        </w:tc>
        <w:tc>
          <w:tcPr>
            <w:tcW w:w="0" w:type="auto"/>
            <w:hideMark/>
          </w:tcPr>
          <w:p w14:paraId="3E3BD5B1" w14:textId="77777777" w:rsidR="00790CE8" w:rsidRPr="00790CE8" w:rsidRDefault="00790CE8" w:rsidP="00790CE8">
            <w:pPr>
              <w:jc w:val="left"/>
            </w:pPr>
            <w:r w:rsidRPr="00790CE8">
              <w:t>403 Forbidden</w:t>
            </w:r>
          </w:p>
        </w:tc>
      </w:tr>
      <w:tr w:rsidR="00790CE8" w:rsidRPr="00790CE8" w14:paraId="6FB71DAB" w14:textId="77777777" w:rsidTr="00790CE8">
        <w:tc>
          <w:tcPr>
            <w:tcW w:w="0" w:type="auto"/>
            <w:hideMark/>
          </w:tcPr>
          <w:p w14:paraId="45B00A2E" w14:textId="77777777" w:rsidR="00790CE8" w:rsidRPr="00790CE8" w:rsidRDefault="00790CE8" w:rsidP="00790CE8">
            <w:pPr>
              <w:jc w:val="left"/>
            </w:pPr>
            <w:r w:rsidRPr="00790CE8">
              <w:t>5</w:t>
            </w:r>
          </w:p>
        </w:tc>
        <w:tc>
          <w:tcPr>
            <w:tcW w:w="0" w:type="auto"/>
            <w:hideMark/>
          </w:tcPr>
          <w:p w14:paraId="0D83620D" w14:textId="77777777" w:rsidR="00790CE8" w:rsidRPr="00790CE8" w:rsidRDefault="00790CE8" w:rsidP="00790CE8">
            <w:pPr>
              <w:jc w:val="left"/>
            </w:pPr>
            <w:r w:rsidRPr="00790CE8">
              <w:t>Yes</w:t>
            </w:r>
          </w:p>
        </w:tc>
        <w:tc>
          <w:tcPr>
            <w:tcW w:w="0" w:type="auto"/>
            <w:hideMark/>
          </w:tcPr>
          <w:p w14:paraId="04555050" w14:textId="77777777" w:rsidR="00790CE8" w:rsidRPr="00790CE8" w:rsidRDefault="00790CE8" w:rsidP="00790CE8">
            <w:pPr>
              <w:jc w:val="left"/>
            </w:pPr>
            <w:r w:rsidRPr="00790CE8">
              <w:t>Valid</w:t>
            </w:r>
          </w:p>
        </w:tc>
        <w:tc>
          <w:tcPr>
            <w:tcW w:w="0" w:type="auto"/>
            <w:hideMark/>
          </w:tcPr>
          <w:p w14:paraId="57F6BA65" w14:textId="77777777" w:rsidR="00790CE8" w:rsidRPr="00790CE8" w:rsidRDefault="00790CE8" w:rsidP="00790CE8">
            <w:pPr>
              <w:jc w:val="left"/>
            </w:pPr>
            <w:r w:rsidRPr="00790CE8">
              <w:t>User</w:t>
            </w:r>
          </w:p>
        </w:tc>
        <w:tc>
          <w:tcPr>
            <w:tcW w:w="0" w:type="auto"/>
            <w:hideMark/>
          </w:tcPr>
          <w:p w14:paraId="2F598A69" w14:textId="77777777" w:rsidR="00790CE8" w:rsidRPr="00790CE8" w:rsidRDefault="00790CE8" w:rsidP="00790CE8">
            <w:pPr>
              <w:jc w:val="left"/>
            </w:pPr>
            <w:r w:rsidRPr="00790CE8">
              <w:t>User API</w:t>
            </w:r>
          </w:p>
        </w:tc>
        <w:tc>
          <w:tcPr>
            <w:tcW w:w="0" w:type="auto"/>
            <w:hideMark/>
          </w:tcPr>
          <w:p w14:paraId="191FB032" w14:textId="77777777" w:rsidR="00790CE8" w:rsidRPr="00790CE8" w:rsidRDefault="00790CE8" w:rsidP="00790CE8">
            <w:pPr>
              <w:jc w:val="left"/>
            </w:pPr>
            <w:r w:rsidRPr="00790CE8">
              <w:t>Success (200)</w:t>
            </w:r>
          </w:p>
        </w:tc>
      </w:tr>
      <w:tr w:rsidR="00790CE8" w:rsidRPr="00790CE8" w14:paraId="5B84C195" w14:textId="77777777" w:rsidTr="00790CE8">
        <w:tc>
          <w:tcPr>
            <w:tcW w:w="0" w:type="auto"/>
            <w:hideMark/>
          </w:tcPr>
          <w:p w14:paraId="5EFA091A" w14:textId="77777777" w:rsidR="00790CE8" w:rsidRPr="00790CE8" w:rsidRDefault="00790CE8" w:rsidP="00790CE8">
            <w:pPr>
              <w:jc w:val="left"/>
            </w:pPr>
            <w:r w:rsidRPr="00790CE8">
              <w:t>6</w:t>
            </w:r>
          </w:p>
        </w:tc>
        <w:tc>
          <w:tcPr>
            <w:tcW w:w="0" w:type="auto"/>
            <w:hideMark/>
          </w:tcPr>
          <w:p w14:paraId="393C1E83" w14:textId="77777777" w:rsidR="00790CE8" w:rsidRPr="00790CE8" w:rsidRDefault="00790CE8" w:rsidP="00790CE8">
            <w:pPr>
              <w:jc w:val="left"/>
            </w:pPr>
            <w:r w:rsidRPr="00790CE8">
              <w:t>Yes</w:t>
            </w:r>
          </w:p>
        </w:tc>
        <w:tc>
          <w:tcPr>
            <w:tcW w:w="0" w:type="auto"/>
            <w:hideMark/>
          </w:tcPr>
          <w:p w14:paraId="526B48ED" w14:textId="77777777" w:rsidR="00790CE8" w:rsidRPr="00790CE8" w:rsidRDefault="00790CE8" w:rsidP="00790CE8">
            <w:pPr>
              <w:jc w:val="left"/>
            </w:pPr>
            <w:r w:rsidRPr="00790CE8">
              <w:t>Valid</w:t>
            </w:r>
          </w:p>
        </w:tc>
        <w:tc>
          <w:tcPr>
            <w:tcW w:w="0" w:type="auto"/>
            <w:hideMark/>
          </w:tcPr>
          <w:p w14:paraId="78D994EB" w14:textId="77777777" w:rsidR="00790CE8" w:rsidRPr="00790CE8" w:rsidRDefault="00790CE8" w:rsidP="00790CE8">
            <w:pPr>
              <w:jc w:val="left"/>
            </w:pPr>
            <w:r w:rsidRPr="00790CE8">
              <w:t>User</w:t>
            </w:r>
          </w:p>
        </w:tc>
        <w:tc>
          <w:tcPr>
            <w:tcW w:w="0" w:type="auto"/>
            <w:hideMark/>
          </w:tcPr>
          <w:p w14:paraId="4E32FFFE" w14:textId="77777777" w:rsidR="00790CE8" w:rsidRPr="00790CE8" w:rsidRDefault="00790CE8" w:rsidP="00790CE8">
            <w:pPr>
              <w:jc w:val="left"/>
            </w:pPr>
            <w:r w:rsidRPr="00790CE8">
              <w:t>Admin API</w:t>
            </w:r>
          </w:p>
        </w:tc>
        <w:tc>
          <w:tcPr>
            <w:tcW w:w="0" w:type="auto"/>
            <w:hideMark/>
          </w:tcPr>
          <w:p w14:paraId="1593A099" w14:textId="77777777" w:rsidR="00790CE8" w:rsidRPr="00790CE8" w:rsidRDefault="00790CE8" w:rsidP="00790CE8">
            <w:pPr>
              <w:jc w:val="left"/>
            </w:pPr>
            <w:r w:rsidRPr="00790CE8">
              <w:t>403 Forbidden</w:t>
            </w:r>
          </w:p>
        </w:tc>
      </w:tr>
      <w:tr w:rsidR="00790CE8" w:rsidRPr="00790CE8" w14:paraId="4F556A99" w14:textId="77777777" w:rsidTr="00790CE8">
        <w:tc>
          <w:tcPr>
            <w:tcW w:w="0" w:type="auto"/>
            <w:hideMark/>
          </w:tcPr>
          <w:p w14:paraId="0F034D38" w14:textId="77777777" w:rsidR="00790CE8" w:rsidRPr="00790CE8" w:rsidRDefault="00790CE8" w:rsidP="00790CE8">
            <w:pPr>
              <w:jc w:val="left"/>
            </w:pPr>
            <w:r w:rsidRPr="00790CE8">
              <w:t>7</w:t>
            </w:r>
          </w:p>
        </w:tc>
        <w:tc>
          <w:tcPr>
            <w:tcW w:w="0" w:type="auto"/>
            <w:hideMark/>
          </w:tcPr>
          <w:p w14:paraId="0CB619E4" w14:textId="77777777" w:rsidR="00790CE8" w:rsidRPr="00790CE8" w:rsidRDefault="00790CE8" w:rsidP="00790CE8">
            <w:pPr>
              <w:jc w:val="left"/>
            </w:pPr>
            <w:r w:rsidRPr="00790CE8">
              <w:t>Yes</w:t>
            </w:r>
          </w:p>
        </w:tc>
        <w:tc>
          <w:tcPr>
            <w:tcW w:w="0" w:type="auto"/>
            <w:hideMark/>
          </w:tcPr>
          <w:p w14:paraId="410BEA50" w14:textId="77777777" w:rsidR="00790CE8" w:rsidRPr="00790CE8" w:rsidRDefault="00790CE8" w:rsidP="00790CE8">
            <w:pPr>
              <w:jc w:val="left"/>
            </w:pPr>
            <w:r w:rsidRPr="00790CE8">
              <w:t>Valid</w:t>
            </w:r>
          </w:p>
        </w:tc>
        <w:tc>
          <w:tcPr>
            <w:tcW w:w="0" w:type="auto"/>
            <w:hideMark/>
          </w:tcPr>
          <w:p w14:paraId="0128D888" w14:textId="77777777" w:rsidR="00790CE8" w:rsidRPr="00790CE8" w:rsidRDefault="00790CE8" w:rsidP="00790CE8">
            <w:pPr>
              <w:jc w:val="left"/>
            </w:pPr>
            <w:r w:rsidRPr="00790CE8">
              <w:t>Admin</w:t>
            </w:r>
          </w:p>
        </w:tc>
        <w:tc>
          <w:tcPr>
            <w:tcW w:w="0" w:type="auto"/>
            <w:hideMark/>
          </w:tcPr>
          <w:p w14:paraId="1707883D" w14:textId="77777777" w:rsidR="00790CE8" w:rsidRPr="00790CE8" w:rsidRDefault="00790CE8" w:rsidP="00790CE8">
            <w:pPr>
              <w:jc w:val="left"/>
            </w:pPr>
            <w:r w:rsidRPr="00790CE8">
              <w:t>Admin API</w:t>
            </w:r>
          </w:p>
        </w:tc>
        <w:tc>
          <w:tcPr>
            <w:tcW w:w="0" w:type="auto"/>
            <w:hideMark/>
          </w:tcPr>
          <w:p w14:paraId="170253CC" w14:textId="77777777" w:rsidR="00790CE8" w:rsidRPr="00790CE8" w:rsidRDefault="00790CE8" w:rsidP="00790CE8">
            <w:pPr>
              <w:jc w:val="left"/>
            </w:pPr>
            <w:r w:rsidRPr="00790CE8">
              <w:t>Success (200)</w:t>
            </w:r>
          </w:p>
        </w:tc>
      </w:tr>
    </w:tbl>
    <w:p w14:paraId="3562CBB2" w14:textId="77777777" w:rsidR="00C1537F" w:rsidRDefault="00790CE8" w:rsidP="00C1537F">
      <w:pPr>
        <w:jc w:val="center"/>
        <w:rPr>
          <w:bCs/>
          <w:i/>
          <w:iCs/>
        </w:rPr>
      </w:pPr>
      <w:r w:rsidRPr="00790CE8">
        <w:rPr>
          <w:bCs/>
          <w:i/>
          <w:iCs/>
        </w:rPr>
        <w:t>Table 4.1. Decision Table for API Access Authorization</w:t>
      </w:r>
    </w:p>
    <w:p w14:paraId="1AE75B98" w14:textId="3202ED9F" w:rsidR="00790CE8" w:rsidRPr="00790CE8" w:rsidRDefault="00790CE8" w:rsidP="00C1537F">
      <w:pPr>
        <w:jc w:val="left"/>
      </w:pPr>
      <w:r w:rsidRPr="00790CE8">
        <w:br/>
        <w:t>From the decision table, the team identifies 7 necessary test cases to test all authorization scenarios. Each row in the table corresponds to a specific test case.</w:t>
      </w:r>
    </w:p>
    <w:p w14:paraId="38B19682" w14:textId="44DEAFC1" w:rsidR="00790CE8" w:rsidRPr="00790CE8" w:rsidRDefault="00790CE8" w:rsidP="00360CBA">
      <w:pPr>
        <w:jc w:val="left"/>
      </w:pPr>
      <w:r w:rsidRPr="00360CBA">
        <w:rPr>
          <w:b/>
          <w:bCs/>
        </w:rPr>
        <w:t>State Transition</w:t>
      </w:r>
      <w:r w:rsidRPr="00790CE8">
        <w:br/>
        <w:t>State transition technique is applied to objects with complex lifecycles such as orders. Order states in the system include: pending, confirmed, processing, shipped, delivered, cancelled. Valid and invalid state transitions are identified for test case design.</w:t>
      </w:r>
    </w:p>
    <w:tbl>
      <w:tblPr>
        <w:tblStyle w:val="TableGridLight"/>
        <w:tblW w:w="0" w:type="auto"/>
        <w:tblLook w:val="04A0" w:firstRow="1" w:lastRow="0" w:firstColumn="1" w:lastColumn="0" w:noHBand="0" w:noVBand="1"/>
      </w:tblPr>
      <w:tblGrid>
        <w:gridCol w:w="1365"/>
        <w:gridCol w:w="1343"/>
        <w:gridCol w:w="765"/>
        <w:gridCol w:w="3776"/>
      </w:tblGrid>
      <w:tr w:rsidR="00790CE8" w:rsidRPr="00790CE8" w14:paraId="6021D7CB" w14:textId="77777777" w:rsidTr="00C1537F">
        <w:tc>
          <w:tcPr>
            <w:tcW w:w="0" w:type="auto"/>
            <w:hideMark/>
          </w:tcPr>
          <w:p w14:paraId="0FE7CD39" w14:textId="77777777" w:rsidR="00790CE8" w:rsidRPr="00790CE8" w:rsidRDefault="00790CE8" w:rsidP="00790CE8">
            <w:pPr>
              <w:jc w:val="left"/>
              <w:rPr>
                <w:bCs/>
              </w:rPr>
            </w:pPr>
            <w:r w:rsidRPr="00790CE8">
              <w:rPr>
                <w:bCs/>
              </w:rPr>
              <w:t>From State</w:t>
            </w:r>
          </w:p>
        </w:tc>
        <w:tc>
          <w:tcPr>
            <w:tcW w:w="0" w:type="auto"/>
            <w:hideMark/>
          </w:tcPr>
          <w:p w14:paraId="4AB8CEEF" w14:textId="77777777" w:rsidR="00790CE8" w:rsidRPr="00790CE8" w:rsidRDefault="00790CE8" w:rsidP="00790CE8">
            <w:pPr>
              <w:jc w:val="left"/>
              <w:rPr>
                <w:bCs/>
              </w:rPr>
            </w:pPr>
            <w:r w:rsidRPr="00790CE8">
              <w:rPr>
                <w:bCs/>
              </w:rPr>
              <w:t>To State</w:t>
            </w:r>
          </w:p>
        </w:tc>
        <w:tc>
          <w:tcPr>
            <w:tcW w:w="0" w:type="auto"/>
            <w:hideMark/>
          </w:tcPr>
          <w:p w14:paraId="2EE78EC0" w14:textId="488F482B" w:rsidR="00790CE8" w:rsidRPr="00790CE8" w:rsidRDefault="00790CE8" w:rsidP="00790CE8">
            <w:pPr>
              <w:jc w:val="left"/>
              <w:rPr>
                <w:bCs/>
              </w:rPr>
            </w:pPr>
            <w:r w:rsidRPr="00790CE8">
              <w:rPr>
                <w:bCs/>
              </w:rPr>
              <w:t>Valid</w:t>
            </w:r>
          </w:p>
        </w:tc>
        <w:tc>
          <w:tcPr>
            <w:tcW w:w="0" w:type="auto"/>
            <w:hideMark/>
          </w:tcPr>
          <w:p w14:paraId="045C331F" w14:textId="77777777" w:rsidR="00790CE8" w:rsidRPr="00790CE8" w:rsidRDefault="00790CE8" w:rsidP="00790CE8">
            <w:pPr>
              <w:jc w:val="left"/>
              <w:rPr>
                <w:bCs/>
              </w:rPr>
            </w:pPr>
            <w:r w:rsidRPr="00790CE8">
              <w:rPr>
                <w:bCs/>
              </w:rPr>
              <w:t>Description</w:t>
            </w:r>
          </w:p>
        </w:tc>
      </w:tr>
      <w:tr w:rsidR="00790CE8" w:rsidRPr="00790CE8" w14:paraId="52252EE5" w14:textId="77777777" w:rsidTr="00C1537F">
        <w:tc>
          <w:tcPr>
            <w:tcW w:w="0" w:type="auto"/>
            <w:hideMark/>
          </w:tcPr>
          <w:p w14:paraId="0D60750B" w14:textId="77777777" w:rsidR="00790CE8" w:rsidRPr="00790CE8" w:rsidRDefault="00790CE8" w:rsidP="00790CE8">
            <w:pPr>
              <w:jc w:val="left"/>
            </w:pPr>
            <w:r w:rsidRPr="00790CE8">
              <w:t>Pending</w:t>
            </w:r>
          </w:p>
        </w:tc>
        <w:tc>
          <w:tcPr>
            <w:tcW w:w="0" w:type="auto"/>
            <w:hideMark/>
          </w:tcPr>
          <w:p w14:paraId="4876E8DC" w14:textId="77777777" w:rsidR="00790CE8" w:rsidRPr="00790CE8" w:rsidRDefault="00790CE8" w:rsidP="00790CE8">
            <w:pPr>
              <w:jc w:val="left"/>
            </w:pPr>
            <w:r w:rsidRPr="00790CE8">
              <w:t>Confirmed</w:t>
            </w:r>
          </w:p>
        </w:tc>
        <w:tc>
          <w:tcPr>
            <w:tcW w:w="0" w:type="auto"/>
            <w:hideMark/>
          </w:tcPr>
          <w:p w14:paraId="14D00CCD" w14:textId="77777777" w:rsidR="00790CE8" w:rsidRPr="00790CE8" w:rsidRDefault="00790CE8" w:rsidP="00790CE8">
            <w:pPr>
              <w:jc w:val="left"/>
            </w:pPr>
            <w:r w:rsidRPr="00790CE8">
              <w:t>Yes</w:t>
            </w:r>
          </w:p>
        </w:tc>
        <w:tc>
          <w:tcPr>
            <w:tcW w:w="0" w:type="auto"/>
            <w:hideMark/>
          </w:tcPr>
          <w:p w14:paraId="0C87D5E3" w14:textId="77777777" w:rsidR="00790CE8" w:rsidRPr="00790CE8" w:rsidRDefault="00790CE8" w:rsidP="00790CE8">
            <w:pPr>
              <w:jc w:val="left"/>
            </w:pPr>
            <w:r w:rsidRPr="00790CE8">
              <w:t>Admin confirms order.</w:t>
            </w:r>
          </w:p>
        </w:tc>
      </w:tr>
      <w:tr w:rsidR="00790CE8" w:rsidRPr="00790CE8" w14:paraId="066A6F7D" w14:textId="77777777" w:rsidTr="00C1537F">
        <w:tc>
          <w:tcPr>
            <w:tcW w:w="0" w:type="auto"/>
            <w:hideMark/>
          </w:tcPr>
          <w:p w14:paraId="7784E154" w14:textId="77777777" w:rsidR="00790CE8" w:rsidRPr="00790CE8" w:rsidRDefault="00790CE8" w:rsidP="00790CE8">
            <w:pPr>
              <w:jc w:val="left"/>
            </w:pPr>
            <w:r w:rsidRPr="00790CE8">
              <w:t>Pending</w:t>
            </w:r>
          </w:p>
        </w:tc>
        <w:tc>
          <w:tcPr>
            <w:tcW w:w="0" w:type="auto"/>
            <w:hideMark/>
          </w:tcPr>
          <w:p w14:paraId="3FC54110" w14:textId="77777777" w:rsidR="00790CE8" w:rsidRPr="00790CE8" w:rsidRDefault="00790CE8" w:rsidP="00790CE8">
            <w:pPr>
              <w:jc w:val="left"/>
            </w:pPr>
            <w:r w:rsidRPr="00790CE8">
              <w:t>Cancelled</w:t>
            </w:r>
          </w:p>
        </w:tc>
        <w:tc>
          <w:tcPr>
            <w:tcW w:w="0" w:type="auto"/>
            <w:hideMark/>
          </w:tcPr>
          <w:p w14:paraId="0D5DCBDF" w14:textId="77777777" w:rsidR="00790CE8" w:rsidRPr="00790CE8" w:rsidRDefault="00790CE8" w:rsidP="00790CE8">
            <w:pPr>
              <w:jc w:val="left"/>
            </w:pPr>
            <w:r w:rsidRPr="00790CE8">
              <w:t>Yes</w:t>
            </w:r>
          </w:p>
        </w:tc>
        <w:tc>
          <w:tcPr>
            <w:tcW w:w="0" w:type="auto"/>
            <w:hideMark/>
          </w:tcPr>
          <w:p w14:paraId="6262E14F" w14:textId="77777777" w:rsidR="00790CE8" w:rsidRPr="00790CE8" w:rsidRDefault="00790CE8" w:rsidP="00790CE8">
            <w:pPr>
              <w:jc w:val="left"/>
            </w:pPr>
            <w:r w:rsidRPr="00790CE8">
              <w:t>Cancel order before confirmation.</w:t>
            </w:r>
          </w:p>
        </w:tc>
      </w:tr>
      <w:tr w:rsidR="00790CE8" w:rsidRPr="00790CE8" w14:paraId="4E838154" w14:textId="77777777" w:rsidTr="00C1537F">
        <w:tc>
          <w:tcPr>
            <w:tcW w:w="0" w:type="auto"/>
            <w:hideMark/>
          </w:tcPr>
          <w:p w14:paraId="3C43D571" w14:textId="77777777" w:rsidR="00790CE8" w:rsidRPr="00790CE8" w:rsidRDefault="00790CE8" w:rsidP="00790CE8">
            <w:pPr>
              <w:jc w:val="left"/>
            </w:pPr>
            <w:r w:rsidRPr="00790CE8">
              <w:t>Confirmed</w:t>
            </w:r>
          </w:p>
        </w:tc>
        <w:tc>
          <w:tcPr>
            <w:tcW w:w="0" w:type="auto"/>
            <w:hideMark/>
          </w:tcPr>
          <w:p w14:paraId="11603163" w14:textId="77777777" w:rsidR="00790CE8" w:rsidRPr="00790CE8" w:rsidRDefault="00790CE8" w:rsidP="00790CE8">
            <w:pPr>
              <w:jc w:val="left"/>
            </w:pPr>
            <w:r w:rsidRPr="00790CE8">
              <w:t>Processing</w:t>
            </w:r>
          </w:p>
        </w:tc>
        <w:tc>
          <w:tcPr>
            <w:tcW w:w="0" w:type="auto"/>
            <w:hideMark/>
          </w:tcPr>
          <w:p w14:paraId="32535492" w14:textId="77777777" w:rsidR="00790CE8" w:rsidRPr="00790CE8" w:rsidRDefault="00790CE8" w:rsidP="00790CE8">
            <w:pPr>
              <w:jc w:val="left"/>
            </w:pPr>
            <w:r w:rsidRPr="00790CE8">
              <w:t>Yes</w:t>
            </w:r>
          </w:p>
        </w:tc>
        <w:tc>
          <w:tcPr>
            <w:tcW w:w="0" w:type="auto"/>
            <w:hideMark/>
          </w:tcPr>
          <w:p w14:paraId="41E021F5" w14:textId="77777777" w:rsidR="00790CE8" w:rsidRPr="00790CE8" w:rsidRDefault="00790CE8" w:rsidP="00790CE8">
            <w:pPr>
              <w:jc w:val="left"/>
            </w:pPr>
            <w:r w:rsidRPr="00790CE8">
              <w:t>Begin processing order.</w:t>
            </w:r>
          </w:p>
        </w:tc>
      </w:tr>
      <w:tr w:rsidR="00790CE8" w:rsidRPr="00790CE8" w14:paraId="2F6B4099" w14:textId="77777777" w:rsidTr="00C1537F">
        <w:tc>
          <w:tcPr>
            <w:tcW w:w="0" w:type="auto"/>
            <w:hideMark/>
          </w:tcPr>
          <w:p w14:paraId="26055EBD" w14:textId="77777777" w:rsidR="00790CE8" w:rsidRPr="00790CE8" w:rsidRDefault="00790CE8" w:rsidP="00790CE8">
            <w:pPr>
              <w:jc w:val="left"/>
            </w:pPr>
            <w:r w:rsidRPr="00790CE8">
              <w:t>Confirmed</w:t>
            </w:r>
          </w:p>
        </w:tc>
        <w:tc>
          <w:tcPr>
            <w:tcW w:w="0" w:type="auto"/>
            <w:hideMark/>
          </w:tcPr>
          <w:p w14:paraId="37104FBA" w14:textId="77777777" w:rsidR="00790CE8" w:rsidRPr="00790CE8" w:rsidRDefault="00790CE8" w:rsidP="00790CE8">
            <w:pPr>
              <w:jc w:val="left"/>
            </w:pPr>
            <w:r w:rsidRPr="00790CE8">
              <w:t>Cancelled</w:t>
            </w:r>
          </w:p>
        </w:tc>
        <w:tc>
          <w:tcPr>
            <w:tcW w:w="0" w:type="auto"/>
            <w:hideMark/>
          </w:tcPr>
          <w:p w14:paraId="07CF6EF6" w14:textId="77777777" w:rsidR="00790CE8" w:rsidRPr="00790CE8" w:rsidRDefault="00790CE8" w:rsidP="00790CE8">
            <w:pPr>
              <w:jc w:val="left"/>
            </w:pPr>
            <w:r w:rsidRPr="00790CE8">
              <w:t>Yes</w:t>
            </w:r>
          </w:p>
        </w:tc>
        <w:tc>
          <w:tcPr>
            <w:tcW w:w="0" w:type="auto"/>
            <w:hideMark/>
          </w:tcPr>
          <w:p w14:paraId="3BE0856B" w14:textId="77777777" w:rsidR="00790CE8" w:rsidRPr="00790CE8" w:rsidRDefault="00790CE8" w:rsidP="00790CE8">
            <w:pPr>
              <w:jc w:val="left"/>
            </w:pPr>
            <w:r w:rsidRPr="00790CE8">
              <w:t>Cancel order after confirmation.</w:t>
            </w:r>
          </w:p>
        </w:tc>
      </w:tr>
      <w:tr w:rsidR="00790CE8" w:rsidRPr="00790CE8" w14:paraId="7DFD7067" w14:textId="77777777" w:rsidTr="00C1537F">
        <w:tc>
          <w:tcPr>
            <w:tcW w:w="0" w:type="auto"/>
            <w:hideMark/>
          </w:tcPr>
          <w:p w14:paraId="409A088C" w14:textId="77777777" w:rsidR="00790CE8" w:rsidRPr="00790CE8" w:rsidRDefault="00790CE8" w:rsidP="00790CE8">
            <w:pPr>
              <w:jc w:val="left"/>
            </w:pPr>
            <w:r w:rsidRPr="00790CE8">
              <w:t>Processing</w:t>
            </w:r>
          </w:p>
        </w:tc>
        <w:tc>
          <w:tcPr>
            <w:tcW w:w="0" w:type="auto"/>
            <w:hideMark/>
          </w:tcPr>
          <w:p w14:paraId="7046A9F7" w14:textId="77777777" w:rsidR="00790CE8" w:rsidRPr="00790CE8" w:rsidRDefault="00790CE8" w:rsidP="00790CE8">
            <w:pPr>
              <w:jc w:val="left"/>
            </w:pPr>
            <w:r w:rsidRPr="00790CE8">
              <w:t>Shipped</w:t>
            </w:r>
          </w:p>
        </w:tc>
        <w:tc>
          <w:tcPr>
            <w:tcW w:w="0" w:type="auto"/>
            <w:hideMark/>
          </w:tcPr>
          <w:p w14:paraId="61F35107" w14:textId="77777777" w:rsidR="00790CE8" w:rsidRPr="00790CE8" w:rsidRDefault="00790CE8" w:rsidP="00790CE8">
            <w:pPr>
              <w:jc w:val="left"/>
            </w:pPr>
            <w:r w:rsidRPr="00790CE8">
              <w:t>Yes</w:t>
            </w:r>
          </w:p>
        </w:tc>
        <w:tc>
          <w:tcPr>
            <w:tcW w:w="0" w:type="auto"/>
            <w:hideMark/>
          </w:tcPr>
          <w:p w14:paraId="4E7873C0" w14:textId="77777777" w:rsidR="00790CE8" w:rsidRPr="00790CE8" w:rsidRDefault="00790CE8" w:rsidP="00790CE8">
            <w:pPr>
              <w:jc w:val="left"/>
            </w:pPr>
            <w:r w:rsidRPr="00790CE8">
              <w:t>Handed over to shipping provider.</w:t>
            </w:r>
          </w:p>
        </w:tc>
      </w:tr>
      <w:tr w:rsidR="00790CE8" w:rsidRPr="00790CE8" w14:paraId="27D3C9A3" w14:textId="77777777" w:rsidTr="00C1537F">
        <w:tc>
          <w:tcPr>
            <w:tcW w:w="0" w:type="auto"/>
            <w:hideMark/>
          </w:tcPr>
          <w:p w14:paraId="7ECE0F95" w14:textId="77777777" w:rsidR="00790CE8" w:rsidRPr="00790CE8" w:rsidRDefault="00790CE8" w:rsidP="00790CE8">
            <w:pPr>
              <w:jc w:val="left"/>
            </w:pPr>
            <w:r w:rsidRPr="00790CE8">
              <w:t>Processing</w:t>
            </w:r>
          </w:p>
        </w:tc>
        <w:tc>
          <w:tcPr>
            <w:tcW w:w="0" w:type="auto"/>
            <w:hideMark/>
          </w:tcPr>
          <w:p w14:paraId="4238C42F" w14:textId="77777777" w:rsidR="00790CE8" w:rsidRPr="00790CE8" w:rsidRDefault="00790CE8" w:rsidP="00790CE8">
            <w:pPr>
              <w:jc w:val="left"/>
            </w:pPr>
            <w:r w:rsidRPr="00790CE8">
              <w:t>Cancelled</w:t>
            </w:r>
          </w:p>
        </w:tc>
        <w:tc>
          <w:tcPr>
            <w:tcW w:w="0" w:type="auto"/>
            <w:hideMark/>
          </w:tcPr>
          <w:p w14:paraId="16CB1F0F" w14:textId="77777777" w:rsidR="00790CE8" w:rsidRPr="00790CE8" w:rsidRDefault="00790CE8" w:rsidP="00790CE8">
            <w:pPr>
              <w:jc w:val="left"/>
            </w:pPr>
            <w:r w:rsidRPr="00790CE8">
              <w:t>No</w:t>
            </w:r>
          </w:p>
        </w:tc>
        <w:tc>
          <w:tcPr>
            <w:tcW w:w="0" w:type="auto"/>
            <w:hideMark/>
          </w:tcPr>
          <w:p w14:paraId="09735014" w14:textId="77777777" w:rsidR="00790CE8" w:rsidRPr="00790CE8" w:rsidRDefault="00790CE8" w:rsidP="00790CE8">
            <w:pPr>
              <w:jc w:val="left"/>
            </w:pPr>
            <w:r w:rsidRPr="00790CE8">
              <w:t>Cannot cancel while processing.</w:t>
            </w:r>
          </w:p>
        </w:tc>
      </w:tr>
      <w:tr w:rsidR="00790CE8" w:rsidRPr="00790CE8" w14:paraId="62C14A97" w14:textId="77777777" w:rsidTr="00C1537F">
        <w:tc>
          <w:tcPr>
            <w:tcW w:w="0" w:type="auto"/>
            <w:hideMark/>
          </w:tcPr>
          <w:p w14:paraId="02EB38CD" w14:textId="77777777" w:rsidR="00790CE8" w:rsidRPr="00790CE8" w:rsidRDefault="00790CE8" w:rsidP="00790CE8">
            <w:pPr>
              <w:jc w:val="left"/>
            </w:pPr>
            <w:r w:rsidRPr="00790CE8">
              <w:t>Shipped</w:t>
            </w:r>
          </w:p>
        </w:tc>
        <w:tc>
          <w:tcPr>
            <w:tcW w:w="0" w:type="auto"/>
            <w:hideMark/>
          </w:tcPr>
          <w:p w14:paraId="14EEC7FF" w14:textId="77777777" w:rsidR="00790CE8" w:rsidRPr="00790CE8" w:rsidRDefault="00790CE8" w:rsidP="00790CE8">
            <w:pPr>
              <w:jc w:val="left"/>
            </w:pPr>
            <w:r w:rsidRPr="00790CE8">
              <w:t>Delivered</w:t>
            </w:r>
          </w:p>
        </w:tc>
        <w:tc>
          <w:tcPr>
            <w:tcW w:w="0" w:type="auto"/>
            <w:hideMark/>
          </w:tcPr>
          <w:p w14:paraId="277B4BF8" w14:textId="77777777" w:rsidR="00790CE8" w:rsidRPr="00790CE8" w:rsidRDefault="00790CE8" w:rsidP="00790CE8">
            <w:pPr>
              <w:jc w:val="left"/>
            </w:pPr>
            <w:r w:rsidRPr="00790CE8">
              <w:t>Yes</w:t>
            </w:r>
          </w:p>
        </w:tc>
        <w:tc>
          <w:tcPr>
            <w:tcW w:w="0" w:type="auto"/>
            <w:hideMark/>
          </w:tcPr>
          <w:p w14:paraId="401E3AC4" w14:textId="77777777" w:rsidR="00790CE8" w:rsidRPr="00790CE8" w:rsidRDefault="00790CE8" w:rsidP="00790CE8">
            <w:pPr>
              <w:jc w:val="left"/>
            </w:pPr>
            <w:r w:rsidRPr="00790CE8">
              <w:t>Delivery successful.</w:t>
            </w:r>
          </w:p>
        </w:tc>
      </w:tr>
      <w:tr w:rsidR="00790CE8" w:rsidRPr="00790CE8" w14:paraId="577EF0C0" w14:textId="77777777" w:rsidTr="00C1537F">
        <w:tc>
          <w:tcPr>
            <w:tcW w:w="0" w:type="auto"/>
            <w:hideMark/>
          </w:tcPr>
          <w:p w14:paraId="2C577772" w14:textId="77777777" w:rsidR="00790CE8" w:rsidRPr="00790CE8" w:rsidRDefault="00790CE8" w:rsidP="00790CE8">
            <w:pPr>
              <w:jc w:val="left"/>
            </w:pPr>
            <w:r w:rsidRPr="00790CE8">
              <w:t>Shipped</w:t>
            </w:r>
          </w:p>
        </w:tc>
        <w:tc>
          <w:tcPr>
            <w:tcW w:w="0" w:type="auto"/>
            <w:hideMark/>
          </w:tcPr>
          <w:p w14:paraId="328E1C2B" w14:textId="77777777" w:rsidR="00790CE8" w:rsidRPr="00790CE8" w:rsidRDefault="00790CE8" w:rsidP="00790CE8">
            <w:pPr>
              <w:jc w:val="left"/>
            </w:pPr>
            <w:r w:rsidRPr="00790CE8">
              <w:t>Cancelled</w:t>
            </w:r>
          </w:p>
        </w:tc>
        <w:tc>
          <w:tcPr>
            <w:tcW w:w="0" w:type="auto"/>
            <w:hideMark/>
          </w:tcPr>
          <w:p w14:paraId="10DB699A" w14:textId="77777777" w:rsidR="00790CE8" w:rsidRPr="00790CE8" w:rsidRDefault="00790CE8" w:rsidP="00790CE8">
            <w:pPr>
              <w:jc w:val="left"/>
            </w:pPr>
            <w:r w:rsidRPr="00790CE8">
              <w:t>No</w:t>
            </w:r>
          </w:p>
        </w:tc>
        <w:tc>
          <w:tcPr>
            <w:tcW w:w="0" w:type="auto"/>
            <w:hideMark/>
          </w:tcPr>
          <w:p w14:paraId="4C6EF377" w14:textId="77777777" w:rsidR="00790CE8" w:rsidRPr="00790CE8" w:rsidRDefault="00790CE8" w:rsidP="00790CE8">
            <w:pPr>
              <w:jc w:val="left"/>
            </w:pPr>
            <w:r w:rsidRPr="00790CE8">
              <w:t>Cannot cancel after shipping.</w:t>
            </w:r>
          </w:p>
        </w:tc>
      </w:tr>
    </w:tbl>
    <w:p w14:paraId="261D1A67" w14:textId="77777777" w:rsidR="00C1537F" w:rsidRDefault="00790CE8" w:rsidP="00C1537F">
      <w:pPr>
        <w:jc w:val="center"/>
        <w:rPr>
          <w:bCs/>
          <w:i/>
          <w:iCs/>
        </w:rPr>
      </w:pPr>
      <w:r w:rsidRPr="00C1537F">
        <w:rPr>
          <w:bCs/>
          <w:i/>
          <w:iCs/>
        </w:rPr>
        <w:t>Table 4.2. Order State Transition Matrix</w:t>
      </w:r>
    </w:p>
    <w:p w14:paraId="3BE6CB65" w14:textId="66FA29A9" w:rsidR="00790CE8" w:rsidRPr="00790CE8" w:rsidRDefault="00790CE8" w:rsidP="00C1537F">
      <w:pPr>
        <w:jc w:val="left"/>
      </w:pPr>
      <w:r w:rsidRPr="00790CE8">
        <w:br/>
        <w:t>Based on this matrix, the team designs test cases to test each state transition, ensuring the system only allows valid transitions and rejects invalid ones.</w:t>
      </w:r>
      <w:r w:rsidRPr="00790CE8">
        <w:br/>
        <w:t>This method ensures the eCommerce system handles state transitions accurately and consistently, especially important for complex workflows like order processing and payment handling.</w:t>
      </w:r>
    </w:p>
    <w:p w14:paraId="468B6BCF" w14:textId="77777777" w:rsidR="00360CBA" w:rsidRPr="00360CBA" w:rsidRDefault="00790CE8" w:rsidP="00360CBA">
      <w:pPr>
        <w:pStyle w:val="Heading3"/>
        <w:rPr>
          <w:rStyle w:val="Heading3Char"/>
          <w:b/>
          <w:bCs/>
        </w:rPr>
      </w:pPr>
      <w:bookmarkStart w:id="84" w:name="_Toc217241658"/>
      <w:r w:rsidRPr="00360CBA">
        <w:rPr>
          <w:rStyle w:val="Heading3Char"/>
          <w:b/>
          <w:bCs/>
        </w:rPr>
        <w:t>4.3.2. White-Box Testing</w:t>
      </w:r>
      <w:bookmarkEnd w:id="84"/>
    </w:p>
    <w:p w14:paraId="2015ACC6" w14:textId="203F5B6F" w:rsidR="00790CE8" w:rsidRPr="00790CE8" w:rsidRDefault="00790CE8" w:rsidP="00790CE8">
      <w:pPr>
        <w:jc w:val="left"/>
      </w:pPr>
      <w:r w:rsidRPr="00790CE8">
        <w:t>White-box testing focuses on the internal structure of source code, using knowledge of program logic to design test cases. In the project, the team applies the following white-box techniques:</w:t>
      </w:r>
    </w:p>
    <w:p w14:paraId="7A91DB8D" w14:textId="39A3767C" w:rsidR="00790CE8" w:rsidRPr="00790CE8" w:rsidRDefault="00790CE8" w:rsidP="00360CBA">
      <w:pPr>
        <w:jc w:val="left"/>
      </w:pPr>
      <w:r w:rsidRPr="00360CBA">
        <w:rPr>
          <w:b/>
          <w:bCs/>
        </w:rPr>
        <w:t>Control Flow Graph (CFG) Analysis</w:t>
      </w:r>
      <w:r w:rsidRPr="00360CBA">
        <w:rPr>
          <w:b/>
          <w:bCs/>
        </w:rPr>
        <w:br/>
      </w:r>
      <w:r w:rsidRPr="00790CE8">
        <w:t>Control flow graphs are used to represent program execution flow. The team selects the calculateTotalWithDiscount function in the order processing service for illustration.</w:t>
      </w:r>
      <w:r w:rsidRPr="00790CE8">
        <w:br/>
        <w:t>Source code of the calculateTotalWithDiscount() function:</w:t>
      </w:r>
    </w:p>
    <w:p w14:paraId="3C6E3868" w14:textId="77777777" w:rsidR="00513C36" w:rsidRPr="00BE2790" w:rsidRDefault="00513C36" w:rsidP="00513C36">
      <w:pPr>
        <w:rPr>
          <w:szCs w:val="26"/>
        </w:rPr>
      </w:pPr>
      <w:r w:rsidRPr="00BE2790">
        <w:rPr>
          <w:szCs w:val="26"/>
        </w:rPr>
        <w:t>function calculateTotalWithDiscount(items, voucher) {</w:t>
      </w:r>
    </w:p>
    <w:p w14:paraId="6B76C4EC" w14:textId="77777777" w:rsidR="00513C36" w:rsidRPr="00BE2790" w:rsidRDefault="00513C36" w:rsidP="00513C36">
      <w:pPr>
        <w:rPr>
          <w:szCs w:val="26"/>
        </w:rPr>
      </w:pPr>
      <w:r w:rsidRPr="00BE2790">
        <w:rPr>
          <w:szCs w:val="26"/>
        </w:rPr>
        <w:t xml:space="preserve">    // Node 1: Kiểm tra đầu vào</w:t>
      </w:r>
    </w:p>
    <w:p w14:paraId="466D7517" w14:textId="77777777" w:rsidR="00513C36" w:rsidRPr="00BE2790" w:rsidRDefault="00513C36" w:rsidP="00513C36">
      <w:pPr>
        <w:rPr>
          <w:szCs w:val="26"/>
        </w:rPr>
      </w:pPr>
      <w:r w:rsidRPr="00BE2790">
        <w:rPr>
          <w:szCs w:val="26"/>
        </w:rPr>
        <w:t xml:space="preserve">    if (!items || items.length === 0) {</w:t>
      </w:r>
    </w:p>
    <w:p w14:paraId="7031C7CC" w14:textId="77777777" w:rsidR="00513C36" w:rsidRPr="00BE2790" w:rsidRDefault="00513C36" w:rsidP="00513C36">
      <w:pPr>
        <w:rPr>
          <w:szCs w:val="26"/>
        </w:rPr>
      </w:pPr>
      <w:r w:rsidRPr="00BE2790">
        <w:rPr>
          <w:szCs w:val="26"/>
        </w:rPr>
        <w:t xml:space="preserve">        throw new Error('Danh sách sản phẩm không được trống');</w:t>
      </w:r>
    </w:p>
    <w:p w14:paraId="3FECCB27" w14:textId="68F8FE7F" w:rsidR="00513C36" w:rsidRPr="00BE2790" w:rsidRDefault="00513C36" w:rsidP="00513C36">
      <w:pPr>
        <w:rPr>
          <w:szCs w:val="26"/>
        </w:rPr>
      </w:pPr>
      <w:r w:rsidRPr="00BE2790">
        <w:rPr>
          <w:szCs w:val="26"/>
        </w:rPr>
        <w:t xml:space="preserve">    }</w:t>
      </w:r>
    </w:p>
    <w:p w14:paraId="7A3A7EB7" w14:textId="77777777" w:rsidR="00513C36" w:rsidRPr="00BE2790" w:rsidRDefault="00513C36" w:rsidP="00513C36">
      <w:pPr>
        <w:rPr>
          <w:szCs w:val="26"/>
        </w:rPr>
      </w:pPr>
      <w:r w:rsidRPr="00BE2790">
        <w:rPr>
          <w:szCs w:val="26"/>
        </w:rPr>
        <w:t xml:space="preserve">    // Node 2: Tính tổng tiền</w:t>
      </w:r>
    </w:p>
    <w:p w14:paraId="311C33BC" w14:textId="77777777" w:rsidR="00513C36" w:rsidRPr="00BE2790" w:rsidRDefault="00513C36" w:rsidP="00513C36">
      <w:pPr>
        <w:rPr>
          <w:szCs w:val="26"/>
        </w:rPr>
      </w:pPr>
      <w:r w:rsidRPr="00BE2790">
        <w:rPr>
          <w:szCs w:val="26"/>
        </w:rPr>
        <w:t xml:space="preserve">    let subtotal = 0;</w:t>
      </w:r>
    </w:p>
    <w:p w14:paraId="21F97383" w14:textId="77777777" w:rsidR="00513C36" w:rsidRPr="00BE2790" w:rsidRDefault="00513C36" w:rsidP="00513C36">
      <w:pPr>
        <w:rPr>
          <w:szCs w:val="26"/>
        </w:rPr>
      </w:pPr>
      <w:r w:rsidRPr="00BE2790">
        <w:rPr>
          <w:szCs w:val="26"/>
        </w:rPr>
        <w:t xml:space="preserve">    for (const item of items) {</w:t>
      </w:r>
    </w:p>
    <w:p w14:paraId="79D1359D" w14:textId="77777777" w:rsidR="00513C36" w:rsidRPr="00BE2790" w:rsidRDefault="00513C36" w:rsidP="00513C36">
      <w:pPr>
        <w:rPr>
          <w:szCs w:val="26"/>
        </w:rPr>
      </w:pPr>
      <w:r w:rsidRPr="00BE2790">
        <w:rPr>
          <w:szCs w:val="26"/>
        </w:rPr>
        <w:t xml:space="preserve">        if (item.price &lt; 0 || item.quantity &lt;= 0) {</w:t>
      </w:r>
    </w:p>
    <w:p w14:paraId="6A02BDBF" w14:textId="77777777" w:rsidR="00513C36" w:rsidRPr="00BE2790" w:rsidRDefault="00513C36" w:rsidP="00513C36">
      <w:pPr>
        <w:rPr>
          <w:szCs w:val="26"/>
        </w:rPr>
      </w:pPr>
      <w:r w:rsidRPr="00BE2790">
        <w:rPr>
          <w:szCs w:val="26"/>
        </w:rPr>
        <w:t xml:space="preserve">            throw new Error('Giá hoặc số lượng không hợp lệ');</w:t>
      </w:r>
    </w:p>
    <w:p w14:paraId="06363004" w14:textId="77777777" w:rsidR="00513C36" w:rsidRPr="00BE2790" w:rsidRDefault="00513C36" w:rsidP="00513C36">
      <w:pPr>
        <w:rPr>
          <w:szCs w:val="26"/>
        </w:rPr>
      </w:pPr>
      <w:r w:rsidRPr="00BE2790">
        <w:rPr>
          <w:szCs w:val="26"/>
        </w:rPr>
        <w:t xml:space="preserve">        }</w:t>
      </w:r>
    </w:p>
    <w:p w14:paraId="67DCC4F2" w14:textId="77777777" w:rsidR="00513C36" w:rsidRPr="00BE2790" w:rsidRDefault="00513C36" w:rsidP="00513C36">
      <w:pPr>
        <w:rPr>
          <w:szCs w:val="26"/>
        </w:rPr>
      </w:pPr>
      <w:r w:rsidRPr="00BE2790">
        <w:rPr>
          <w:szCs w:val="26"/>
        </w:rPr>
        <w:t xml:space="preserve">        subtotal += item.price * item.quantity;</w:t>
      </w:r>
    </w:p>
    <w:p w14:paraId="0CA0DC0C" w14:textId="3690CD74" w:rsidR="00513C36" w:rsidRPr="00BE2790" w:rsidRDefault="00513C36" w:rsidP="00513C36">
      <w:pPr>
        <w:rPr>
          <w:szCs w:val="26"/>
        </w:rPr>
      </w:pPr>
      <w:r w:rsidRPr="00BE2790">
        <w:rPr>
          <w:szCs w:val="26"/>
        </w:rPr>
        <w:t xml:space="preserve">    }</w:t>
      </w:r>
    </w:p>
    <w:p w14:paraId="122661F3" w14:textId="77777777" w:rsidR="00513C36" w:rsidRPr="00BE2790" w:rsidRDefault="00513C36" w:rsidP="00513C36">
      <w:pPr>
        <w:rPr>
          <w:szCs w:val="26"/>
        </w:rPr>
      </w:pPr>
      <w:r w:rsidRPr="00BE2790">
        <w:rPr>
          <w:szCs w:val="26"/>
        </w:rPr>
        <w:t xml:space="preserve">    // Node 3: Áp dụng giảm giá nếu có</w:t>
      </w:r>
    </w:p>
    <w:p w14:paraId="6588537C" w14:textId="77777777" w:rsidR="00513C36" w:rsidRPr="00BE2790" w:rsidRDefault="00513C36" w:rsidP="00513C36">
      <w:pPr>
        <w:rPr>
          <w:szCs w:val="26"/>
        </w:rPr>
      </w:pPr>
      <w:r w:rsidRPr="00BE2790">
        <w:rPr>
          <w:szCs w:val="26"/>
        </w:rPr>
        <w:t xml:space="preserve">    let discount = 0;</w:t>
      </w:r>
    </w:p>
    <w:p w14:paraId="39F79C55" w14:textId="77777777" w:rsidR="00513C36" w:rsidRPr="00BE2790" w:rsidRDefault="00513C36" w:rsidP="00513C36">
      <w:pPr>
        <w:rPr>
          <w:szCs w:val="26"/>
        </w:rPr>
      </w:pPr>
      <w:r w:rsidRPr="00BE2790">
        <w:rPr>
          <w:szCs w:val="26"/>
        </w:rPr>
        <w:t xml:space="preserve">    if (voucher) {</w:t>
      </w:r>
    </w:p>
    <w:p w14:paraId="6B352C03" w14:textId="77777777" w:rsidR="00513C36" w:rsidRPr="00BE2790" w:rsidRDefault="00513C36" w:rsidP="00513C36">
      <w:pPr>
        <w:rPr>
          <w:szCs w:val="26"/>
        </w:rPr>
      </w:pPr>
      <w:r w:rsidRPr="00BE2790">
        <w:rPr>
          <w:szCs w:val="26"/>
        </w:rPr>
        <w:t xml:space="preserve">        if (voucher.type === 'percentage') {</w:t>
      </w:r>
    </w:p>
    <w:p w14:paraId="71E665B3" w14:textId="77777777" w:rsidR="00513C36" w:rsidRPr="00BE2790" w:rsidRDefault="00513C36" w:rsidP="00513C36">
      <w:pPr>
        <w:rPr>
          <w:szCs w:val="26"/>
        </w:rPr>
      </w:pPr>
      <w:r w:rsidRPr="00BE2790">
        <w:rPr>
          <w:szCs w:val="26"/>
        </w:rPr>
        <w:t xml:space="preserve">            // Node 4: Giảm giá theo phần trăm</w:t>
      </w:r>
    </w:p>
    <w:p w14:paraId="2ED8728C" w14:textId="77777777" w:rsidR="00513C36" w:rsidRPr="00BE2790" w:rsidRDefault="00513C36" w:rsidP="00513C36">
      <w:pPr>
        <w:rPr>
          <w:szCs w:val="26"/>
        </w:rPr>
      </w:pPr>
      <w:r w:rsidRPr="00BE2790">
        <w:rPr>
          <w:szCs w:val="26"/>
        </w:rPr>
        <w:t xml:space="preserve">            discount = subtotal * (voucher.value / 100);</w:t>
      </w:r>
    </w:p>
    <w:p w14:paraId="40AF3BB4" w14:textId="77777777" w:rsidR="00513C36" w:rsidRPr="00BE2790" w:rsidRDefault="00513C36" w:rsidP="00513C36">
      <w:pPr>
        <w:rPr>
          <w:szCs w:val="26"/>
        </w:rPr>
      </w:pPr>
      <w:r w:rsidRPr="00BE2790">
        <w:rPr>
          <w:szCs w:val="26"/>
        </w:rPr>
        <w:t xml:space="preserve">            if (discount &gt; voucher.maxAmount) {</w:t>
      </w:r>
    </w:p>
    <w:p w14:paraId="1D922FE0" w14:textId="77777777" w:rsidR="00513C36" w:rsidRPr="00BE2790" w:rsidRDefault="00513C36" w:rsidP="00513C36">
      <w:pPr>
        <w:rPr>
          <w:szCs w:val="26"/>
        </w:rPr>
      </w:pPr>
      <w:r w:rsidRPr="00BE2790">
        <w:rPr>
          <w:szCs w:val="26"/>
        </w:rPr>
        <w:t xml:space="preserve">                discount = voucher.maxAmount;</w:t>
      </w:r>
    </w:p>
    <w:p w14:paraId="0C4362CB" w14:textId="77777777" w:rsidR="00513C36" w:rsidRPr="00BE2790" w:rsidRDefault="00513C36" w:rsidP="00513C36">
      <w:pPr>
        <w:rPr>
          <w:szCs w:val="26"/>
        </w:rPr>
      </w:pPr>
      <w:r w:rsidRPr="00BE2790">
        <w:rPr>
          <w:szCs w:val="26"/>
        </w:rPr>
        <w:t xml:space="preserve">            }</w:t>
      </w:r>
    </w:p>
    <w:p w14:paraId="1031C4FD" w14:textId="77777777" w:rsidR="00513C36" w:rsidRPr="00BE2790" w:rsidRDefault="00513C36" w:rsidP="00513C36">
      <w:pPr>
        <w:rPr>
          <w:szCs w:val="26"/>
        </w:rPr>
      </w:pPr>
      <w:r w:rsidRPr="00BE2790">
        <w:rPr>
          <w:szCs w:val="26"/>
        </w:rPr>
        <w:t xml:space="preserve">        } else if (voucher.type === 'fixed') {</w:t>
      </w:r>
    </w:p>
    <w:p w14:paraId="605EDD13" w14:textId="77777777" w:rsidR="00513C36" w:rsidRPr="00BE2790" w:rsidRDefault="00513C36" w:rsidP="00513C36">
      <w:pPr>
        <w:rPr>
          <w:szCs w:val="26"/>
        </w:rPr>
      </w:pPr>
      <w:r w:rsidRPr="00BE2790">
        <w:rPr>
          <w:szCs w:val="26"/>
        </w:rPr>
        <w:t xml:space="preserve">            // Node 5: Giảm giá cố định</w:t>
      </w:r>
    </w:p>
    <w:p w14:paraId="32540077" w14:textId="77777777" w:rsidR="00513C36" w:rsidRPr="00BE2790" w:rsidRDefault="00513C36" w:rsidP="00513C36">
      <w:pPr>
        <w:rPr>
          <w:szCs w:val="26"/>
        </w:rPr>
      </w:pPr>
      <w:r w:rsidRPr="00BE2790">
        <w:rPr>
          <w:szCs w:val="26"/>
        </w:rPr>
        <w:t xml:space="preserve">            discount = voucher.value;</w:t>
      </w:r>
    </w:p>
    <w:p w14:paraId="5BA2918C" w14:textId="77777777" w:rsidR="00513C36" w:rsidRPr="00BE2790" w:rsidRDefault="00513C36" w:rsidP="00513C36">
      <w:pPr>
        <w:rPr>
          <w:szCs w:val="26"/>
        </w:rPr>
      </w:pPr>
      <w:r w:rsidRPr="00BE2790">
        <w:rPr>
          <w:szCs w:val="26"/>
        </w:rPr>
        <w:t xml:space="preserve">            if (discount &gt; subtotal) {</w:t>
      </w:r>
    </w:p>
    <w:p w14:paraId="06B68A2B" w14:textId="77777777" w:rsidR="00513C36" w:rsidRPr="00BE2790" w:rsidRDefault="00513C36" w:rsidP="00513C36">
      <w:pPr>
        <w:rPr>
          <w:szCs w:val="26"/>
        </w:rPr>
      </w:pPr>
      <w:r w:rsidRPr="00BE2790">
        <w:rPr>
          <w:szCs w:val="26"/>
        </w:rPr>
        <w:t xml:space="preserve">                discount = subtotal;</w:t>
      </w:r>
    </w:p>
    <w:p w14:paraId="23DF5316" w14:textId="77777777" w:rsidR="00513C36" w:rsidRPr="00BE2790" w:rsidRDefault="00513C36" w:rsidP="00513C36">
      <w:pPr>
        <w:rPr>
          <w:szCs w:val="26"/>
        </w:rPr>
      </w:pPr>
      <w:r w:rsidRPr="00BE2790">
        <w:rPr>
          <w:szCs w:val="26"/>
        </w:rPr>
        <w:t xml:space="preserve">            }</w:t>
      </w:r>
    </w:p>
    <w:p w14:paraId="49834710" w14:textId="77777777" w:rsidR="00513C36" w:rsidRPr="00BE2790" w:rsidRDefault="00513C36" w:rsidP="00513C36">
      <w:pPr>
        <w:rPr>
          <w:szCs w:val="26"/>
        </w:rPr>
      </w:pPr>
      <w:r w:rsidRPr="00BE2790">
        <w:rPr>
          <w:szCs w:val="26"/>
        </w:rPr>
        <w:t xml:space="preserve">        }</w:t>
      </w:r>
    </w:p>
    <w:p w14:paraId="4E624788" w14:textId="553A72F1" w:rsidR="00513C36" w:rsidRPr="00BE2790" w:rsidRDefault="00513C36" w:rsidP="00513C36">
      <w:pPr>
        <w:rPr>
          <w:szCs w:val="26"/>
        </w:rPr>
      </w:pPr>
      <w:r w:rsidRPr="00BE2790">
        <w:rPr>
          <w:szCs w:val="26"/>
        </w:rPr>
        <w:t xml:space="preserve">    }</w:t>
      </w:r>
    </w:p>
    <w:p w14:paraId="2B5F0426" w14:textId="77777777" w:rsidR="00513C36" w:rsidRPr="00BE2790" w:rsidRDefault="00513C36" w:rsidP="00513C36">
      <w:pPr>
        <w:rPr>
          <w:szCs w:val="26"/>
        </w:rPr>
      </w:pPr>
      <w:r w:rsidRPr="00BE2790">
        <w:rPr>
          <w:szCs w:val="26"/>
        </w:rPr>
        <w:t xml:space="preserve">    // Node 6: Tính tổng cuối cùng</w:t>
      </w:r>
    </w:p>
    <w:p w14:paraId="772EF42D" w14:textId="77777777" w:rsidR="00513C36" w:rsidRPr="00BE2790" w:rsidRDefault="00513C36" w:rsidP="00513C36">
      <w:pPr>
        <w:rPr>
          <w:szCs w:val="26"/>
        </w:rPr>
      </w:pPr>
      <w:r w:rsidRPr="00BE2790">
        <w:rPr>
          <w:szCs w:val="26"/>
        </w:rPr>
        <w:t xml:space="preserve">    const total = subtotal - discount;</w:t>
      </w:r>
    </w:p>
    <w:p w14:paraId="5F5A6266" w14:textId="77777777" w:rsidR="00513C36" w:rsidRPr="00BE2790" w:rsidRDefault="00513C36" w:rsidP="00513C36">
      <w:pPr>
        <w:rPr>
          <w:szCs w:val="26"/>
        </w:rPr>
      </w:pPr>
      <w:r w:rsidRPr="00BE2790">
        <w:rPr>
          <w:szCs w:val="26"/>
        </w:rPr>
        <w:t xml:space="preserve">    if (total &lt; 0) {</w:t>
      </w:r>
    </w:p>
    <w:p w14:paraId="297DCD3B" w14:textId="77777777" w:rsidR="00513C36" w:rsidRPr="00BE2790" w:rsidRDefault="00513C36" w:rsidP="00513C36">
      <w:pPr>
        <w:rPr>
          <w:szCs w:val="26"/>
        </w:rPr>
      </w:pPr>
      <w:r w:rsidRPr="00BE2790">
        <w:rPr>
          <w:szCs w:val="26"/>
        </w:rPr>
        <w:t xml:space="preserve">        return 0;</w:t>
      </w:r>
    </w:p>
    <w:p w14:paraId="0DD419D8" w14:textId="2065F3A5" w:rsidR="00513C36" w:rsidRPr="00BE2790" w:rsidRDefault="00513C36" w:rsidP="00513C36">
      <w:pPr>
        <w:rPr>
          <w:szCs w:val="26"/>
        </w:rPr>
      </w:pPr>
      <w:r w:rsidRPr="00BE2790">
        <w:rPr>
          <w:szCs w:val="26"/>
        </w:rPr>
        <w:t xml:space="preserve">    }</w:t>
      </w:r>
    </w:p>
    <w:p w14:paraId="1CF02047" w14:textId="77777777" w:rsidR="00513C36" w:rsidRPr="00BE2790" w:rsidRDefault="00513C36" w:rsidP="00513C36">
      <w:pPr>
        <w:rPr>
          <w:szCs w:val="26"/>
        </w:rPr>
      </w:pPr>
      <w:r w:rsidRPr="00BE2790">
        <w:rPr>
          <w:szCs w:val="26"/>
        </w:rPr>
        <w:t xml:space="preserve">    // Node 7: Trả về kết quả</w:t>
      </w:r>
    </w:p>
    <w:p w14:paraId="43130F19" w14:textId="77777777" w:rsidR="00513C36" w:rsidRPr="00BE2790" w:rsidRDefault="00513C36" w:rsidP="00513C36">
      <w:pPr>
        <w:rPr>
          <w:szCs w:val="26"/>
        </w:rPr>
      </w:pPr>
      <w:r w:rsidRPr="00BE2790">
        <w:rPr>
          <w:szCs w:val="26"/>
        </w:rPr>
        <w:t xml:space="preserve">    return {</w:t>
      </w:r>
    </w:p>
    <w:p w14:paraId="4D36FA9D" w14:textId="77777777" w:rsidR="00513C36" w:rsidRPr="00BE2790" w:rsidRDefault="00513C36" w:rsidP="00513C36">
      <w:pPr>
        <w:rPr>
          <w:szCs w:val="26"/>
        </w:rPr>
      </w:pPr>
      <w:r w:rsidRPr="00BE2790">
        <w:rPr>
          <w:szCs w:val="26"/>
        </w:rPr>
        <w:t xml:space="preserve">        subtotal,</w:t>
      </w:r>
    </w:p>
    <w:p w14:paraId="51392C48" w14:textId="54BA0882" w:rsidR="00513C36" w:rsidRPr="00BE2790" w:rsidRDefault="00513C36" w:rsidP="00513C36">
      <w:pPr>
        <w:rPr>
          <w:szCs w:val="26"/>
        </w:rPr>
      </w:pPr>
      <w:r w:rsidRPr="00BE2790">
        <w:rPr>
          <w:szCs w:val="26"/>
        </w:rPr>
        <w:t xml:space="preserve">        discount,</w:t>
      </w:r>
    </w:p>
    <w:p w14:paraId="1964986E" w14:textId="199C67F6" w:rsidR="00513C36" w:rsidRPr="00BE2790" w:rsidRDefault="00513C36" w:rsidP="00513C36">
      <w:pPr>
        <w:rPr>
          <w:szCs w:val="26"/>
        </w:rPr>
      </w:pPr>
      <w:r w:rsidRPr="00BE2790">
        <w:rPr>
          <w:szCs w:val="26"/>
        </w:rPr>
        <w:t xml:space="preserve">        total</w:t>
      </w:r>
    </w:p>
    <w:p w14:paraId="4338785F" w14:textId="6489713D" w:rsidR="00513C36" w:rsidRPr="00BE2790" w:rsidRDefault="00513C36" w:rsidP="00513C36">
      <w:pPr>
        <w:rPr>
          <w:szCs w:val="26"/>
        </w:rPr>
      </w:pPr>
      <w:r w:rsidRPr="00BE2790">
        <w:rPr>
          <w:szCs w:val="26"/>
        </w:rPr>
        <w:t xml:space="preserve">    };</w:t>
      </w:r>
    </w:p>
    <w:p w14:paraId="686EA821" w14:textId="56ACBDA8" w:rsidR="00513C36" w:rsidRPr="00BE2790" w:rsidRDefault="00513C36" w:rsidP="00513C36">
      <w:pPr>
        <w:rPr>
          <w:szCs w:val="26"/>
        </w:rPr>
      </w:pPr>
      <w:r w:rsidRPr="00BE2790">
        <w:rPr>
          <w:szCs w:val="26"/>
        </w:rPr>
        <w:t>}</w:t>
      </w:r>
    </w:p>
    <w:p w14:paraId="7C81A9B8" w14:textId="2B8C686B" w:rsidR="00F052E9" w:rsidRPr="00D67F87" w:rsidRDefault="00256A32" w:rsidP="00D67F87">
      <w:pPr>
        <w:jc w:val="left"/>
      </w:pPr>
      <w:r w:rsidRPr="00360CBA">
        <w:rPr>
          <w:b/>
        </w:rPr>
        <w:t>Control Flow Graph (CFG)</w:t>
      </w:r>
      <w:r w:rsidRPr="00360CBA">
        <w:rPr>
          <w:b/>
        </w:rPr>
        <w:br/>
      </w:r>
      <w:r w:rsidRPr="00256A32">
        <w:t>From the source code above, the team builds a control flow graph with nodes and edges as follows:</w:t>
      </w:r>
      <w:r w:rsidRPr="00BE2790">
        <w:rPr>
          <w:noProof/>
          <w:szCs w:val="26"/>
        </w:rPr>
        <w:drawing>
          <wp:anchor distT="0" distB="0" distL="114300" distR="114300" simplePos="0" relativeHeight="251658248" behindDoc="0" locked="0" layoutInCell="1" allowOverlap="1" wp14:anchorId="1C108489" wp14:editId="1469B286">
            <wp:simplePos x="0" y="0"/>
            <wp:positionH relativeFrom="margin">
              <wp:posOffset>926213</wp:posOffset>
            </wp:positionH>
            <wp:positionV relativeFrom="margin">
              <wp:posOffset>1005633</wp:posOffset>
            </wp:positionV>
            <wp:extent cx="4007485" cy="3606800"/>
            <wp:effectExtent l="0" t="0" r="0" b="0"/>
            <wp:wrapTopAndBottom/>
            <wp:docPr id="1825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353" name=""/>
                    <pic:cNvPicPr/>
                  </pic:nvPicPr>
                  <pic:blipFill>
                    <a:blip r:embed="rId60">
                      <a:extLst>
                        <a:ext uri="{28A0092B-C50C-407E-A947-70E740481C1C}">
                          <a14:useLocalDpi xmlns:a14="http://schemas.microsoft.com/office/drawing/2010/main" val="0"/>
                        </a:ext>
                      </a:extLst>
                    </a:blip>
                    <a:stretch>
                      <a:fillRect/>
                    </a:stretch>
                  </pic:blipFill>
                  <pic:spPr>
                    <a:xfrm>
                      <a:off x="0" y="0"/>
                      <a:ext cx="4007485" cy="3606800"/>
                    </a:xfrm>
                    <a:prstGeom prst="rect">
                      <a:avLst/>
                    </a:prstGeom>
                  </pic:spPr>
                </pic:pic>
              </a:graphicData>
            </a:graphic>
            <wp14:sizeRelH relativeFrom="margin">
              <wp14:pctWidth>0</wp14:pctWidth>
            </wp14:sizeRelH>
            <wp14:sizeRelV relativeFrom="margin">
              <wp14:pctHeight>0</wp14:pctHeight>
            </wp14:sizeRelV>
          </wp:anchor>
        </w:drawing>
      </w:r>
    </w:p>
    <w:p w14:paraId="4ED5F45C" w14:textId="77777777" w:rsidR="00D67F87" w:rsidRPr="00D67F87" w:rsidRDefault="00D67F87" w:rsidP="00D67F87">
      <w:pPr>
        <w:jc w:val="center"/>
      </w:pPr>
      <w:r w:rsidRPr="00D67F87">
        <w:rPr>
          <w:i/>
          <w:iCs/>
        </w:rPr>
        <w:t>Figure 4.1: Control Flow Graph of the calculateTotalWithDiscount() function</w:t>
      </w:r>
      <w:r w:rsidRPr="00D67F87">
        <w:t>.</w:t>
      </w:r>
    </w:p>
    <w:p w14:paraId="010C5B45" w14:textId="77777777" w:rsidR="00D67F87" w:rsidRPr="00D67F87" w:rsidRDefault="00D67F87" w:rsidP="00D67F87">
      <w:pPr>
        <w:jc w:val="left"/>
      </w:pPr>
      <w:r w:rsidRPr="00D67F87">
        <w:t>Graph description:</w:t>
      </w:r>
      <w:r w:rsidRPr="00D67F87">
        <w:br/>
      </w:r>
      <w:r w:rsidRPr="00D67F87">
        <w:sym w:font="Symbol" w:char="F02B"/>
      </w:r>
      <w:r w:rsidRPr="00D67F87">
        <w:t xml:space="preserve"> Node 1 → Node 2: Check product list</w:t>
      </w:r>
      <w:r w:rsidRPr="00D67F87">
        <w:br/>
      </w:r>
      <w:r w:rsidRPr="00D67F87">
        <w:sym w:font="Symbol" w:char="F02B"/>
      </w:r>
      <w:r w:rsidRPr="00D67F87">
        <w:t xml:space="preserve"> Node 2 → Node 3: Calculate subtotal</w:t>
      </w:r>
      <w:r w:rsidRPr="00D67F87">
        <w:br/>
      </w:r>
      <w:r w:rsidRPr="00D67F87">
        <w:sym w:font="Symbol" w:char="F02B"/>
      </w:r>
      <w:r w:rsidRPr="00D67F87">
        <w:t xml:space="preserve"> Node 3 → Node 4: Apply percentage discount</w:t>
      </w:r>
      <w:r w:rsidRPr="00D67F87">
        <w:br/>
      </w:r>
      <w:r w:rsidRPr="00D67F87">
        <w:sym w:font="Symbol" w:char="F02B"/>
      </w:r>
      <w:r w:rsidRPr="00D67F87">
        <w:t xml:space="preserve"> Node 3 → Node 5: Apply fixed discount</w:t>
      </w:r>
      <w:r w:rsidRPr="00D67F87">
        <w:br/>
      </w:r>
      <w:r w:rsidRPr="00D67F87">
        <w:sym w:font="Symbol" w:char="F02B"/>
      </w:r>
      <w:r w:rsidRPr="00D67F87">
        <w:t xml:space="preserve"> Node 3 → Node 6: No voucher</w:t>
      </w:r>
      <w:r w:rsidRPr="00D67F87">
        <w:br/>
      </w:r>
      <w:r w:rsidRPr="00D67F87">
        <w:sym w:font="Symbol" w:char="F02B"/>
      </w:r>
      <w:r w:rsidRPr="00D67F87">
        <w:t xml:space="preserve"> Node 4 → Node 6: Percentage discount (with/without max limit)</w:t>
      </w:r>
      <w:r w:rsidRPr="00D67F87">
        <w:br/>
      </w:r>
      <w:r w:rsidRPr="00D67F87">
        <w:sym w:font="Symbol" w:char="F02B"/>
      </w:r>
      <w:r w:rsidRPr="00D67F87">
        <w:t xml:space="preserve"> Node 5 → Node 6: Fixed discount (whether it exceeds subtotal)</w:t>
      </w:r>
      <w:r w:rsidRPr="00D67F87">
        <w:br/>
      </w:r>
      <w:r w:rsidRPr="00D67F87">
        <w:sym w:font="Symbol" w:char="F02B"/>
      </w:r>
      <w:r w:rsidRPr="00D67F87">
        <w:t xml:space="preserve"> Node 6 → Node 7: Calculate final total</w:t>
      </w:r>
    </w:p>
    <w:p w14:paraId="5216247B" w14:textId="09EA364F" w:rsidR="00D67F87" w:rsidRPr="00D67F87" w:rsidRDefault="00D67F87" w:rsidP="00360CBA">
      <w:pPr>
        <w:jc w:val="left"/>
      </w:pPr>
      <w:r w:rsidRPr="00360CBA">
        <w:rPr>
          <w:b/>
          <w:bCs/>
        </w:rPr>
        <w:t>Cyclomatic Complexity</w:t>
      </w:r>
      <w:r w:rsidRPr="00360CBA">
        <w:rPr>
          <w:b/>
          <w:bCs/>
        </w:rPr>
        <w:br/>
      </w:r>
      <w:r w:rsidRPr="00D67F87">
        <w:t>Cyclomatic complexity is calculated to determine the minimum number of test cases required.</w:t>
      </w:r>
    </w:p>
    <w:p w14:paraId="3682684A" w14:textId="77777777" w:rsidR="00D67F87" w:rsidRPr="00D67F87" w:rsidRDefault="00D67F87" w:rsidP="00D67F87">
      <w:pPr>
        <w:jc w:val="left"/>
      </w:pPr>
      <w:r w:rsidRPr="00D67F87">
        <w:t>Calculation:</w:t>
      </w:r>
      <w:r w:rsidRPr="00D67F87">
        <w:br/>
      </w:r>
      <w:r w:rsidRPr="00D67F87">
        <w:sym w:font="Symbol" w:char="F02B"/>
      </w:r>
      <w:r w:rsidRPr="00D67F87">
        <w:t xml:space="preserve"> Number of edges (E): 11</w:t>
      </w:r>
      <w:r w:rsidRPr="00D67F87">
        <w:br/>
      </w:r>
      <w:r w:rsidRPr="00D67F87">
        <w:sym w:font="Symbol" w:char="F02B"/>
      </w:r>
      <w:r w:rsidRPr="00D67F87">
        <w:t xml:space="preserve"> Number of nodes (N): 9</w:t>
      </w:r>
      <w:r w:rsidRPr="00D67F87">
        <w:br/>
      </w:r>
      <w:r w:rsidRPr="00D67F87">
        <w:sym w:font="Symbol" w:char="F02B"/>
      </w:r>
      <w:r w:rsidRPr="00D67F87">
        <w:t xml:space="preserve"> Number of connected components (P): 1</w:t>
      </w:r>
      <w:r w:rsidRPr="00D67F87">
        <w:br/>
      </w:r>
      <w:r w:rsidRPr="00D67F87">
        <w:sym w:font="Symbol" w:char="F02B"/>
      </w:r>
      <w:r w:rsidRPr="00D67F87">
        <w:t xml:space="preserve"> Cyclomatic complexity: M = E - N + 2P = 11 - 9 + 2 = 4</w:t>
      </w:r>
      <w:r w:rsidRPr="00D67F87">
        <w:br/>
        <w:t>The result shows that at least 4 test cases are needed to cover all independent paths in the function.</w:t>
      </w:r>
    </w:p>
    <w:p w14:paraId="43E7A983" w14:textId="70B50640" w:rsidR="00D67F87" w:rsidRPr="00D67F87" w:rsidRDefault="00D67F87" w:rsidP="00360CBA">
      <w:pPr>
        <w:jc w:val="left"/>
      </w:pPr>
      <w:r w:rsidRPr="00360CBA">
        <w:rPr>
          <w:b/>
          <w:bCs/>
        </w:rPr>
        <w:t>Basis Paths</w:t>
      </w:r>
      <w:r w:rsidRPr="00D67F87">
        <w:br/>
        <w:t>Based on the CFG, the team identifies the following 4 basis paths:</w:t>
      </w:r>
    </w:p>
    <w:p w14:paraId="295EDD22" w14:textId="77777777" w:rsidR="00D67F87" w:rsidRPr="00D67F87" w:rsidRDefault="00D67F87" w:rsidP="00D67F87">
      <w:pPr>
        <w:jc w:val="left"/>
      </w:pPr>
      <w:r w:rsidRPr="00D67F87">
        <w:t>Path 1: 1 → 2 (empty list error)</w:t>
      </w:r>
    </w:p>
    <w:p w14:paraId="37563353" w14:textId="77777777" w:rsidR="00D67F87" w:rsidRPr="00D67F87" w:rsidRDefault="00D67F87" w:rsidP="00D67F87">
      <w:pPr>
        <w:jc w:val="left"/>
      </w:pPr>
      <w:r w:rsidRPr="00D67F87">
        <w:t>Path 2: 1 → 2 → 3 → 6 → 7 (no voucher, simple total calculation)</w:t>
      </w:r>
    </w:p>
    <w:p w14:paraId="00FBC60E" w14:textId="77777777" w:rsidR="00D67F87" w:rsidRPr="00D67F87" w:rsidRDefault="00D67F87" w:rsidP="00D67F87">
      <w:pPr>
        <w:jc w:val="left"/>
      </w:pPr>
      <w:r w:rsidRPr="00D67F87">
        <w:t>Path 3: 1 → 2 → 3 → 4 → 6 → 7 (percentage voucher, not exceeding max)</w:t>
      </w:r>
    </w:p>
    <w:p w14:paraId="55E9C4D3" w14:textId="77777777" w:rsidR="00D67F87" w:rsidRPr="00D67F87" w:rsidRDefault="00D67F87" w:rsidP="00D67F87">
      <w:pPr>
        <w:jc w:val="left"/>
      </w:pPr>
      <w:r w:rsidRPr="00D67F87">
        <w:t>Path 4: 1 → 2 → 3 → 5 → 6 → 7 (fixed voucher, not exceeding subtotal)</w:t>
      </w:r>
    </w:p>
    <w:p w14:paraId="0430C646" w14:textId="6BBDA78E" w:rsidR="00D67F87" w:rsidRPr="00D67F87" w:rsidRDefault="00D67F87" w:rsidP="00360CBA">
      <w:pPr>
        <w:jc w:val="left"/>
      </w:pPr>
      <w:r w:rsidRPr="00360CBA">
        <w:rPr>
          <w:b/>
          <w:bCs/>
        </w:rPr>
        <w:t>Designing Test Cases from Basis Paths</w:t>
      </w:r>
      <w:r w:rsidRPr="00D67F87">
        <w:br/>
        <w:t>From the basis paths, the team designs corresponding test cases:</w:t>
      </w:r>
    </w:p>
    <w:tbl>
      <w:tblPr>
        <w:tblStyle w:val="TableGridLight"/>
        <w:tblW w:w="0" w:type="auto"/>
        <w:tblLook w:val="04A0" w:firstRow="1" w:lastRow="0" w:firstColumn="1" w:lastColumn="0" w:noHBand="0" w:noVBand="1"/>
      </w:tblPr>
      <w:tblGrid>
        <w:gridCol w:w="1039"/>
        <w:gridCol w:w="1041"/>
        <w:gridCol w:w="4687"/>
        <w:gridCol w:w="2578"/>
      </w:tblGrid>
      <w:tr w:rsidR="001376B5" w:rsidRPr="00BE2790" w14:paraId="0BD54DD7" w14:textId="77777777" w:rsidTr="001376B5">
        <w:tc>
          <w:tcPr>
            <w:tcW w:w="0" w:type="auto"/>
            <w:hideMark/>
          </w:tcPr>
          <w:p w14:paraId="39AAA7F0" w14:textId="77777777" w:rsidR="001376B5" w:rsidRPr="00D67F87" w:rsidRDefault="001376B5" w:rsidP="000B51A4">
            <w:pPr>
              <w:jc w:val="left"/>
              <w:rPr>
                <w:szCs w:val="26"/>
              </w:rPr>
            </w:pPr>
            <w:r w:rsidRPr="00D67F87">
              <w:rPr>
                <w:szCs w:val="26"/>
              </w:rPr>
              <w:t>Test Case ID</w:t>
            </w:r>
          </w:p>
        </w:tc>
        <w:tc>
          <w:tcPr>
            <w:tcW w:w="0" w:type="auto"/>
            <w:hideMark/>
          </w:tcPr>
          <w:p w14:paraId="62F963AC" w14:textId="77777777" w:rsidR="001376B5" w:rsidRPr="00D67F87" w:rsidRDefault="001376B5" w:rsidP="000B51A4">
            <w:pPr>
              <w:jc w:val="left"/>
              <w:rPr>
                <w:szCs w:val="26"/>
              </w:rPr>
            </w:pPr>
            <w:r w:rsidRPr="00D67F87">
              <w:rPr>
                <w:szCs w:val="26"/>
              </w:rPr>
              <w:t>Đường đi</w:t>
            </w:r>
          </w:p>
        </w:tc>
        <w:tc>
          <w:tcPr>
            <w:tcW w:w="0" w:type="auto"/>
            <w:hideMark/>
          </w:tcPr>
          <w:p w14:paraId="1471B440" w14:textId="77777777" w:rsidR="001376B5" w:rsidRPr="00D67F87" w:rsidRDefault="001376B5" w:rsidP="000B51A4">
            <w:pPr>
              <w:jc w:val="left"/>
              <w:rPr>
                <w:szCs w:val="26"/>
              </w:rPr>
            </w:pPr>
            <w:r w:rsidRPr="00D67F87">
              <w:rPr>
                <w:szCs w:val="26"/>
              </w:rPr>
              <w:t>Đầu vào</w:t>
            </w:r>
          </w:p>
        </w:tc>
        <w:tc>
          <w:tcPr>
            <w:tcW w:w="0" w:type="auto"/>
            <w:hideMark/>
          </w:tcPr>
          <w:p w14:paraId="691CAAE7" w14:textId="77777777" w:rsidR="001376B5" w:rsidRPr="00D67F87" w:rsidRDefault="001376B5" w:rsidP="000B51A4">
            <w:pPr>
              <w:jc w:val="left"/>
              <w:rPr>
                <w:szCs w:val="26"/>
              </w:rPr>
            </w:pPr>
            <w:r w:rsidRPr="00D67F87">
              <w:rPr>
                <w:szCs w:val="26"/>
              </w:rPr>
              <w:t>Kết quả mong đợi</w:t>
            </w:r>
          </w:p>
        </w:tc>
      </w:tr>
      <w:tr w:rsidR="001376B5" w:rsidRPr="00BE2790" w14:paraId="3716F088" w14:textId="77777777" w:rsidTr="001376B5">
        <w:tc>
          <w:tcPr>
            <w:tcW w:w="0" w:type="auto"/>
            <w:hideMark/>
          </w:tcPr>
          <w:p w14:paraId="1117F67E" w14:textId="77777777" w:rsidR="001376B5" w:rsidRPr="00BE2790" w:rsidRDefault="001376B5" w:rsidP="000B51A4">
            <w:pPr>
              <w:jc w:val="left"/>
              <w:rPr>
                <w:szCs w:val="26"/>
              </w:rPr>
            </w:pPr>
            <w:r w:rsidRPr="00BE2790">
              <w:rPr>
                <w:szCs w:val="26"/>
              </w:rPr>
              <w:t>TC-WH-01</w:t>
            </w:r>
          </w:p>
        </w:tc>
        <w:tc>
          <w:tcPr>
            <w:tcW w:w="0" w:type="auto"/>
            <w:hideMark/>
          </w:tcPr>
          <w:p w14:paraId="5F57FAE4" w14:textId="77777777" w:rsidR="001376B5" w:rsidRPr="00BE2790" w:rsidRDefault="001376B5" w:rsidP="000B51A4">
            <w:pPr>
              <w:jc w:val="left"/>
              <w:rPr>
                <w:szCs w:val="26"/>
              </w:rPr>
            </w:pPr>
            <w:r w:rsidRPr="00BE2790">
              <w:rPr>
                <w:szCs w:val="26"/>
              </w:rPr>
              <w:t>Đường 1</w:t>
            </w:r>
          </w:p>
        </w:tc>
        <w:tc>
          <w:tcPr>
            <w:tcW w:w="0" w:type="auto"/>
            <w:hideMark/>
          </w:tcPr>
          <w:p w14:paraId="4D40E2BB" w14:textId="77777777" w:rsidR="001376B5" w:rsidRPr="00BE2790" w:rsidRDefault="001376B5" w:rsidP="000B51A4">
            <w:pPr>
              <w:jc w:val="left"/>
              <w:rPr>
                <w:szCs w:val="26"/>
              </w:rPr>
            </w:pPr>
            <w:r w:rsidRPr="00BE2790">
              <w:rPr>
                <w:szCs w:val="26"/>
              </w:rPr>
              <w:t>items = []</w:t>
            </w:r>
          </w:p>
        </w:tc>
        <w:tc>
          <w:tcPr>
            <w:tcW w:w="0" w:type="auto"/>
            <w:hideMark/>
          </w:tcPr>
          <w:p w14:paraId="4D46FAF9" w14:textId="77777777" w:rsidR="001376B5" w:rsidRPr="00BE2790" w:rsidRDefault="001376B5" w:rsidP="000B51A4">
            <w:pPr>
              <w:jc w:val="left"/>
              <w:rPr>
                <w:szCs w:val="26"/>
              </w:rPr>
            </w:pPr>
            <w:r w:rsidRPr="00BE2790">
              <w:rPr>
                <w:szCs w:val="26"/>
              </w:rPr>
              <w:t>Lỗi: "Danh sách sản phẩm không được trống"</w:t>
            </w:r>
          </w:p>
        </w:tc>
      </w:tr>
      <w:tr w:rsidR="001376B5" w:rsidRPr="00BE2790" w14:paraId="1FDC4F0E" w14:textId="77777777" w:rsidTr="001376B5">
        <w:tc>
          <w:tcPr>
            <w:tcW w:w="0" w:type="auto"/>
            <w:hideMark/>
          </w:tcPr>
          <w:p w14:paraId="06167597" w14:textId="77777777" w:rsidR="001376B5" w:rsidRPr="00BE2790" w:rsidRDefault="001376B5" w:rsidP="000B51A4">
            <w:pPr>
              <w:jc w:val="left"/>
              <w:rPr>
                <w:szCs w:val="26"/>
              </w:rPr>
            </w:pPr>
            <w:r w:rsidRPr="00BE2790">
              <w:rPr>
                <w:szCs w:val="26"/>
              </w:rPr>
              <w:t>TC-WH-02</w:t>
            </w:r>
          </w:p>
        </w:tc>
        <w:tc>
          <w:tcPr>
            <w:tcW w:w="0" w:type="auto"/>
            <w:hideMark/>
          </w:tcPr>
          <w:p w14:paraId="26A9CFB7" w14:textId="77777777" w:rsidR="001376B5" w:rsidRPr="00BE2790" w:rsidRDefault="001376B5" w:rsidP="000B51A4">
            <w:pPr>
              <w:jc w:val="left"/>
              <w:rPr>
                <w:szCs w:val="26"/>
              </w:rPr>
            </w:pPr>
            <w:r w:rsidRPr="00BE2790">
              <w:rPr>
                <w:szCs w:val="26"/>
              </w:rPr>
              <w:t>Đường 2</w:t>
            </w:r>
          </w:p>
        </w:tc>
        <w:tc>
          <w:tcPr>
            <w:tcW w:w="0" w:type="auto"/>
            <w:hideMark/>
          </w:tcPr>
          <w:p w14:paraId="5B925940" w14:textId="77777777" w:rsidR="001376B5" w:rsidRPr="00BE2790" w:rsidRDefault="001376B5" w:rsidP="000B51A4">
            <w:pPr>
              <w:jc w:val="left"/>
              <w:rPr>
                <w:szCs w:val="26"/>
              </w:rPr>
            </w:pPr>
            <w:r w:rsidRPr="00BE2790">
              <w:rPr>
                <w:szCs w:val="26"/>
              </w:rPr>
              <w:t>items = [{price: 100, quantity: 2}], voucher = null</w:t>
            </w:r>
          </w:p>
        </w:tc>
        <w:tc>
          <w:tcPr>
            <w:tcW w:w="0" w:type="auto"/>
            <w:hideMark/>
          </w:tcPr>
          <w:p w14:paraId="1876C7D1" w14:textId="77777777" w:rsidR="001376B5" w:rsidRPr="00BE2790" w:rsidRDefault="001376B5" w:rsidP="000B51A4">
            <w:pPr>
              <w:jc w:val="left"/>
              <w:rPr>
                <w:szCs w:val="26"/>
              </w:rPr>
            </w:pPr>
            <w:r w:rsidRPr="00BE2790">
              <w:rPr>
                <w:szCs w:val="26"/>
              </w:rPr>
              <w:t>subtotal: 200, discount: 0, total: 200</w:t>
            </w:r>
          </w:p>
        </w:tc>
      </w:tr>
      <w:tr w:rsidR="001376B5" w:rsidRPr="00BE2790" w14:paraId="5D2F541E" w14:textId="77777777" w:rsidTr="001376B5">
        <w:tc>
          <w:tcPr>
            <w:tcW w:w="0" w:type="auto"/>
            <w:hideMark/>
          </w:tcPr>
          <w:p w14:paraId="61D1936A" w14:textId="77777777" w:rsidR="001376B5" w:rsidRPr="00BE2790" w:rsidRDefault="001376B5" w:rsidP="000B51A4">
            <w:pPr>
              <w:jc w:val="left"/>
              <w:rPr>
                <w:szCs w:val="26"/>
              </w:rPr>
            </w:pPr>
            <w:r w:rsidRPr="00BE2790">
              <w:rPr>
                <w:szCs w:val="26"/>
              </w:rPr>
              <w:t>TC-WH-03</w:t>
            </w:r>
          </w:p>
        </w:tc>
        <w:tc>
          <w:tcPr>
            <w:tcW w:w="0" w:type="auto"/>
            <w:hideMark/>
          </w:tcPr>
          <w:p w14:paraId="401146B7" w14:textId="77777777" w:rsidR="001376B5" w:rsidRPr="00BE2790" w:rsidRDefault="001376B5" w:rsidP="000B51A4">
            <w:pPr>
              <w:jc w:val="left"/>
              <w:rPr>
                <w:szCs w:val="26"/>
              </w:rPr>
            </w:pPr>
            <w:r w:rsidRPr="00BE2790">
              <w:rPr>
                <w:szCs w:val="26"/>
              </w:rPr>
              <w:t>Đường 3</w:t>
            </w:r>
          </w:p>
        </w:tc>
        <w:tc>
          <w:tcPr>
            <w:tcW w:w="0" w:type="auto"/>
            <w:hideMark/>
          </w:tcPr>
          <w:p w14:paraId="71D2A1F6" w14:textId="77777777" w:rsidR="001376B5" w:rsidRPr="00BE2790" w:rsidRDefault="001376B5" w:rsidP="000B51A4">
            <w:pPr>
              <w:jc w:val="left"/>
              <w:rPr>
                <w:szCs w:val="26"/>
              </w:rPr>
            </w:pPr>
            <w:r w:rsidRPr="00BE2790">
              <w:rPr>
                <w:szCs w:val="26"/>
              </w:rPr>
              <w:t>items = [{price: 100, quantity: 2}], voucher = {type: 'percentage', value: 10, maxAmount: 50}</w:t>
            </w:r>
          </w:p>
        </w:tc>
        <w:tc>
          <w:tcPr>
            <w:tcW w:w="0" w:type="auto"/>
            <w:hideMark/>
          </w:tcPr>
          <w:p w14:paraId="389C3F26" w14:textId="77777777" w:rsidR="001376B5" w:rsidRPr="00BE2790" w:rsidRDefault="001376B5" w:rsidP="000B51A4">
            <w:pPr>
              <w:jc w:val="left"/>
              <w:rPr>
                <w:szCs w:val="26"/>
              </w:rPr>
            </w:pPr>
            <w:r w:rsidRPr="00BE2790">
              <w:rPr>
                <w:szCs w:val="26"/>
              </w:rPr>
              <w:t>subtotal: 200, discount: 20, total: 180</w:t>
            </w:r>
          </w:p>
        </w:tc>
      </w:tr>
      <w:tr w:rsidR="001376B5" w:rsidRPr="00BE2790" w14:paraId="618A74C4" w14:textId="77777777" w:rsidTr="001376B5">
        <w:tc>
          <w:tcPr>
            <w:tcW w:w="0" w:type="auto"/>
            <w:hideMark/>
          </w:tcPr>
          <w:p w14:paraId="7BBAEF64" w14:textId="77777777" w:rsidR="001376B5" w:rsidRPr="00BE2790" w:rsidRDefault="001376B5" w:rsidP="000B51A4">
            <w:pPr>
              <w:jc w:val="left"/>
              <w:rPr>
                <w:szCs w:val="26"/>
              </w:rPr>
            </w:pPr>
            <w:r w:rsidRPr="00BE2790">
              <w:rPr>
                <w:szCs w:val="26"/>
              </w:rPr>
              <w:t>TC-WH-04</w:t>
            </w:r>
          </w:p>
        </w:tc>
        <w:tc>
          <w:tcPr>
            <w:tcW w:w="0" w:type="auto"/>
            <w:hideMark/>
          </w:tcPr>
          <w:p w14:paraId="4D7ED021" w14:textId="77777777" w:rsidR="001376B5" w:rsidRPr="00BE2790" w:rsidRDefault="001376B5" w:rsidP="000B51A4">
            <w:pPr>
              <w:jc w:val="left"/>
              <w:rPr>
                <w:szCs w:val="26"/>
              </w:rPr>
            </w:pPr>
            <w:r w:rsidRPr="00BE2790">
              <w:rPr>
                <w:szCs w:val="26"/>
              </w:rPr>
              <w:t>Đường 4</w:t>
            </w:r>
          </w:p>
        </w:tc>
        <w:tc>
          <w:tcPr>
            <w:tcW w:w="0" w:type="auto"/>
            <w:hideMark/>
          </w:tcPr>
          <w:p w14:paraId="1503651F" w14:textId="77777777" w:rsidR="001376B5" w:rsidRPr="00BE2790" w:rsidRDefault="001376B5" w:rsidP="000B51A4">
            <w:pPr>
              <w:jc w:val="left"/>
              <w:rPr>
                <w:szCs w:val="26"/>
              </w:rPr>
            </w:pPr>
            <w:r w:rsidRPr="00BE2790">
              <w:rPr>
                <w:szCs w:val="26"/>
              </w:rPr>
              <w:t>items = [{price: 100, quantity: 2}], voucher = {type: 'fixed', value: 50}</w:t>
            </w:r>
          </w:p>
        </w:tc>
        <w:tc>
          <w:tcPr>
            <w:tcW w:w="0" w:type="auto"/>
            <w:hideMark/>
          </w:tcPr>
          <w:p w14:paraId="3E4B15A7" w14:textId="77777777" w:rsidR="001376B5" w:rsidRPr="00BE2790" w:rsidRDefault="001376B5" w:rsidP="000B51A4">
            <w:pPr>
              <w:jc w:val="left"/>
              <w:rPr>
                <w:szCs w:val="26"/>
              </w:rPr>
            </w:pPr>
            <w:r w:rsidRPr="00BE2790">
              <w:rPr>
                <w:szCs w:val="26"/>
              </w:rPr>
              <w:t>subtotal: 200, discount: 50, total: 150</w:t>
            </w:r>
          </w:p>
        </w:tc>
      </w:tr>
    </w:tbl>
    <w:p w14:paraId="13B8FC93" w14:textId="77777777" w:rsidR="00BD4EC7" w:rsidRPr="00BD4EC7" w:rsidRDefault="00BD4EC7" w:rsidP="000B51A4">
      <w:pPr>
        <w:jc w:val="left"/>
        <w:rPr>
          <w:i/>
          <w:iCs/>
          <w:szCs w:val="26"/>
        </w:rPr>
      </w:pPr>
      <w:r w:rsidRPr="00BD4EC7">
        <w:rPr>
          <w:i/>
          <w:iCs/>
          <w:szCs w:val="26"/>
        </w:rPr>
        <w:t>Table 4.3. White-box Test Cases for the calculateTotalWithDiscount Function</w:t>
      </w:r>
    </w:p>
    <w:tbl>
      <w:tblPr>
        <w:tblStyle w:val="TableGridLight"/>
        <w:tblW w:w="0" w:type="auto"/>
        <w:tblLook w:val="04A0" w:firstRow="1" w:lastRow="0" w:firstColumn="1" w:lastColumn="0" w:noHBand="0" w:noVBand="1"/>
      </w:tblPr>
      <w:tblGrid>
        <w:gridCol w:w="1205"/>
        <w:gridCol w:w="2581"/>
        <w:gridCol w:w="2837"/>
        <w:gridCol w:w="2722"/>
      </w:tblGrid>
      <w:tr w:rsidR="00BD4EC7" w:rsidRPr="00BD4EC7" w14:paraId="49EAAFE5" w14:textId="77777777" w:rsidTr="00EF7EAC">
        <w:tc>
          <w:tcPr>
            <w:tcW w:w="0" w:type="auto"/>
            <w:hideMark/>
          </w:tcPr>
          <w:p w14:paraId="3ABE51BE" w14:textId="77777777" w:rsidR="00BD4EC7" w:rsidRPr="00BD4EC7" w:rsidRDefault="00BD4EC7" w:rsidP="000B51A4">
            <w:pPr>
              <w:jc w:val="left"/>
              <w:rPr>
                <w:szCs w:val="26"/>
              </w:rPr>
            </w:pPr>
            <w:r w:rsidRPr="00BD4EC7">
              <w:rPr>
                <w:szCs w:val="26"/>
              </w:rPr>
              <w:t>Test Case ID</w:t>
            </w:r>
          </w:p>
        </w:tc>
        <w:tc>
          <w:tcPr>
            <w:tcW w:w="0" w:type="auto"/>
            <w:hideMark/>
          </w:tcPr>
          <w:p w14:paraId="3252C4A9" w14:textId="77777777" w:rsidR="00BD4EC7" w:rsidRPr="00BD4EC7" w:rsidRDefault="00BD4EC7" w:rsidP="000B51A4">
            <w:pPr>
              <w:jc w:val="left"/>
              <w:rPr>
                <w:szCs w:val="26"/>
              </w:rPr>
            </w:pPr>
            <w:r w:rsidRPr="00BD4EC7">
              <w:rPr>
                <w:szCs w:val="26"/>
              </w:rPr>
              <w:t>Basis Path</w:t>
            </w:r>
          </w:p>
        </w:tc>
        <w:tc>
          <w:tcPr>
            <w:tcW w:w="0" w:type="auto"/>
            <w:hideMark/>
          </w:tcPr>
          <w:p w14:paraId="2C4F4AAF" w14:textId="77777777" w:rsidR="00BD4EC7" w:rsidRPr="00BD4EC7" w:rsidRDefault="00BD4EC7" w:rsidP="000B51A4">
            <w:pPr>
              <w:jc w:val="left"/>
              <w:rPr>
                <w:szCs w:val="26"/>
              </w:rPr>
            </w:pPr>
            <w:r w:rsidRPr="00BD4EC7">
              <w:rPr>
                <w:szCs w:val="26"/>
              </w:rPr>
              <w:t>Input Data</w:t>
            </w:r>
          </w:p>
        </w:tc>
        <w:tc>
          <w:tcPr>
            <w:tcW w:w="0" w:type="auto"/>
            <w:hideMark/>
          </w:tcPr>
          <w:p w14:paraId="78F0D365" w14:textId="77777777" w:rsidR="00BD4EC7" w:rsidRPr="00BD4EC7" w:rsidRDefault="00BD4EC7" w:rsidP="000B51A4">
            <w:pPr>
              <w:jc w:val="left"/>
              <w:rPr>
                <w:szCs w:val="26"/>
              </w:rPr>
            </w:pPr>
            <w:r w:rsidRPr="00BD4EC7">
              <w:rPr>
                <w:szCs w:val="26"/>
              </w:rPr>
              <w:t>Expected Output</w:t>
            </w:r>
          </w:p>
        </w:tc>
      </w:tr>
      <w:tr w:rsidR="00BD4EC7" w:rsidRPr="00BD4EC7" w14:paraId="74065979" w14:textId="77777777" w:rsidTr="00EF7EAC">
        <w:tc>
          <w:tcPr>
            <w:tcW w:w="0" w:type="auto"/>
            <w:hideMark/>
          </w:tcPr>
          <w:p w14:paraId="4B6AB4BD" w14:textId="77777777" w:rsidR="00BD4EC7" w:rsidRPr="00BD4EC7" w:rsidRDefault="00BD4EC7" w:rsidP="000B51A4">
            <w:pPr>
              <w:jc w:val="left"/>
              <w:rPr>
                <w:szCs w:val="26"/>
              </w:rPr>
            </w:pPr>
            <w:r w:rsidRPr="00BD4EC7">
              <w:rPr>
                <w:szCs w:val="26"/>
              </w:rPr>
              <w:t>TC-UNIT-CALC-01</w:t>
            </w:r>
          </w:p>
        </w:tc>
        <w:tc>
          <w:tcPr>
            <w:tcW w:w="0" w:type="auto"/>
            <w:hideMark/>
          </w:tcPr>
          <w:p w14:paraId="57A49A9D" w14:textId="77777777" w:rsidR="00BD4EC7" w:rsidRPr="00BD4EC7" w:rsidRDefault="00BD4EC7" w:rsidP="000B51A4">
            <w:pPr>
              <w:jc w:val="left"/>
              <w:rPr>
                <w:szCs w:val="26"/>
              </w:rPr>
            </w:pPr>
            <w:r w:rsidRPr="00BD4EC7">
              <w:rPr>
                <w:szCs w:val="26"/>
              </w:rPr>
              <w:t>Path 1 (1→2)</w:t>
            </w:r>
          </w:p>
        </w:tc>
        <w:tc>
          <w:tcPr>
            <w:tcW w:w="0" w:type="auto"/>
            <w:hideMark/>
          </w:tcPr>
          <w:p w14:paraId="60CC5EB6" w14:textId="77777777" w:rsidR="00BD4EC7" w:rsidRPr="00BD4EC7" w:rsidRDefault="00BD4EC7" w:rsidP="000B51A4">
            <w:pPr>
              <w:jc w:val="left"/>
              <w:rPr>
                <w:szCs w:val="26"/>
              </w:rPr>
            </w:pPr>
            <w:r w:rsidRPr="00BD4EC7">
              <w:rPr>
                <w:szCs w:val="26"/>
              </w:rPr>
              <w:t>items: null or empty array, voucher: any</w:t>
            </w:r>
          </w:p>
        </w:tc>
        <w:tc>
          <w:tcPr>
            <w:tcW w:w="0" w:type="auto"/>
            <w:hideMark/>
          </w:tcPr>
          <w:p w14:paraId="1B5A589E" w14:textId="77777777" w:rsidR="00BD4EC7" w:rsidRPr="00BD4EC7" w:rsidRDefault="00BD4EC7" w:rsidP="000B51A4">
            <w:pPr>
              <w:jc w:val="left"/>
              <w:rPr>
                <w:szCs w:val="26"/>
              </w:rPr>
            </w:pPr>
            <w:r w:rsidRPr="00BD4EC7">
              <w:rPr>
                <w:szCs w:val="26"/>
              </w:rPr>
              <w:t>Throws Error: "Product list cannot be empty"</w:t>
            </w:r>
          </w:p>
        </w:tc>
      </w:tr>
      <w:tr w:rsidR="00BD4EC7" w:rsidRPr="00BD4EC7" w14:paraId="028B741E" w14:textId="77777777" w:rsidTr="00EF7EAC">
        <w:tc>
          <w:tcPr>
            <w:tcW w:w="0" w:type="auto"/>
            <w:hideMark/>
          </w:tcPr>
          <w:p w14:paraId="32A35A03" w14:textId="77777777" w:rsidR="00BD4EC7" w:rsidRPr="00BD4EC7" w:rsidRDefault="00BD4EC7" w:rsidP="000B51A4">
            <w:pPr>
              <w:jc w:val="left"/>
              <w:rPr>
                <w:szCs w:val="26"/>
              </w:rPr>
            </w:pPr>
            <w:r w:rsidRPr="00BD4EC7">
              <w:rPr>
                <w:szCs w:val="26"/>
              </w:rPr>
              <w:t>TC-UNIT-CALC-02</w:t>
            </w:r>
          </w:p>
        </w:tc>
        <w:tc>
          <w:tcPr>
            <w:tcW w:w="0" w:type="auto"/>
            <w:hideMark/>
          </w:tcPr>
          <w:p w14:paraId="3FC10406" w14:textId="77777777" w:rsidR="00BD4EC7" w:rsidRPr="00BD4EC7" w:rsidRDefault="00BD4EC7" w:rsidP="000B51A4">
            <w:pPr>
              <w:jc w:val="left"/>
              <w:rPr>
                <w:szCs w:val="26"/>
              </w:rPr>
            </w:pPr>
            <w:r w:rsidRPr="00BD4EC7">
              <w:rPr>
                <w:szCs w:val="26"/>
              </w:rPr>
              <w:t>Path 2 (1→2→3→6→7)</w:t>
            </w:r>
          </w:p>
        </w:tc>
        <w:tc>
          <w:tcPr>
            <w:tcW w:w="0" w:type="auto"/>
            <w:hideMark/>
          </w:tcPr>
          <w:p w14:paraId="6AC43956" w14:textId="77777777" w:rsidR="00BD4EC7" w:rsidRPr="00BD4EC7" w:rsidRDefault="00BD4EC7" w:rsidP="000B51A4">
            <w:pPr>
              <w:jc w:val="left"/>
              <w:rPr>
                <w:szCs w:val="26"/>
              </w:rPr>
            </w:pPr>
            <w:r w:rsidRPr="00BD4EC7">
              <w:rPr>
                <w:szCs w:val="26"/>
              </w:rPr>
              <w:t>items: [{price: 100, quantity: 2}], voucher: null</w:t>
            </w:r>
          </w:p>
        </w:tc>
        <w:tc>
          <w:tcPr>
            <w:tcW w:w="0" w:type="auto"/>
            <w:hideMark/>
          </w:tcPr>
          <w:p w14:paraId="04D88C4F" w14:textId="77777777" w:rsidR="00BD4EC7" w:rsidRPr="00BD4EC7" w:rsidRDefault="00BD4EC7" w:rsidP="000B51A4">
            <w:pPr>
              <w:jc w:val="left"/>
              <w:rPr>
                <w:szCs w:val="26"/>
              </w:rPr>
            </w:pPr>
            <w:r w:rsidRPr="00BD4EC7">
              <w:rPr>
                <w:szCs w:val="26"/>
              </w:rPr>
              <w:t>Returns: {subtotal: 200, discount: 0, total: 200}</w:t>
            </w:r>
          </w:p>
        </w:tc>
      </w:tr>
      <w:tr w:rsidR="00BD4EC7" w:rsidRPr="00BD4EC7" w14:paraId="4FC91192" w14:textId="77777777" w:rsidTr="00EF7EAC">
        <w:tc>
          <w:tcPr>
            <w:tcW w:w="0" w:type="auto"/>
            <w:hideMark/>
          </w:tcPr>
          <w:p w14:paraId="3AF245F7" w14:textId="77777777" w:rsidR="00BD4EC7" w:rsidRPr="00BD4EC7" w:rsidRDefault="00BD4EC7" w:rsidP="000B51A4">
            <w:pPr>
              <w:jc w:val="left"/>
              <w:rPr>
                <w:szCs w:val="26"/>
              </w:rPr>
            </w:pPr>
            <w:r w:rsidRPr="00BD4EC7">
              <w:rPr>
                <w:szCs w:val="26"/>
              </w:rPr>
              <w:t>TC-UNIT-CALC-03</w:t>
            </w:r>
          </w:p>
        </w:tc>
        <w:tc>
          <w:tcPr>
            <w:tcW w:w="0" w:type="auto"/>
            <w:hideMark/>
          </w:tcPr>
          <w:p w14:paraId="7B72EEDE" w14:textId="77777777" w:rsidR="00BD4EC7" w:rsidRPr="00BD4EC7" w:rsidRDefault="00BD4EC7" w:rsidP="000B51A4">
            <w:pPr>
              <w:jc w:val="left"/>
              <w:rPr>
                <w:szCs w:val="26"/>
              </w:rPr>
            </w:pPr>
            <w:r w:rsidRPr="00BD4EC7">
              <w:rPr>
                <w:szCs w:val="26"/>
              </w:rPr>
              <w:t>Path 3 (1→2→3→4→6→7)</w:t>
            </w:r>
          </w:p>
        </w:tc>
        <w:tc>
          <w:tcPr>
            <w:tcW w:w="0" w:type="auto"/>
            <w:hideMark/>
          </w:tcPr>
          <w:p w14:paraId="0342BF33" w14:textId="77777777" w:rsidR="00BD4EC7" w:rsidRPr="00BD4EC7" w:rsidRDefault="00BD4EC7" w:rsidP="000B51A4">
            <w:pPr>
              <w:jc w:val="left"/>
              <w:rPr>
                <w:szCs w:val="26"/>
              </w:rPr>
            </w:pPr>
            <w:r w:rsidRPr="00BD4EC7">
              <w:rPr>
                <w:szCs w:val="26"/>
              </w:rPr>
              <w:t>items: [{price: 100, quantity: 3}], voucher: {type: 'percentage', value: 10, maxAmount: 25}</w:t>
            </w:r>
          </w:p>
        </w:tc>
        <w:tc>
          <w:tcPr>
            <w:tcW w:w="0" w:type="auto"/>
            <w:hideMark/>
          </w:tcPr>
          <w:p w14:paraId="32ADC771" w14:textId="77777777" w:rsidR="00BD4EC7" w:rsidRPr="00BD4EC7" w:rsidRDefault="00BD4EC7" w:rsidP="000B51A4">
            <w:pPr>
              <w:jc w:val="left"/>
              <w:rPr>
                <w:szCs w:val="26"/>
              </w:rPr>
            </w:pPr>
            <w:r w:rsidRPr="00BD4EC7">
              <w:rPr>
                <w:szCs w:val="26"/>
              </w:rPr>
              <w:t>Returns: {subtotal: 300, discount: 25, total: 275} (Discount capped at maxAmount)</w:t>
            </w:r>
          </w:p>
        </w:tc>
      </w:tr>
      <w:tr w:rsidR="00BD4EC7" w:rsidRPr="00BD4EC7" w14:paraId="6ADD6527" w14:textId="77777777" w:rsidTr="00EF7EAC">
        <w:tc>
          <w:tcPr>
            <w:tcW w:w="0" w:type="auto"/>
            <w:hideMark/>
          </w:tcPr>
          <w:p w14:paraId="6FB3DE82" w14:textId="77777777" w:rsidR="00BD4EC7" w:rsidRPr="00BD4EC7" w:rsidRDefault="00BD4EC7" w:rsidP="000B51A4">
            <w:pPr>
              <w:jc w:val="left"/>
              <w:rPr>
                <w:szCs w:val="26"/>
              </w:rPr>
            </w:pPr>
            <w:r w:rsidRPr="00BD4EC7">
              <w:rPr>
                <w:szCs w:val="26"/>
              </w:rPr>
              <w:t>TC-UNIT-CALC-04</w:t>
            </w:r>
          </w:p>
        </w:tc>
        <w:tc>
          <w:tcPr>
            <w:tcW w:w="0" w:type="auto"/>
            <w:hideMark/>
          </w:tcPr>
          <w:p w14:paraId="626C2493" w14:textId="77777777" w:rsidR="00BD4EC7" w:rsidRPr="00BD4EC7" w:rsidRDefault="00BD4EC7" w:rsidP="000B51A4">
            <w:pPr>
              <w:jc w:val="left"/>
              <w:rPr>
                <w:szCs w:val="26"/>
              </w:rPr>
            </w:pPr>
            <w:r w:rsidRPr="00BD4EC7">
              <w:rPr>
                <w:szCs w:val="26"/>
              </w:rPr>
              <w:t>Path 4 (1→2→3→5→6→7)</w:t>
            </w:r>
          </w:p>
        </w:tc>
        <w:tc>
          <w:tcPr>
            <w:tcW w:w="0" w:type="auto"/>
            <w:hideMark/>
          </w:tcPr>
          <w:p w14:paraId="69C40546" w14:textId="77777777" w:rsidR="00BD4EC7" w:rsidRPr="00BD4EC7" w:rsidRDefault="00BD4EC7" w:rsidP="000B51A4">
            <w:pPr>
              <w:jc w:val="left"/>
              <w:rPr>
                <w:szCs w:val="26"/>
              </w:rPr>
            </w:pPr>
            <w:r w:rsidRPr="00BD4EC7">
              <w:rPr>
                <w:szCs w:val="26"/>
              </w:rPr>
              <w:t>items: [{price: 50, quantity: 2}], voucher: {type: 'fixed', value: 30}</w:t>
            </w:r>
          </w:p>
        </w:tc>
        <w:tc>
          <w:tcPr>
            <w:tcW w:w="0" w:type="auto"/>
            <w:hideMark/>
          </w:tcPr>
          <w:p w14:paraId="200B4186" w14:textId="77777777" w:rsidR="00BD4EC7" w:rsidRPr="00BD4EC7" w:rsidRDefault="00BD4EC7" w:rsidP="000B51A4">
            <w:pPr>
              <w:jc w:val="left"/>
              <w:rPr>
                <w:szCs w:val="26"/>
              </w:rPr>
            </w:pPr>
            <w:r w:rsidRPr="00BD4EC7">
              <w:rPr>
                <w:szCs w:val="26"/>
              </w:rPr>
              <w:t>Returns: {subtotal: 100, discount: 30, total: 70}</w:t>
            </w:r>
          </w:p>
        </w:tc>
      </w:tr>
    </w:tbl>
    <w:p w14:paraId="7134F4E8" w14:textId="77777777" w:rsidR="00057EF3" w:rsidRDefault="00BD4EC7" w:rsidP="00057EF3">
      <w:r w:rsidRPr="00BD4EC7">
        <w:t>These test cases are implemented in the file ecomAPI/tests/unit/orderUtils.test.js and run automatically in the CI/CD process.</w:t>
      </w:r>
    </w:p>
    <w:p w14:paraId="455AB89C" w14:textId="1E3EFB21" w:rsidR="00057EF3" w:rsidRPr="00057EF3" w:rsidRDefault="00BD4EC7" w:rsidP="00057EF3">
      <w:pPr>
        <w:pStyle w:val="Heading2"/>
        <w:rPr>
          <w:rStyle w:val="Heading3Char"/>
          <w:bCs/>
        </w:rPr>
      </w:pPr>
      <w:bookmarkStart w:id="85" w:name="_Toc217241659"/>
      <w:r w:rsidRPr="00057EF3">
        <w:rPr>
          <w:bCs/>
        </w:rPr>
        <w:t>4.4. TEST DESIGN AND IMPLEMENTATION METHODOLOGY</w:t>
      </w:r>
      <w:bookmarkEnd w:id="85"/>
    </w:p>
    <w:p w14:paraId="317FF204" w14:textId="77777777" w:rsidR="00CE0ACB" w:rsidRDefault="00BD4EC7" w:rsidP="00057EF3">
      <w:pPr>
        <w:pStyle w:val="Heading3"/>
        <w:rPr>
          <w:rStyle w:val="Heading3Char"/>
          <w:b/>
          <w:bCs/>
        </w:rPr>
      </w:pPr>
      <w:bookmarkStart w:id="86" w:name="_Toc217241660"/>
      <w:r w:rsidRPr="00057EF3">
        <w:rPr>
          <w:rStyle w:val="Heading3Char"/>
          <w:b/>
          <w:bCs/>
        </w:rPr>
        <w:t>4.4.1. Manual Testing</w:t>
      </w:r>
      <w:bookmarkEnd w:id="86"/>
    </w:p>
    <w:p w14:paraId="722F816D" w14:textId="411D6572" w:rsidR="000B51A4" w:rsidRPr="00057EF3" w:rsidRDefault="00BD4EC7" w:rsidP="00CE0ACB">
      <w:r w:rsidRPr="00057EF3">
        <w:t>Manual testing is applied for complex scenarios that are difficult to automate or require the subjective evaluation of the tester. In the project, manual testing focuses on:</w:t>
      </w:r>
    </w:p>
    <w:p w14:paraId="23853520" w14:textId="295B7806" w:rsidR="000B51A4" w:rsidRPr="00BD4EC7" w:rsidRDefault="00BD4EC7" w:rsidP="00A00AE2">
      <w:pPr>
        <w:jc w:val="left"/>
        <w:rPr>
          <w:szCs w:val="26"/>
        </w:rPr>
      </w:pPr>
      <w:r w:rsidRPr="00A00AE2">
        <w:rPr>
          <w:b/>
          <w:bCs/>
        </w:rPr>
        <w:t>User Interface Testing</w:t>
      </w:r>
      <w:r w:rsidRPr="00BD4EC7">
        <w:rPr>
          <w:szCs w:val="26"/>
        </w:rPr>
        <w:br/>
      </w:r>
      <w:r w:rsidRPr="00BD4EC7">
        <w:rPr>
          <w:szCs w:val="26"/>
        </w:rPr>
        <w:sym w:font="Symbol" w:char="F02B"/>
      </w:r>
      <w:r w:rsidRPr="00BD4EC7">
        <w:rPr>
          <w:szCs w:val="26"/>
        </w:rPr>
        <w:t xml:space="preserve"> </w:t>
      </w:r>
      <w:r w:rsidRPr="00BD4EC7">
        <w:t>Layout and Responsive Testing:</w:t>
      </w:r>
      <w:r w:rsidRPr="00BD4EC7">
        <w:rPr>
          <w:szCs w:val="26"/>
        </w:rPr>
        <w:t xml:space="preserve"> Ensure the interface displays correctly on different screen sizes.</w:t>
      </w:r>
      <w:r w:rsidRPr="00BD4EC7">
        <w:rPr>
          <w:szCs w:val="26"/>
        </w:rPr>
        <w:br/>
      </w:r>
      <w:r w:rsidRPr="00BD4EC7">
        <w:rPr>
          <w:szCs w:val="26"/>
        </w:rPr>
        <w:sym w:font="Symbol" w:char="F02B"/>
      </w:r>
      <w:r w:rsidRPr="00BD4EC7">
        <w:rPr>
          <w:szCs w:val="26"/>
        </w:rPr>
        <w:t xml:space="preserve"> </w:t>
      </w:r>
      <w:r w:rsidRPr="00BD4EC7">
        <w:t>User Experience Testing:</w:t>
      </w:r>
      <w:r w:rsidRPr="00BD4EC7">
        <w:rPr>
          <w:szCs w:val="26"/>
        </w:rPr>
        <w:t xml:space="preserve"> Evaluate the intuitiveness and ease of use of the interface.</w:t>
      </w:r>
      <w:r w:rsidRPr="00BD4EC7">
        <w:rPr>
          <w:szCs w:val="26"/>
        </w:rPr>
        <w:br/>
      </w:r>
      <w:r w:rsidRPr="00BD4EC7">
        <w:rPr>
          <w:szCs w:val="26"/>
        </w:rPr>
        <w:sym w:font="Symbol" w:char="F02B"/>
      </w:r>
      <w:r w:rsidRPr="00BD4EC7">
        <w:rPr>
          <w:szCs w:val="26"/>
        </w:rPr>
        <w:t xml:space="preserve"> </w:t>
      </w:r>
      <w:r w:rsidRPr="00BD4EC7">
        <w:t>Browser Compatibility Testing:</w:t>
      </w:r>
      <w:r w:rsidRPr="00BD4EC7">
        <w:rPr>
          <w:szCs w:val="26"/>
        </w:rPr>
        <w:t xml:space="preserve"> Ensure the system works on popular browsers.</w:t>
      </w:r>
    </w:p>
    <w:p w14:paraId="4853D049" w14:textId="42EEDC00" w:rsidR="000B51A4" w:rsidRPr="00BD4EC7" w:rsidRDefault="00BD4EC7" w:rsidP="00A00AE2">
      <w:pPr>
        <w:jc w:val="left"/>
        <w:rPr>
          <w:szCs w:val="26"/>
        </w:rPr>
      </w:pPr>
      <w:r w:rsidRPr="00A00AE2">
        <w:rPr>
          <w:b/>
          <w:bCs/>
        </w:rPr>
        <w:t>User Acceptance Testing</w:t>
      </w:r>
      <w:r w:rsidRPr="00BD4EC7">
        <w:rPr>
          <w:szCs w:val="26"/>
        </w:rPr>
        <w:br/>
      </w:r>
      <w:r w:rsidRPr="00BD4EC7">
        <w:rPr>
          <w:szCs w:val="26"/>
        </w:rPr>
        <w:sym w:font="Symbol" w:char="F02B"/>
      </w:r>
      <w:r w:rsidRPr="00BD4EC7">
        <w:rPr>
          <w:szCs w:val="26"/>
        </w:rPr>
        <w:t xml:space="preserve"> </w:t>
      </w:r>
      <w:r w:rsidRPr="00BD4EC7">
        <w:t>End-to-End Business Flow Testing:</w:t>
      </w:r>
      <w:r w:rsidRPr="00BD4EC7">
        <w:rPr>
          <w:szCs w:val="26"/>
        </w:rPr>
        <w:t xml:space="preserve"> From login to order completion.</w:t>
      </w:r>
      <w:r w:rsidRPr="00BD4EC7">
        <w:rPr>
          <w:szCs w:val="26"/>
        </w:rPr>
        <w:br/>
      </w:r>
      <w:r w:rsidRPr="00BD4EC7">
        <w:rPr>
          <w:szCs w:val="26"/>
        </w:rPr>
        <w:sym w:font="Symbol" w:char="F02B"/>
      </w:r>
      <w:r w:rsidRPr="00BD4EC7">
        <w:rPr>
          <w:szCs w:val="26"/>
        </w:rPr>
        <w:t xml:space="preserve"> </w:t>
      </w:r>
      <w:r w:rsidRPr="00BD4EC7">
        <w:t>Business Correctness Evaluation:</w:t>
      </w:r>
      <w:r w:rsidRPr="00BD4EC7">
        <w:rPr>
          <w:szCs w:val="26"/>
        </w:rPr>
        <w:t xml:space="preserve"> Compare actual results with business requirements.</w:t>
      </w:r>
      <w:r w:rsidRPr="00BD4EC7">
        <w:rPr>
          <w:szCs w:val="26"/>
        </w:rPr>
        <w:br/>
      </w:r>
      <w:r w:rsidRPr="00BD4EC7">
        <w:rPr>
          <w:szCs w:val="26"/>
        </w:rPr>
        <w:sym w:font="Symbol" w:char="F02B"/>
      </w:r>
      <w:r w:rsidRPr="00BD4EC7">
        <w:rPr>
          <w:szCs w:val="26"/>
        </w:rPr>
        <w:t xml:space="preserve"> </w:t>
      </w:r>
      <w:r w:rsidRPr="00BD4EC7">
        <w:t>Data Consistency Testing:</w:t>
      </w:r>
      <w:r w:rsidRPr="00BD4EC7">
        <w:rPr>
          <w:szCs w:val="26"/>
        </w:rPr>
        <w:t xml:space="preserve"> Ensure data is displayed correctly across different pages.</w:t>
      </w:r>
    </w:p>
    <w:p w14:paraId="72A102E7" w14:textId="77777777" w:rsidR="000B51A4" w:rsidRDefault="000B51A4" w:rsidP="000B51A4">
      <w:pPr>
        <w:jc w:val="left"/>
      </w:pPr>
    </w:p>
    <w:p w14:paraId="526A5B2F" w14:textId="43CA6826" w:rsidR="00BD4EC7" w:rsidRPr="000B51A4" w:rsidRDefault="00BD4EC7" w:rsidP="00A00AE2">
      <w:pPr>
        <w:jc w:val="left"/>
        <w:rPr>
          <w:szCs w:val="26"/>
        </w:rPr>
      </w:pPr>
      <w:r w:rsidRPr="00A00AE2">
        <w:rPr>
          <w:b/>
          <w:bCs/>
        </w:rPr>
        <w:t>Exploratory Testing</w:t>
      </w:r>
      <w:r w:rsidRPr="00BD4EC7">
        <w:rPr>
          <w:szCs w:val="26"/>
        </w:rPr>
        <w:br/>
      </w:r>
      <w:r w:rsidRPr="00BD4EC7">
        <w:rPr>
          <w:szCs w:val="26"/>
        </w:rPr>
        <w:sym w:font="Symbol" w:char="F02B"/>
      </w:r>
      <w:r w:rsidRPr="00BD4EC7">
        <w:rPr>
          <w:szCs w:val="26"/>
        </w:rPr>
        <w:t xml:space="preserve"> </w:t>
      </w:r>
      <w:r w:rsidRPr="00BD4EC7">
        <w:t>Detecting Potential Bugs:</w:t>
      </w:r>
      <w:r w:rsidRPr="00BD4EC7">
        <w:rPr>
          <w:szCs w:val="26"/>
        </w:rPr>
        <w:t xml:space="preserve"> Testing scenarios not covered in test cases.</w:t>
      </w:r>
      <w:r w:rsidRPr="00BD4EC7">
        <w:rPr>
          <w:szCs w:val="26"/>
        </w:rPr>
        <w:br/>
      </w:r>
      <w:r w:rsidRPr="00BD4EC7">
        <w:rPr>
          <w:szCs w:val="26"/>
        </w:rPr>
        <w:sym w:font="Symbol" w:char="F02B"/>
      </w:r>
      <w:r w:rsidRPr="00BD4EC7">
        <w:rPr>
          <w:szCs w:val="26"/>
        </w:rPr>
        <w:t xml:space="preserve"> </w:t>
      </w:r>
      <w:r w:rsidRPr="00BD4EC7">
        <w:t>Basic Security Testing:</w:t>
      </w:r>
      <w:r w:rsidRPr="00BD4EC7">
        <w:rPr>
          <w:szCs w:val="26"/>
        </w:rPr>
        <w:t xml:space="preserve"> Trying simple attacks like SQL injection, XSS.</w:t>
      </w:r>
      <w:r w:rsidRPr="00BD4EC7">
        <w:rPr>
          <w:szCs w:val="26"/>
        </w:rPr>
        <w:br/>
      </w:r>
      <w:r w:rsidRPr="00BD4EC7">
        <w:rPr>
          <w:szCs w:val="26"/>
        </w:rPr>
        <w:sym w:font="Symbol" w:char="F02B"/>
      </w:r>
      <w:r w:rsidRPr="00BD4EC7">
        <w:rPr>
          <w:szCs w:val="26"/>
        </w:rPr>
        <w:t xml:space="preserve"> </w:t>
      </w:r>
      <w:r w:rsidRPr="00BD4EC7">
        <w:t>Error Handling Testing:</w:t>
      </w:r>
      <w:r w:rsidRPr="00BD4EC7">
        <w:rPr>
          <w:szCs w:val="26"/>
        </w:rPr>
        <w:t xml:space="preserve"> Evaluating how the system handles abnormal situations.</w:t>
      </w:r>
    </w:p>
    <w:p w14:paraId="15BF47A8" w14:textId="77777777" w:rsidR="00CE0ACB" w:rsidRDefault="00BD4EC7" w:rsidP="000B51A4">
      <w:pPr>
        <w:pStyle w:val="Heading3"/>
        <w:rPr>
          <w:rStyle w:val="Heading3Char"/>
          <w:b/>
          <w:bCs/>
        </w:rPr>
      </w:pPr>
      <w:bookmarkStart w:id="87" w:name="_Toc217241661"/>
      <w:r w:rsidRPr="00BD4EC7">
        <w:rPr>
          <w:rStyle w:val="Heading3Char"/>
          <w:b/>
          <w:bCs/>
        </w:rPr>
        <w:t>4.4.2. Automated Testing</w:t>
      </w:r>
      <w:bookmarkEnd w:id="87"/>
    </w:p>
    <w:p w14:paraId="5538EBAC" w14:textId="1FC9A4AD" w:rsidR="00BD4EC7" w:rsidRPr="00BD4EC7" w:rsidRDefault="00BD4EC7" w:rsidP="00CE0ACB">
      <w:r w:rsidRPr="00BD4EC7">
        <w:rPr>
          <w:rStyle w:val="Heading3Char"/>
          <w:b w:val="0"/>
          <w:bCs/>
        </w:rPr>
        <w:br/>
      </w:r>
      <w:r w:rsidRPr="00BD4EC7">
        <w:t>Automated testing is the focus of the project's testing strategy, helping to ensure continuous quality and early bug detection.</w:t>
      </w:r>
    </w:p>
    <w:p w14:paraId="03B5F7E9" w14:textId="4B410BC4" w:rsidR="00BD4EC7" w:rsidRPr="00BD4EC7" w:rsidRDefault="00BD4EC7" w:rsidP="00A00AE2">
      <w:pPr>
        <w:jc w:val="left"/>
        <w:rPr>
          <w:szCs w:val="26"/>
        </w:rPr>
      </w:pPr>
      <w:r w:rsidRPr="00A00AE2">
        <w:rPr>
          <w:b/>
          <w:bCs/>
        </w:rPr>
        <w:t>Unit Testing</w:t>
      </w:r>
      <w:r w:rsidRPr="00BD4EC7">
        <w:rPr>
          <w:szCs w:val="26"/>
        </w:rPr>
        <w:br/>
      </w:r>
      <w:r w:rsidRPr="00BD4EC7">
        <w:rPr>
          <w:szCs w:val="26"/>
        </w:rPr>
        <w:sym w:font="Symbol" w:char="F02B"/>
      </w:r>
      <w:r w:rsidRPr="00BD4EC7">
        <w:rPr>
          <w:szCs w:val="26"/>
        </w:rPr>
        <w:t xml:space="preserve"> </w:t>
      </w:r>
      <w:r w:rsidRPr="00BD4EC7">
        <w:t>Tools:</w:t>
      </w:r>
      <w:r w:rsidRPr="00BD4EC7">
        <w:rPr>
          <w:szCs w:val="26"/>
        </w:rPr>
        <w:t xml:space="preserve"> Jest for backend, Jest + React Testing Library for frontend.</w:t>
      </w:r>
      <w:r w:rsidRPr="00BD4EC7">
        <w:rPr>
          <w:szCs w:val="26"/>
        </w:rPr>
        <w:br/>
      </w:r>
      <w:r w:rsidRPr="00BD4EC7">
        <w:rPr>
          <w:szCs w:val="26"/>
        </w:rPr>
        <w:sym w:font="Symbol" w:char="F02B"/>
      </w:r>
      <w:r w:rsidRPr="00BD4EC7">
        <w:rPr>
          <w:szCs w:val="26"/>
        </w:rPr>
        <w:t xml:space="preserve"> </w:t>
      </w:r>
      <w:r w:rsidRPr="00BD4EC7">
        <w:t>Scope:</w:t>
      </w:r>
      <w:r w:rsidRPr="00BD4EC7">
        <w:rPr>
          <w:szCs w:val="26"/>
        </w:rPr>
        <w:t xml:space="preserve"> Utility functions, services, React components.</w:t>
      </w:r>
      <w:r w:rsidRPr="00BD4EC7">
        <w:rPr>
          <w:szCs w:val="26"/>
        </w:rPr>
        <w:br/>
      </w:r>
      <w:r w:rsidRPr="00BD4EC7">
        <w:rPr>
          <w:szCs w:val="26"/>
        </w:rPr>
        <w:sym w:font="Symbol" w:char="F02B"/>
      </w:r>
      <w:r w:rsidRPr="00BD4EC7">
        <w:rPr>
          <w:szCs w:val="26"/>
        </w:rPr>
        <w:t xml:space="preserve"> </w:t>
      </w:r>
      <w:r w:rsidRPr="00BD4EC7">
        <w:t>Goal:</w:t>
      </w:r>
      <w:r w:rsidRPr="00BD4EC7">
        <w:rPr>
          <w:szCs w:val="26"/>
        </w:rPr>
        <w:t xml:space="preserve"> Achieve minimum 80% coverage for important files.</w:t>
      </w:r>
      <w:r w:rsidRPr="00BD4EC7">
        <w:rPr>
          <w:szCs w:val="26"/>
        </w:rPr>
        <w:br/>
        <w:t>Example unit test case for the validateEmail() function:</w:t>
      </w:r>
    </w:p>
    <w:p w14:paraId="5A5C4319" w14:textId="77777777" w:rsidR="00051991" w:rsidRPr="00BE2790" w:rsidRDefault="00051991" w:rsidP="00051991">
      <w:pPr>
        <w:rPr>
          <w:szCs w:val="26"/>
        </w:rPr>
      </w:pPr>
      <w:r w:rsidRPr="00BE2790">
        <w:rPr>
          <w:szCs w:val="26"/>
        </w:rPr>
        <w:t>test('validateEmail trả về true cho email hợp lệ', () =&gt; {</w:t>
      </w:r>
    </w:p>
    <w:p w14:paraId="20870A73" w14:textId="77777777" w:rsidR="00051991" w:rsidRPr="00BE2790" w:rsidRDefault="00051991" w:rsidP="00051991">
      <w:pPr>
        <w:rPr>
          <w:szCs w:val="26"/>
        </w:rPr>
      </w:pPr>
      <w:r w:rsidRPr="00BE2790">
        <w:rPr>
          <w:szCs w:val="26"/>
        </w:rPr>
        <w:t xml:space="preserve">    expect(validateEmail('test@example.com')).toBe(true);</w:t>
      </w:r>
    </w:p>
    <w:p w14:paraId="195A9678" w14:textId="026376BF" w:rsidR="00051991" w:rsidRPr="00BE2790" w:rsidRDefault="00051991" w:rsidP="00051991">
      <w:pPr>
        <w:rPr>
          <w:szCs w:val="26"/>
        </w:rPr>
      </w:pPr>
      <w:r w:rsidRPr="00BE2790">
        <w:rPr>
          <w:szCs w:val="26"/>
        </w:rPr>
        <w:t>});</w:t>
      </w:r>
    </w:p>
    <w:p w14:paraId="434B3310" w14:textId="77777777" w:rsidR="00051991" w:rsidRPr="00BE2790" w:rsidRDefault="00051991" w:rsidP="00051991">
      <w:pPr>
        <w:rPr>
          <w:szCs w:val="26"/>
        </w:rPr>
      </w:pPr>
      <w:r w:rsidRPr="00BE2790">
        <w:rPr>
          <w:szCs w:val="26"/>
        </w:rPr>
        <w:t>test('validateEmail trả về false cho email không có @', () =&gt; {</w:t>
      </w:r>
    </w:p>
    <w:p w14:paraId="36F2D2DE" w14:textId="77777777" w:rsidR="00051991" w:rsidRPr="00BE2790" w:rsidRDefault="00051991" w:rsidP="00051991">
      <w:pPr>
        <w:rPr>
          <w:szCs w:val="26"/>
        </w:rPr>
      </w:pPr>
      <w:r w:rsidRPr="00BE2790">
        <w:rPr>
          <w:szCs w:val="26"/>
        </w:rPr>
        <w:t xml:space="preserve">    expect(validateEmail('testexample.com')).toBe(false);</w:t>
      </w:r>
    </w:p>
    <w:p w14:paraId="678A3D2C" w14:textId="4202CFAC" w:rsidR="00051991" w:rsidRPr="00BE2790" w:rsidRDefault="00051991" w:rsidP="00051991">
      <w:pPr>
        <w:rPr>
          <w:szCs w:val="26"/>
        </w:rPr>
      </w:pPr>
      <w:r w:rsidRPr="00BE2790">
        <w:rPr>
          <w:szCs w:val="26"/>
        </w:rPr>
        <w:t>});</w:t>
      </w:r>
    </w:p>
    <w:p w14:paraId="3D59A5EA" w14:textId="77777777" w:rsidR="00051991" w:rsidRPr="00BE2790" w:rsidRDefault="00051991" w:rsidP="00051991">
      <w:pPr>
        <w:rPr>
          <w:szCs w:val="26"/>
        </w:rPr>
      </w:pPr>
      <w:r w:rsidRPr="00BE2790">
        <w:rPr>
          <w:szCs w:val="26"/>
        </w:rPr>
        <w:t>test('validateEmail trả về false cho email không có domain', () =&gt; {</w:t>
      </w:r>
    </w:p>
    <w:p w14:paraId="333ECF2F" w14:textId="77777777" w:rsidR="00051991" w:rsidRPr="00BE2790" w:rsidRDefault="00051991" w:rsidP="00051991">
      <w:pPr>
        <w:rPr>
          <w:szCs w:val="26"/>
        </w:rPr>
      </w:pPr>
      <w:r w:rsidRPr="00BE2790">
        <w:rPr>
          <w:szCs w:val="26"/>
        </w:rPr>
        <w:t xml:space="preserve">    expect(validateEmail('test@')).toBe(false);</w:t>
      </w:r>
    </w:p>
    <w:p w14:paraId="0B9F1B5D" w14:textId="77777777" w:rsidR="00051991" w:rsidRPr="00BE2790" w:rsidRDefault="00051991" w:rsidP="00051991">
      <w:pPr>
        <w:rPr>
          <w:szCs w:val="26"/>
        </w:rPr>
      </w:pPr>
      <w:r w:rsidRPr="00BE2790">
        <w:rPr>
          <w:szCs w:val="26"/>
        </w:rPr>
        <w:t>});</w:t>
      </w:r>
    </w:p>
    <w:p w14:paraId="4A95CB75" w14:textId="4487E65B" w:rsidR="00224FEA" w:rsidRPr="004450F6" w:rsidRDefault="00224FEA" w:rsidP="00A00AE2">
      <w:pPr>
        <w:jc w:val="left"/>
        <w:rPr>
          <w:szCs w:val="26"/>
        </w:rPr>
      </w:pPr>
      <w:r w:rsidRPr="00A00AE2">
        <w:rPr>
          <w:b/>
          <w:bCs/>
        </w:rPr>
        <w:t>Integration Testing</w:t>
      </w:r>
      <w:r w:rsidRPr="004450F6">
        <w:rPr>
          <w:szCs w:val="26"/>
        </w:rPr>
        <w:br/>
      </w:r>
      <w:r w:rsidRPr="004450F6">
        <w:rPr>
          <w:szCs w:val="26"/>
        </w:rPr>
        <w:sym w:font="Symbol" w:char="F02B"/>
      </w:r>
      <w:r w:rsidRPr="004450F6">
        <w:rPr>
          <w:szCs w:val="26"/>
        </w:rPr>
        <w:t xml:space="preserve"> </w:t>
      </w:r>
      <w:r w:rsidRPr="00224FEA">
        <w:rPr>
          <w:szCs w:val="26"/>
        </w:rPr>
        <w:t>Tool:</w:t>
      </w:r>
      <w:r w:rsidRPr="004450F6">
        <w:rPr>
          <w:szCs w:val="26"/>
        </w:rPr>
        <w:t xml:space="preserve"> Supertest for API testing, Jest for service integration</w:t>
      </w:r>
      <w:r w:rsidRPr="004450F6">
        <w:rPr>
          <w:szCs w:val="26"/>
        </w:rPr>
        <w:br/>
      </w:r>
      <w:r w:rsidRPr="004450F6">
        <w:rPr>
          <w:szCs w:val="26"/>
        </w:rPr>
        <w:sym w:font="Symbol" w:char="F02B"/>
      </w:r>
      <w:r w:rsidRPr="004450F6">
        <w:rPr>
          <w:szCs w:val="26"/>
        </w:rPr>
        <w:t xml:space="preserve"> </w:t>
      </w:r>
      <w:r w:rsidRPr="00224FEA">
        <w:rPr>
          <w:szCs w:val="26"/>
        </w:rPr>
        <w:t>Scope:</w:t>
      </w:r>
      <w:r w:rsidRPr="004450F6">
        <w:rPr>
          <w:szCs w:val="26"/>
        </w:rPr>
        <w:t xml:space="preserve"> Integration between controller-service-repository, API endpoints</w:t>
      </w:r>
      <w:r w:rsidRPr="004450F6">
        <w:rPr>
          <w:szCs w:val="26"/>
        </w:rPr>
        <w:br/>
      </w:r>
      <w:r w:rsidRPr="004450F6">
        <w:rPr>
          <w:szCs w:val="26"/>
        </w:rPr>
        <w:sym w:font="Symbol" w:char="F02B"/>
      </w:r>
      <w:r w:rsidRPr="004450F6">
        <w:rPr>
          <w:szCs w:val="26"/>
        </w:rPr>
        <w:t xml:space="preserve"> </w:t>
      </w:r>
      <w:r w:rsidRPr="00224FEA">
        <w:rPr>
          <w:szCs w:val="26"/>
        </w:rPr>
        <w:t>Goal:</w:t>
      </w:r>
      <w:r w:rsidRPr="004450F6">
        <w:rPr>
          <w:szCs w:val="26"/>
        </w:rPr>
        <w:t xml:space="preserve"> Test the accuracy of data flow across layers</w:t>
      </w:r>
    </w:p>
    <w:p w14:paraId="6FAB2875" w14:textId="77777777" w:rsidR="00224FEA" w:rsidRPr="00224FEA" w:rsidRDefault="00224FEA" w:rsidP="00224FEA">
      <w:pPr>
        <w:rPr>
          <w:rFonts w:eastAsiaTheme="majorEastAsia" w:cstheme="majorBidi"/>
          <w:szCs w:val="26"/>
        </w:rPr>
      </w:pPr>
      <w:r w:rsidRPr="00224FEA">
        <w:rPr>
          <w:rFonts w:eastAsiaTheme="majorEastAsia" w:cstheme="majorBidi"/>
          <w:szCs w:val="26"/>
        </w:rPr>
        <w:t>Example integration test case for login API:</w:t>
      </w:r>
    </w:p>
    <w:p w14:paraId="2C034FC2" w14:textId="77777777" w:rsidR="00912D93" w:rsidRPr="00BE2790" w:rsidRDefault="00912D93" w:rsidP="00224FEA">
      <w:pPr>
        <w:pStyle w:val="Heading4"/>
        <w:rPr>
          <w:szCs w:val="26"/>
        </w:rPr>
      </w:pPr>
      <w:r w:rsidRPr="00BE2790">
        <w:rPr>
          <w:szCs w:val="26"/>
        </w:rPr>
        <w:t>test('POST /api/login thành công với thông tin hợp lệ', async () =&gt; {</w:t>
      </w:r>
    </w:p>
    <w:p w14:paraId="161798A6" w14:textId="77777777" w:rsidR="00912D93" w:rsidRPr="00BE2790" w:rsidRDefault="00912D93" w:rsidP="00912D93">
      <w:pPr>
        <w:rPr>
          <w:szCs w:val="26"/>
        </w:rPr>
      </w:pPr>
      <w:r w:rsidRPr="00BE2790">
        <w:rPr>
          <w:szCs w:val="26"/>
        </w:rPr>
        <w:t xml:space="preserve">    const response = await request(app)</w:t>
      </w:r>
    </w:p>
    <w:p w14:paraId="2247E39C" w14:textId="77777777" w:rsidR="00912D93" w:rsidRPr="00BE2790" w:rsidRDefault="00912D93" w:rsidP="00912D93">
      <w:pPr>
        <w:rPr>
          <w:szCs w:val="26"/>
        </w:rPr>
      </w:pPr>
      <w:r w:rsidRPr="00BE2790">
        <w:rPr>
          <w:szCs w:val="26"/>
        </w:rPr>
        <w:t xml:space="preserve">        .post('/api/login')</w:t>
      </w:r>
    </w:p>
    <w:p w14:paraId="2F55BE23" w14:textId="4FB289D5" w:rsidR="00912D93" w:rsidRPr="00BE2790" w:rsidRDefault="00912D93" w:rsidP="00912D93">
      <w:pPr>
        <w:rPr>
          <w:szCs w:val="26"/>
        </w:rPr>
      </w:pPr>
      <w:r w:rsidRPr="00BE2790">
        <w:rPr>
          <w:szCs w:val="26"/>
        </w:rPr>
        <w:t xml:space="preserve">        .send({ email: 'user@example.com', password: 'password123' });</w:t>
      </w:r>
    </w:p>
    <w:p w14:paraId="076C16FD" w14:textId="77777777" w:rsidR="00912D93" w:rsidRPr="00BE2790" w:rsidRDefault="00912D93" w:rsidP="00912D93">
      <w:pPr>
        <w:rPr>
          <w:szCs w:val="26"/>
        </w:rPr>
      </w:pPr>
      <w:r w:rsidRPr="00BE2790">
        <w:rPr>
          <w:szCs w:val="26"/>
        </w:rPr>
        <w:t xml:space="preserve">    expect(response.statusCode).toBe(200);</w:t>
      </w:r>
    </w:p>
    <w:p w14:paraId="58BAAC52" w14:textId="77777777" w:rsidR="00912D93" w:rsidRPr="00BE2790" w:rsidRDefault="00912D93" w:rsidP="00912D93">
      <w:pPr>
        <w:rPr>
          <w:szCs w:val="26"/>
        </w:rPr>
      </w:pPr>
      <w:r w:rsidRPr="00BE2790">
        <w:rPr>
          <w:szCs w:val="26"/>
        </w:rPr>
        <w:t xml:space="preserve">    expect(response.body).toHaveProperty('token');</w:t>
      </w:r>
    </w:p>
    <w:p w14:paraId="0C71996A" w14:textId="77777777" w:rsidR="00912D93" w:rsidRPr="00BE2790" w:rsidRDefault="00912D93" w:rsidP="00912D93">
      <w:pPr>
        <w:rPr>
          <w:szCs w:val="26"/>
        </w:rPr>
      </w:pPr>
      <w:r w:rsidRPr="00BE2790">
        <w:rPr>
          <w:szCs w:val="26"/>
        </w:rPr>
        <w:t xml:space="preserve">    expect(response.body).toHaveProperty('user');</w:t>
      </w:r>
    </w:p>
    <w:p w14:paraId="7B2F6A5B" w14:textId="1799D12B" w:rsidR="00912D93" w:rsidRPr="00BE2790" w:rsidRDefault="00912D93" w:rsidP="00912D93">
      <w:pPr>
        <w:rPr>
          <w:szCs w:val="26"/>
        </w:rPr>
      </w:pPr>
      <w:r w:rsidRPr="00BE2790">
        <w:rPr>
          <w:szCs w:val="26"/>
        </w:rPr>
        <w:t>});</w:t>
      </w:r>
    </w:p>
    <w:p w14:paraId="65102110" w14:textId="77777777" w:rsidR="00912D93" w:rsidRPr="00BE2790" w:rsidRDefault="00912D93" w:rsidP="00912D93">
      <w:pPr>
        <w:rPr>
          <w:szCs w:val="26"/>
        </w:rPr>
      </w:pPr>
      <w:r w:rsidRPr="00BE2790">
        <w:rPr>
          <w:szCs w:val="26"/>
        </w:rPr>
        <w:t>test('POST /api/login thất bại với password sai', async () =&gt; {</w:t>
      </w:r>
    </w:p>
    <w:p w14:paraId="36D15454" w14:textId="77777777" w:rsidR="00912D93" w:rsidRPr="00BE2790" w:rsidRDefault="00912D93" w:rsidP="00912D93">
      <w:pPr>
        <w:rPr>
          <w:szCs w:val="26"/>
        </w:rPr>
      </w:pPr>
      <w:r w:rsidRPr="00BE2790">
        <w:rPr>
          <w:szCs w:val="26"/>
        </w:rPr>
        <w:t xml:space="preserve">    const response = await request(app)</w:t>
      </w:r>
    </w:p>
    <w:p w14:paraId="179CFB7A" w14:textId="77777777" w:rsidR="00912D93" w:rsidRPr="00BE2790" w:rsidRDefault="00912D93" w:rsidP="00912D93">
      <w:pPr>
        <w:rPr>
          <w:szCs w:val="26"/>
        </w:rPr>
      </w:pPr>
      <w:r w:rsidRPr="00BE2790">
        <w:rPr>
          <w:szCs w:val="26"/>
        </w:rPr>
        <w:t xml:space="preserve">        .post('/api/login')</w:t>
      </w:r>
    </w:p>
    <w:p w14:paraId="437DE2F0" w14:textId="7CB74E32" w:rsidR="00912D93" w:rsidRPr="00BE2790" w:rsidRDefault="00912D93" w:rsidP="00912D93">
      <w:pPr>
        <w:rPr>
          <w:szCs w:val="26"/>
        </w:rPr>
      </w:pPr>
      <w:r w:rsidRPr="00BE2790">
        <w:rPr>
          <w:szCs w:val="26"/>
        </w:rPr>
        <w:t xml:space="preserve">        .send({ email: 'user@example.com', password: 'wrongpassword' });</w:t>
      </w:r>
    </w:p>
    <w:p w14:paraId="4F77DCA4" w14:textId="77777777" w:rsidR="00912D93" w:rsidRPr="00BE2790" w:rsidRDefault="00912D93" w:rsidP="00912D93">
      <w:pPr>
        <w:rPr>
          <w:szCs w:val="26"/>
        </w:rPr>
      </w:pPr>
      <w:r w:rsidRPr="00BE2790">
        <w:rPr>
          <w:szCs w:val="26"/>
        </w:rPr>
        <w:t xml:space="preserve">    expect(response.statusCode).toBe(401);</w:t>
      </w:r>
    </w:p>
    <w:p w14:paraId="6B227597" w14:textId="77777777" w:rsidR="00912D93" w:rsidRPr="00BE2790" w:rsidRDefault="00912D93" w:rsidP="00912D93">
      <w:pPr>
        <w:rPr>
          <w:szCs w:val="26"/>
        </w:rPr>
      </w:pPr>
    </w:p>
    <w:p w14:paraId="4458560C" w14:textId="77777777" w:rsidR="00912D93" w:rsidRPr="00BE2790" w:rsidRDefault="00912D93" w:rsidP="00912D93">
      <w:pPr>
        <w:rPr>
          <w:szCs w:val="26"/>
        </w:rPr>
      </w:pPr>
      <w:r w:rsidRPr="00BE2790">
        <w:rPr>
          <w:szCs w:val="26"/>
        </w:rPr>
        <w:t xml:space="preserve">    expect(response.body).toHaveProperty('message', 'Thông tin đăng nhập không chính xác');</w:t>
      </w:r>
    </w:p>
    <w:p w14:paraId="0BE9D55E" w14:textId="77777777" w:rsidR="00912D93" w:rsidRPr="00BE2790" w:rsidRDefault="00912D93" w:rsidP="00912D93">
      <w:pPr>
        <w:rPr>
          <w:szCs w:val="26"/>
        </w:rPr>
      </w:pPr>
      <w:r w:rsidRPr="00BE2790">
        <w:rPr>
          <w:szCs w:val="26"/>
        </w:rPr>
        <w:t>});</w:t>
      </w:r>
    </w:p>
    <w:p w14:paraId="3AC6574E" w14:textId="0323E8DA" w:rsidR="00001301" w:rsidRPr="00001301" w:rsidRDefault="00001301" w:rsidP="00A00AE2">
      <w:pPr>
        <w:jc w:val="left"/>
      </w:pPr>
      <w:r w:rsidRPr="00A00AE2">
        <w:rPr>
          <w:b/>
          <w:bCs/>
        </w:rPr>
        <w:t>System Testing</w:t>
      </w:r>
      <w:r w:rsidRPr="00001301">
        <w:br/>
      </w:r>
      <w:r w:rsidRPr="00001301">
        <w:sym w:font="Symbol" w:char="F02B"/>
      </w:r>
      <w:r w:rsidRPr="00001301">
        <w:t xml:space="preserve"> Tool: Cypress for end-to-end testing</w:t>
      </w:r>
      <w:r w:rsidRPr="00001301">
        <w:br/>
      </w:r>
      <w:r w:rsidRPr="00001301">
        <w:sym w:font="Symbol" w:char="F02B"/>
      </w:r>
      <w:r w:rsidRPr="00001301">
        <w:t xml:space="preserve"> Scope: Main business flows from interface to backend</w:t>
      </w:r>
      <w:r w:rsidRPr="00001301">
        <w:br/>
      </w:r>
      <w:r w:rsidRPr="00001301">
        <w:sym w:font="Symbol" w:char="F02B"/>
      </w:r>
      <w:r w:rsidRPr="00001301">
        <w:t xml:space="preserve"> Goal: Ensure the system functions correctly as a unified entity</w:t>
      </w:r>
    </w:p>
    <w:p w14:paraId="66102459" w14:textId="77777777" w:rsidR="00001301" w:rsidRPr="00001301" w:rsidRDefault="00001301" w:rsidP="00001301">
      <w:pPr>
        <w:jc w:val="left"/>
      </w:pPr>
      <w:r w:rsidRPr="00001301">
        <w:t>Example system test case for the purchase flow:</w:t>
      </w:r>
    </w:p>
    <w:p w14:paraId="1CFC92F5" w14:textId="77777777" w:rsidR="005D5010" w:rsidRPr="00BE2790" w:rsidRDefault="005D5010" w:rsidP="005D5010">
      <w:pPr>
        <w:rPr>
          <w:szCs w:val="26"/>
        </w:rPr>
      </w:pPr>
      <w:r w:rsidRPr="00BE2790">
        <w:rPr>
          <w:szCs w:val="26"/>
        </w:rPr>
        <w:t>describe('Luồng mua hàng', () =&gt; {</w:t>
      </w:r>
    </w:p>
    <w:p w14:paraId="209E8DBC" w14:textId="77777777" w:rsidR="005D5010" w:rsidRPr="00BE2790" w:rsidRDefault="005D5010" w:rsidP="005D5010">
      <w:pPr>
        <w:rPr>
          <w:szCs w:val="26"/>
        </w:rPr>
      </w:pPr>
      <w:r w:rsidRPr="00BE2790">
        <w:rPr>
          <w:szCs w:val="26"/>
        </w:rPr>
        <w:t xml:space="preserve">    it('Người dùng có thể thêm sản phẩm vào giỏ và đặt hàng', () =&gt; {</w:t>
      </w:r>
    </w:p>
    <w:p w14:paraId="7DB018C5" w14:textId="77777777" w:rsidR="005D5010" w:rsidRPr="00BE2790" w:rsidRDefault="005D5010" w:rsidP="005D5010">
      <w:pPr>
        <w:rPr>
          <w:szCs w:val="26"/>
        </w:rPr>
      </w:pPr>
      <w:r w:rsidRPr="00BE2790">
        <w:rPr>
          <w:szCs w:val="26"/>
        </w:rPr>
        <w:t xml:space="preserve">        cy.visit('/');</w:t>
      </w:r>
    </w:p>
    <w:p w14:paraId="67B33599" w14:textId="77777777" w:rsidR="005D5010" w:rsidRPr="00BE2790" w:rsidRDefault="005D5010" w:rsidP="005D5010">
      <w:pPr>
        <w:rPr>
          <w:szCs w:val="26"/>
        </w:rPr>
      </w:pPr>
      <w:r w:rsidRPr="00BE2790">
        <w:rPr>
          <w:szCs w:val="26"/>
        </w:rPr>
        <w:t xml:space="preserve">        cy.login('user@example.com', 'password123');</w:t>
      </w:r>
    </w:p>
    <w:p w14:paraId="611C2E7C" w14:textId="77777777" w:rsidR="005D5010" w:rsidRPr="00BE2790" w:rsidRDefault="005D5010" w:rsidP="005D5010">
      <w:pPr>
        <w:rPr>
          <w:szCs w:val="26"/>
        </w:rPr>
      </w:pPr>
      <w:r w:rsidRPr="00BE2790">
        <w:rPr>
          <w:szCs w:val="26"/>
        </w:rPr>
        <w:t xml:space="preserve">        cy.get('.product-card:first').click();</w:t>
      </w:r>
    </w:p>
    <w:p w14:paraId="11302736" w14:textId="77777777" w:rsidR="005D5010" w:rsidRPr="00BE2790" w:rsidRDefault="005D5010" w:rsidP="005D5010">
      <w:pPr>
        <w:rPr>
          <w:szCs w:val="26"/>
        </w:rPr>
      </w:pPr>
      <w:r w:rsidRPr="00BE2790">
        <w:rPr>
          <w:szCs w:val="26"/>
        </w:rPr>
        <w:t xml:space="preserve">        cy.get('.add-to-cart').click();</w:t>
      </w:r>
    </w:p>
    <w:p w14:paraId="7F5D0620" w14:textId="77777777" w:rsidR="005D5010" w:rsidRPr="00BE2790" w:rsidRDefault="005D5010" w:rsidP="005D5010">
      <w:pPr>
        <w:rPr>
          <w:szCs w:val="26"/>
        </w:rPr>
      </w:pPr>
      <w:r w:rsidRPr="00BE2790">
        <w:rPr>
          <w:szCs w:val="26"/>
        </w:rPr>
        <w:t xml:space="preserve">        cy.get('.cart-icon').click();</w:t>
      </w:r>
    </w:p>
    <w:p w14:paraId="2EC0ECB7" w14:textId="77777777" w:rsidR="005D5010" w:rsidRPr="00BE2790" w:rsidRDefault="005D5010" w:rsidP="005D5010">
      <w:pPr>
        <w:rPr>
          <w:szCs w:val="26"/>
        </w:rPr>
      </w:pPr>
      <w:r w:rsidRPr="00BE2790">
        <w:rPr>
          <w:szCs w:val="26"/>
        </w:rPr>
        <w:t xml:space="preserve">        cy.get('.checkout-button').click();</w:t>
      </w:r>
    </w:p>
    <w:p w14:paraId="3A460252" w14:textId="77777777" w:rsidR="005D5010" w:rsidRPr="00BE2790" w:rsidRDefault="005D5010" w:rsidP="005D5010">
      <w:pPr>
        <w:rPr>
          <w:szCs w:val="26"/>
        </w:rPr>
      </w:pPr>
      <w:r w:rsidRPr="00BE2790">
        <w:rPr>
          <w:szCs w:val="26"/>
        </w:rPr>
        <w:t xml:space="preserve">        cy.get('.confirm-order').click();</w:t>
      </w:r>
    </w:p>
    <w:p w14:paraId="2AD3D576" w14:textId="77777777" w:rsidR="005D5010" w:rsidRPr="00BE2790" w:rsidRDefault="005D5010" w:rsidP="005D5010">
      <w:pPr>
        <w:rPr>
          <w:szCs w:val="26"/>
        </w:rPr>
      </w:pPr>
      <w:r w:rsidRPr="00BE2790">
        <w:rPr>
          <w:szCs w:val="26"/>
        </w:rPr>
        <w:t xml:space="preserve">        cy.get('.order-success').should('be.visible');</w:t>
      </w:r>
    </w:p>
    <w:p w14:paraId="1BB0E942" w14:textId="77777777" w:rsidR="005D5010" w:rsidRPr="00BE2790" w:rsidRDefault="005D5010" w:rsidP="005D5010">
      <w:pPr>
        <w:rPr>
          <w:szCs w:val="26"/>
        </w:rPr>
      </w:pPr>
      <w:r w:rsidRPr="00BE2790">
        <w:rPr>
          <w:szCs w:val="26"/>
        </w:rPr>
        <w:t xml:space="preserve">    });</w:t>
      </w:r>
    </w:p>
    <w:p w14:paraId="6CF15733" w14:textId="77777777" w:rsidR="005D5010" w:rsidRPr="00BE2790" w:rsidRDefault="005D5010" w:rsidP="005D5010">
      <w:pPr>
        <w:rPr>
          <w:szCs w:val="26"/>
        </w:rPr>
      </w:pPr>
      <w:r w:rsidRPr="00BE2790">
        <w:rPr>
          <w:szCs w:val="26"/>
        </w:rPr>
        <w:t>});</w:t>
      </w:r>
    </w:p>
    <w:p w14:paraId="4EB87AA7" w14:textId="7E97ABDE" w:rsidR="00B90E56" w:rsidRPr="00B90E56" w:rsidRDefault="00B90E56" w:rsidP="00A00AE2">
      <w:pPr>
        <w:jc w:val="left"/>
      </w:pPr>
      <w:r w:rsidRPr="00A00AE2">
        <w:rPr>
          <w:b/>
          <w:bCs/>
        </w:rPr>
        <w:t>CI/CD Integration</w:t>
      </w:r>
      <w:r w:rsidRPr="00B90E56">
        <w:br/>
        <w:t>All automated testing is integrated into the CI/CD process through GitHub Actions. Whenever new code is pushed to the repository, the CI/CD workflow automatically runs test suites and reports results.</w:t>
      </w:r>
    </w:p>
    <w:p w14:paraId="0DD86732" w14:textId="48BA84C2" w:rsidR="00DD3E7B" w:rsidRPr="00BE2790" w:rsidRDefault="00B01AD6" w:rsidP="00BB55DB">
      <w:pPr>
        <w:rPr>
          <w:szCs w:val="26"/>
        </w:rPr>
      </w:pPr>
      <w:r w:rsidRPr="00BE2790">
        <w:rPr>
          <w:noProof/>
          <w:szCs w:val="26"/>
        </w:rPr>
        <w:drawing>
          <wp:inline distT="0" distB="0" distL="0" distR="0" wp14:anchorId="3683DC92" wp14:editId="3077D740">
            <wp:extent cx="5940425" cy="2424430"/>
            <wp:effectExtent l="0" t="0" r="3175" b="0"/>
            <wp:docPr id="213510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3106" name=""/>
                    <pic:cNvPicPr/>
                  </pic:nvPicPr>
                  <pic:blipFill>
                    <a:blip r:embed="rId61"/>
                    <a:stretch>
                      <a:fillRect/>
                    </a:stretch>
                  </pic:blipFill>
                  <pic:spPr>
                    <a:xfrm>
                      <a:off x="0" y="0"/>
                      <a:ext cx="5940425" cy="2424430"/>
                    </a:xfrm>
                    <a:prstGeom prst="rect">
                      <a:avLst/>
                    </a:prstGeom>
                  </pic:spPr>
                </pic:pic>
              </a:graphicData>
            </a:graphic>
          </wp:inline>
        </w:drawing>
      </w:r>
    </w:p>
    <w:p w14:paraId="068ED56E" w14:textId="5BB319B3" w:rsidR="00FB54A8" w:rsidRPr="00BE2790" w:rsidRDefault="00FB54A8" w:rsidP="00BB55DB">
      <w:pPr>
        <w:rPr>
          <w:szCs w:val="26"/>
        </w:rPr>
      </w:pPr>
      <w:r w:rsidRPr="00BE2790">
        <w:rPr>
          <w:noProof/>
          <w:szCs w:val="26"/>
        </w:rPr>
        <w:drawing>
          <wp:inline distT="0" distB="0" distL="0" distR="0" wp14:anchorId="00EDD3B5" wp14:editId="25F41B3A">
            <wp:extent cx="5940425" cy="2870835"/>
            <wp:effectExtent l="0" t="0" r="3175" b="5715"/>
            <wp:docPr id="134253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33882" name=""/>
                    <pic:cNvPicPr/>
                  </pic:nvPicPr>
                  <pic:blipFill>
                    <a:blip r:embed="rId62"/>
                    <a:stretch>
                      <a:fillRect/>
                    </a:stretch>
                  </pic:blipFill>
                  <pic:spPr>
                    <a:xfrm>
                      <a:off x="0" y="0"/>
                      <a:ext cx="5940425" cy="2870835"/>
                    </a:xfrm>
                    <a:prstGeom prst="rect">
                      <a:avLst/>
                    </a:prstGeom>
                  </pic:spPr>
                </pic:pic>
              </a:graphicData>
            </a:graphic>
          </wp:inline>
        </w:drawing>
      </w:r>
    </w:p>
    <w:p w14:paraId="4DF3CA17" w14:textId="1C9CB4F1" w:rsidR="00BA56DD" w:rsidRPr="00BE2790" w:rsidRDefault="00BA56DD" w:rsidP="00BA56DD">
      <w:pPr>
        <w:jc w:val="center"/>
        <w:rPr>
          <w:szCs w:val="26"/>
        </w:rPr>
      </w:pPr>
      <w:r w:rsidRPr="00BA56DD">
        <w:rPr>
          <w:i/>
          <w:iCs/>
          <w:szCs w:val="26"/>
        </w:rPr>
        <w:t>Figure 4.2: Project CI/CD Pipeline</w:t>
      </w:r>
    </w:p>
    <w:p w14:paraId="152E63F0" w14:textId="1CC296D7" w:rsidR="00FC1098" w:rsidRPr="00BE2790" w:rsidRDefault="00FC1098" w:rsidP="00DD3E7B">
      <w:pPr>
        <w:jc w:val="center"/>
        <w:rPr>
          <w:szCs w:val="26"/>
        </w:rPr>
      </w:pPr>
      <w:r w:rsidRPr="00BE2790">
        <w:rPr>
          <w:noProof/>
          <w:szCs w:val="26"/>
        </w:rPr>
        <w:drawing>
          <wp:inline distT="0" distB="0" distL="0" distR="0" wp14:anchorId="670447BF" wp14:editId="6CAC4479">
            <wp:extent cx="5940425" cy="3752850"/>
            <wp:effectExtent l="0" t="0" r="3175" b="0"/>
            <wp:docPr id="71506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4476" name=""/>
                    <pic:cNvPicPr/>
                  </pic:nvPicPr>
                  <pic:blipFill>
                    <a:blip r:embed="rId63"/>
                    <a:stretch>
                      <a:fillRect/>
                    </a:stretch>
                  </pic:blipFill>
                  <pic:spPr>
                    <a:xfrm>
                      <a:off x="0" y="0"/>
                      <a:ext cx="5940425" cy="3752850"/>
                    </a:xfrm>
                    <a:prstGeom prst="rect">
                      <a:avLst/>
                    </a:prstGeom>
                  </pic:spPr>
                </pic:pic>
              </a:graphicData>
            </a:graphic>
          </wp:inline>
        </w:drawing>
      </w:r>
    </w:p>
    <w:p w14:paraId="1DC5650C" w14:textId="77777777" w:rsidR="006D5F44" w:rsidRPr="006D5F44" w:rsidRDefault="006D5F44" w:rsidP="006D5F44">
      <w:pPr>
        <w:jc w:val="center"/>
        <w:rPr>
          <w:i/>
          <w:iCs/>
        </w:rPr>
      </w:pPr>
      <w:r w:rsidRPr="006D5F44">
        <w:rPr>
          <w:i/>
          <w:iCs/>
        </w:rPr>
        <w:t>Figure 4.3: List of Github Action Runs</w:t>
      </w:r>
    </w:p>
    <w:p w14:paraId="38C23ABA" w14:textId="77777777" w:rsidR="006D5F44" w:rsidRPr="006D5F44" w:rsidRDefault="006D5F44" w:rsidP="006D5F44">
      <w:pPr>
        <w:jc w:val="left"/>
      </w:pPr>
      <w:r w:rsidRPr="006D5F44">
        <w:t>CI/CD Flow:</w:t>
      </w:r>
    </w:p>
    <w:p w14:paraId="0E53C259" w14:textId="77777777" w:rsidR="006D5F44" w:rsidRPr="006D5F44" w:rsidRDefault="006D5F44" w:rsidP="006A4FBD">
      <w:pPr>
        <w:pStyle w:val="ListParagraph"/>
        <w:numPr>
          <w:ilvl w:val="0"/>
          <w:numId w:val="28"/>
        </w:numPr>
        <w:jc w:val="left"/>
      </w:pPr>
      <w:r w:rsidRPr="006D5F44">
        <w:t>Trigger: Code push or pull request</w:t>
      </w:r>
    </w:p>
    <w:p w14:paraId="3E537C77" w14:textId="77777777" w:rsidR="006D5F44" w:rsidRPr="006D5F44" w:rsidRDefault="006D5F44" w:rsidP="006A4FBD">
      <w:pPr>
        <w:pStyle w:val="ListParagraph"/>
        <w:numPr>
          <w:ilvl w:val="0"/>
          <w:numId w:val="28"/>
        </w:numPr>
        <w:jc w:val="left"/>
      </w:pPr>
      <w:r w:rsidRPr="006D5F44">
        <w:t>Setup: Checkout code, install dependencies</w:t>
      </w:r>
    </w:p>
    <w:p w14:paraId="23DABA8C" w14:textId="77777777" w:rsidR="006D5F44" w:rsidRPr="006D5F44" w:rsidRDefault="006D5F44" w:rsidP="006A4FBD">
      <w:pPr>
        <w:pStyle w:val="ListParagraph"/>
        <w:numPr>
          <w:ilvl w:val="0"/>
          <w:numId w:val="28"/>
        </w:numPr>
        <w:jc w:val="left"/>
      </w:pPr>
      <w:r w:rsidRPr="006D5F44">
        <w:t>Backend Testing: Run unit tests, integration tests for backend</w:t>
      </w:r>
    </w:p>
    <w:p w14:paraId="1933541E" w14:textId="77777777" w:rsidR="006D5F44" w:rsidRPr="006D5F44" w:rsidRDefault="006D5F44" w:rsidP="006A4FBD">
      <w:pPr>
        <w:pStyle w:val="ListParagraph"/>
        <w:numPr>
          <w:ilvl w:val="0"/>
          <w:numId w:val="28"/>
        </w:numPr>
        <w:jc w:val="left"/>
      </w:pPr>
      <w:r w:rsidRPr="006D5F44">
        <w:t>Frontend Testing: Run unit tests, component tests for frontend</w:t>
      </w:r>
    </w:p>
    <w:p w14:paraId="612ED2C5" w14:textId="77777777" w:rsidR="006D5F44" w:rsidRPr="006D5F44" w:rsidRDefault="006D5F44" w:rsidP="006A4FBD">
      <w:pPr>
        <w:pStyle w:val="ListParagraph"/>
        <w:numPr>
          <w:ilvl w:val="0"/>
          <w:numId w:val="28"/>
        </w:numPr>
        <w:jc w:val="left"/>
      </w:pPr>
      <w:r w:rsidRPr="006D5F44">
        <w:t>E2E Testing: Run Cypress tests for main flows</w:t>
      </w:r>
    </w:p>
    <w:p w14:paraId="5C58C188" w14:textId="77777777" w:rsidR="006D5F44" w:rsidRPr="006D5F44" w:rsidRDefault="006D5F44" w:rsidP="006A4FBD">
      <w:pPr>
        <w:pStyle w:val="ListParagraph"/>
        <w:numPr>
          <w:ilvl w:val="0"/>
          <w:numId w:val="28"/>
        </w:numPr>
        <w:jc w:val="left"/>
      </w:pPr>
      <w:r w:rsidRPr="006D5F44">
        <w:t>Build: Build frontend and backend applications</w:t>
      </w:r>
    </w:p>
    <w:p w14:paraId="540562CF" w14:textId="77777777" w:rsidR="006D5F44" w:rsidRPr="006D5F44" w:rsidRDefault="006D5F44" w:rsidP="006A4FBD">
      <w:pPr>
        <w:pStyle w:val="ListParagraph"/>
        <w:numPr>
          <w:ilvl w:val="0"/>
          <w:numId w:val="28"/>
        </w:numPr>
        <w:jc w:val="left"/>
      </w:pPr>
      <w:r w:rsidRPr="006D5F44">
        <w:t>Deploy: Automatically deploy to staging environment if tests pass</w:t>
      </w:r>
    </w:p>
    <w:p w14:paraId="6DAC8852" w14:textId="77777777" w:rsidR="006D5F44" w:rsidRPr="006D5F44" w:rsidRDefault="006D5F44" w:rsidP="006D5F44">
      <w:pPr>
        <w:jc w:val="left"/>
      </w:pPr>
      <w:r w:rsidRPr="006D5F44">
        <w:t>Advantages of CI/CD Integration:</w:t>
      </w:r>
      <w:r w:rsidRPr="006D5F44">
        <w:br/>
      </w:r>
      <w:r w:rsidRPr="006D5F44">
        <w:sym w:font="Symbol" w:char="F02B"/>
      </w:r>
      <w:r w:rsidRPr="006D5F44">
        <w:t xml:space="preserve"> Detect errors immediately when new code is added</w:t>
      </w:r>
      <w:r w:rsidRPr="006D5F44">
        <w:br/>
      </w:r>
      <w:r w:rsidRPr="006D5F44">
        <w:sym w:font="Symbol" w:char="F02B"/>
      </w:r>
      <w:r w:rsidRPr="006D5F44">
        <w:t xml:space="preserve"> Ensure codebase stability</w:t>
      </w:r>
      <w:r w:rsidRPr="006D5F44">
        <w:br/>
      </w:r>
      <w:r w:rsidRPr="006D5F44">
        <w:sym w:font="Symbol" w:char="F02B"/>
      </w:r>
      <w:r w:rsidRPr="006D5F44">
        <w:t xml:space="preserve"> Automate testing process, saving time</w:t>
      </w:r>
      <w:r w:rsidRPr="006D5F44">
        <w:br/>
      </w:r>
      <w:r w:rsidRPr="006D5F44">
        <w:sym w:font="Symbol" w:char="F02B"/>
      </w:r>
      <w:r w:rsidRPr="006D5F44">
        <w:t xml:space="preserve"> Provide quick feedback to developers</w:t>
      </w:r>
    </w:p>
    <w:p w14:paraId="4ABC2749" w14:textId="77777777" w:rsidR="00A00AE2" w:rsidRDefault="006D5F44" w:rsidP="006D5F44">
      <w:pPr>
        <w:pStyle w:val="Heading2"/>
        <w:rPr>
          <w:rStyle w:val="Heading2Char"/>
          <w:b/>
          <w:bCs/>
        </w:rPr>
      </w:pPr>
      <w:bookmarkStart w:id="88" w:name="_Toc217241662"/>
      <w:r w:rsidRPr="006D5F44">
        <w:rPr>
          <w:rStyle w:val="Heading2Char"/>
          <w:b/>
          <w:bCs/>
        </w:rPr>
        <w:t>4.5. APPLYING GENAI IN TEST CASE DESIGN</w:t>
      </w:r>
      <w:bookmarkEnd w:id="88"/>
    </w:p>
    <w:p w14:paraId="2DEC8ED4" w14:textId="77777777" w:rsidR="00CE0ACB" w:rsidRPr="00CE0ACB" w:rsidRDefault="00CE0ACB" w:rsidP="00CE0ACB"/>
    <w:p w14:paraId="0EF6ABED" w14:textId="5985B818" w:rsidR="006D5F44" w:rsidRPr="006D5F44" w:rsidRDefault="006D5F44" w:rsidP="00A00AE2">
      <w:r w:rsidRPr="006D5F44">
        <w:t>In this project, Generative AI (GenAI) is used as a supporting tool in the test case design phase, helping to increase productivity and test coverage.</w:t>
      </w:r>
    </w:p>
    <w:p w14:paraId="428B9065" w14:textId="77777777" w:rsidR="00F32D32" w:rsidRDefault="006D5F44" w:rsidP="00F32D32">
      <w:pPr>
        <w:pStyle w:val="Heading3"/>
        <w:rPr>
          <w:rStyle w:val="Heading3Char"/>
        </w:rPr>
      </w:pPr>
      <w:bookmarkStart w:id="89" w:name="_Toc217241663"/>
      <w:r w:rsidRPr="006D5F44">
        <w:rPr>
          <w:rStyle w:val="Heading3Char"/>
        </w:rPr>
        <w:t>4.5.1. GenAI Application Process</w:t>
      </w:r>
      <w:bookmarkEnd w:id="89"/>
    </w:p>
    <w:p w14:paraId="282E5993" w14:textId="6B82A464" w:rsidR="006D5F44" w:rsidRPr="006D5F44" w:rsidRDefault="006D5F44" w:rsidP="00F32D32">
      <w:r w:rsidRPr="006D5F44">
        <w:t>The process of applying GenAI in test case design includes 4 main steps:</w:t>
      </w:r>
    </w:p>
    <w:p w14:paraId="0BA878C7" w14:textId="1918A145" w:rsidR="007428E1" w:rsidRPr="00BE2790" w:rsidRDefault="0004655A" w:rsidP="007428E1">
      <w:pPr>
        <w:rPr>
          <w:szCs w:val="26"/>
        </w:rPr>
      </w:pPr>
      <w:r w:rsidRPr="00BE2790">
        <w:rPr>
          <w:noProof/>
          <w:szCs w:val="26"/>
        </w:rPr>
        <w:drawing>
          <wp:inline distT="0" distB="0" distL="0" distR="0" wp14:anchorId="60EF8392" wp14:editId="02FE4DA0">
            <wp:extent cx="5940425" cy="645160"/>
            <wp:effectExtent l="0" t="0" r="3175" b="2540"/>
            <wp:docPr id="78777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0454" name=""/>
                    <pic:cNvPicPr/>
                  </pic:nvPicPr>
                  <pic:blipFill>
                    <a:blip r:embed="rId64"/>
                    <a:stretch>
                      <a:fillRect/>
                    </a:stretch>
                  </pic:blipFill>
                  <pic:spPr>
                    <a:xfrm>
                      <a:off x="0" y="0"/>
                      <a:ext cx="5940425" cy="645160"/>
                    </a:xfrm>
                    <a:prstGeom prst="rect">
                      <a:avLst/>
                    </a:prstGeom>
                  </pic:spPr>
                </pic:pic>
              </a:graphicData>
            </a:graphic>
          </wp:inline>
        </w:drawing>
      </w:r>
    </w:p>
    <w:p w14:paraId="2EDA893F" w14:textId="77777777" w:rsidR="000F410F" w:rsidRPr="000F410F" w:rsidRDefault="000F410F" w:rsidP="000F410F">
      <w:pPr>
        <w:jc w:val="center"/>
        <w:rPr>
          <w:i/>
          <w:iCs/>
        </w:rPr>
      </w:pPr>
      <w:r w:rsidRPr="000F410F">
        <w:rPr>
          <w:i/>
          <w:iCs/>
        </w:rPr>
        <w:t>Figure 4.4: Test Case Generation Process with GenAI</w:t>
      </w:r>
    </w:p>
    <w:p w14:paraId="10CFF308" w14:textId="77777777" w:rsidR="000F410F" w:rsidRPr="000F410F" w:rsidRDefault="000F410F" w:rsidP="000F410F">
      <w:pPr>
        <w:jc w:val="left"/>
      </w:pPr>
      <w:r w:rsidRPr="000F410F">
        <w:t>Step 1: Prepare Input</w:t>
      </w:r>
      <w:r w:rsidRPr="000F410F">
        <w:br/>
      </w:r>
      <w:r w:rsidRPr="000F410F">
        <w:sym w:font="Symbol" w:char="F02B"/>
      </w:r>
      <w:r w:rsidRPr="000F410F">
        <w:t xml:space="preserve"> Detailed requirement specifications for the feature</w:t>
      </w:r>
      <w:r w:rsidRPr="000F410F">
        <w:br/>
      </w:r>
      <w:r w:rsidRPr="000F410F">
        <w:sym w:font="Symbol" w:char="F02B"/>
      </w:r>
      <w:r w:rsidRPr="000F410F">
        <w:t xml:space="preserve"> User stories and acceptance criteria</w:t>
      </w:r>
      <w:r w:rsidRPr="000F410F">
        <w:br/>
      </w:r>
      <w:r w:rsidRPr="000F410F">
        <w:sym w:font="Symbol" w:char="F02B"/>
      </w:r>
      <w:r w:rsidRPr="000F410F">
        <w:t xml:space="preserve"> API design documentation (if available)</w:t>
      </w:r>
      <w:r w:rsidRPr="000F410F">
        <w:br/>
      </w:r>
      <w:r w:rsidRPr="000F410F">
        <w:sym w:font="Symbol" w:char="F02B"/>
      </w:r>
      <w:r w:rsidRPr="000F410F">
        <w:t xml:space="preserve"> Business and technical constraints</w:t>
      </w:r>
    </w:p>
    <w:p w14:paraId="14AB35C7" w14:textId="77777777" w:rsidR="000F410F" w:rsidRPr="000F410F" w:rsidRDefault="000F410F" w:rsidP="000F410F">
      <w:pPr>
        <w:jc w:val="left"/>
      </w:pPr>
      <w:r w:rsidRPr="000F410F">
        <w:t>Step 2: Interact with GenAI</w:t>
      </w:r>
      <w:r w:rsidRPr="000F410F">
        <w:br/>
      </w:r>
      <w:r w:rsidRPr="000F410F">
        <w:sym w:font="Symbol" w:char="F02B"/>
      </w:r>
      <w:r w:rsidRPr="000F410F">
        <w:t xml:space="preserve"> Provide full context about the feature to be tested</w:t>
      </w:r>
      <w:r w:rsidRPr="000F410F">
        <w:br/>
      </w:r>
      <w:r w:rsidRPr="000F410F">
        <w:sym w:font="Symbol" w:char="F02B"/>
      </w:r>
      <w:r w:rsidRPr="000F410F">
        <w:t xml:space="preserve"> Request GenAI to propose test cases using different techniques</w:t>
      </w:r>
      <w:r w:rsidRPr="000F410F">
        <w:br/>
      </w:r>
      <w:r w:rsidRPr="000F410F">
        <w:sym w:font="Symbol" w:char="F02B"/>
      </w:r>
      <w:r w:rsidRPr="000F410F">
        <w:t xml:space="preserve"> Provide feedback and refine GenAI's suggestions</w:t>
      </w:r>
    </w:p>
    <w:p w14:paraId="073ACBCB" w14:textId="77777777" w:rsidR="000F410F" w:rsidRPr="000F410F" w:rsidRDefault="000F410F" w:rsidP="000F410F">
      <w:pPr>
        <w:jc w:val="left"/>
      </w:pPr>
      <w:r w:rsidRPr="000F410F">
        <w:t>Step 3: Evaluate and Edit</w:t>
      </w:r>
      <w:r w:rsidRPr="000F410F">
        <w:br/>
      </w:r>
      <w:r w:rsidRPr="000F410F">
        <w:sym w:font="Symbol" w:char="F02B"/>
      </w:r>
      <w:r w:rsidRPr="000F410F">
        <w:t xml:space="preserve"> Assess the validity of proposed test cases</w:t>
      </w:r>
      <w:r w:rsidRPr="000F410F">
        <w:br/>
      </w:r>
      <w:r w:rsidRPr="000F410F">
        <w:sym w:font="Symbol" w:char="F02B"/>
      </w:r>
      <w:r w:rsidRPr="000F410F">
        <w:t xml:space="preserve"> Modify to fit the project context</w:t>
      </w:r>
      <w:r w:rsidRPr="000F410F">
        <w:br/>
      </w:r>
      <w:r w:rsidRPr="000F410F">
        <w:sym w:font="Symbol" w:char="F02B"/>
      </w:r>
      <w:r w:rsidRPr="000F410F">
        <w:t xml:space="preserve"> Add specific test cases that GenAI might have missed</w:t>
      </w:r>
    </w:p>
    <w:p w14:paraId="75A8DC92" w14:textId="77777777" w:rsidR="000F410F" w:rsidRPr="000F410F" w:rsidRDefault="000F410F" w:rsidP="000F410F">
      <w:pPr>
        <w:jc w:val="left"/>
      </w:pPr>
      <w:r w:rsidRPr="000F410F">
        <w:t>Step 4: Consolidate and Standardize</w:t>
      </w:r>
      <w:r w:rsidRPr="000F410F">
        <w:br/>
      </w:r>
      <w:r w:rsidRPr="000F410F">
        <w:sym w:font="Symbol" w:char="F02B"/>
      </w:r>
      <w:r w:rsidRPr="000F410F">
        <w:t xml:space="preserve"> Consolidate test cases into the official list</w:t>
      </w:r>
      <w:r w:rsidRPr="000F410F">
        <w:br/>
      </w:r>
      <w:r w:rsidRPr="000F410F">
        <w:sym w:font="Symbol" w:char="F02B"/>
      </w:r>
      <w:r w:rsidRPr="000F410F">
        <w:t xml:space="preserve"> Standardize format according to project template</w:t>
      </w:r>
      <w:r w:rsidRPr="000F410F">
        <w:br/>
      </w:r>
      <w:r w:rsidRPr="000F410F">
        <w:sym w:font="Symbol" w:char="F02B"/>
      </w:r>
      <w:r w:rsidRPr="000F410F">
        <w:t xml:space="preserve"> Add to the test case management system</w:t>
      </w:r>
    </w:p>
    <w:p w14:paraId="6A22C539" w14:textId="77777777" w:rsidR="000F410F" w:rsidRPr="000F410F" w:rsidRDefault="000F410F" w:rsidP="000F410F">
      <w:pPr>
        <w:pStyle w:val="Heading3"/>
      </w:pPr>
      <w:bookmarkStart w:id="90" w:name="_Toc217241664"/>
      <w:r w:rsidRPr="000F410F">
        <w:t>4.5.2. Example of Applying GenAI to the Login Function</w:t>
      </w:r>
      <w:bookmarkEnd w:id="90"/>
    </w:p>
    <w:p w14:paraId="52F50308" w14:textId="77777777" w:rsidR="000F410F" w:rsidRPr="000F410F" w:rsidRDefault="000F410F" w:rsidP="000F410F">
      <w:pPr>
        <w:jc w:val="left"/>
      </w:pPr>
      <w:r w:rsidRPr="000F410F">
        <w:t>Input provided to GenAI:</w:t>
      </w:r>
      <w:r w:rsidRPr="000F410F">
        <w:br/>
      </w:r>
      <w:r w:rsidRPr="000F410F">
        <w:sym w:font="Symbol" w:char="F02D"/>
      </w:r>
      <w:r w:rsidRPr="000F410F">
        <w:t xml:space="preserve"> Function: Login to the eCommerce system</w:t>
      </w:r>
      <w:r w:rsidRPr="000F410F">
        <w:br/>
      </w:r>
      <w:r w:rsidRPr="000F410F">
        <w:sym w:font="Symbol" w:char="F02D"/>
      </w:r>
      <w:r w:rsidRPr="000F410F">
        <w:t xml:space="preserve"> Input: email (string), password (string)</w:t>
      </w:r>
      <w:r w:rsidRPr="000F410F">
        <w:br/>
      </w:r>
      <w:r w:rsidRPr="000F410F">
        <w:sym w:font="Symbol" w:char="F02D"/>
      </w:r>
      <w:r w:rsidRPr="000F410F">
        <w:t xml:space="preserve"> Output: JWT token and user information if successful, error message if failed</w:t>
      </w:r>
      <w:r w:rsidRPr="000F410F">
        <w:br/>
      </w:r>
      <w:r w:rsidRPr="000F410F">
        <w:sym w:font="Symbol" w:char="F02D"/>
      </w:r>
      <w:r w:rsidRPr="000F410F">
        <w:t xml:space="preserve"> Requirements:</w:t>
      </w:r>
      <w:r w:rsidRPr="000F410F">
        <w:br/>
      </w:r>
      <w:r w:rsidRPr="000F410F">
        <w:sym w:font="Symbol" w:char="F02B"/>
      </w:r>
      <w:r w:rsidRPr="000F410F">
        <w:t xml:space="preserve"> Email must be in correct format</w:t>
      </w:r>
      <w:r w:rsidRPr="000F410F">
        <w:br/>
      </w:r>
      <w:r w:rsidRPr="000F410F">
        <w:sym w:font="Symbol" w:char="F02B"/>
      </w:r>
      <w:r w:rsidRPr="000F410F">
        <w:t xml:space="preserve"> Password must be at least 6 characters</w:t>
      </w:r>
      <w:r w:rsidRPr="000F410F">
        <w:br/>
      </w:r>
      <w:r w:rsidRPr="000F410F">
        <w:sym w:font="Symbol" w:char="F02B"/>
      </w:r>
      <w:r w:rsidRPr="000F410F">
        <w:t xml:space="preserve"> Account must exist and not be locked</w:t>
      </w:r>
      <w:r w:rsidRPr="000F410F">
        <w:br/>
      </w:r>
      <w:r w:rsidRPr="000F410F">
        <w:sym w:font="Symbol" w:char="F02B"/>
      </w:r>
      <w:r w:rsidRPr="000F410F">
        <w:t xml:space="preserve"> Password must match the account</w:t>
      </w:r>
    </w:p>
    <w:p w14:paraId="1C823641" w14:textId="77777777" w:rsidR="000F410F" w:rsidRPr="000F410F" w:rsidRDefault="000F410F" w:rsidP="000F410F">
      <w:pPr>
        <w:jc w:val="left"/>
      </w:pPr>
      <w:r w:rsidRPr="000F410F">
        <w:t>Suggestions from GenAI:</w:t>
      </w:r>
      <w:r w:rsidRPr="000F410F">
        <w:br/>
        <w:t>Proposed test cases:</w:t>
      </w:r>
    </w:p>
    <w:p w14:paraId="4A68281D" w14:textId="77777777" w:rsidR="000F410F" w:rsidRPr="000F410F" w:rsidRDefault="000F410F" w:rsidP="000F410F">
      <w:pPr>
        <w:jc w:val="left"/>
      </w:pPr>
      <w:r w:rsidRPr="000F410F">
        <w:t>Successful login:</w:t>
      </w:r>
    </w:p>
    <w:p w14:paraId="18D7CBD6" w14:textId="77777777" w:rsidR="000F410F" w:rsidRPr="000F410F" w:rsidRDefault="000F410F" w:rsidP="000F410F">
      <w:pPr>
        <w:jc w:val="left"/>
      </w:pPr>
      <w:r w:rsidRPr="000F410F">
        <w:t>Input: valid email, correct password</w:t>
      </w:r>
    </w:p>
    <w:p w14:paraId="29B3886A" w14:textId="77777777" w:rsidR="000F410F" w:rsidRPr="000F410F" w:rsidRDefault="000F410F" w:rsidP="000F410F">
      <w:pPr>
        <w:jc w:val="left"/>
      </w:pPr>
      <w:r w:rsidRPr="000F410F">
        <w:t>Expected: HTTP 200, includes token and user info</w:t>
      </w:r>
    </w:p>
    <w:p w14:paraId="678522C5" w14:textId="77777777" w:rsidR="000F410F" w:rsidRPr="000F410F" w:rsidRDefault="000F410F" w:rsidP="000F410F">
      <w:pPr>
        <w:jc w:val="left"/>
      </w:pPr>
      <w:r w:rsidRPr="000F410F">
        <w:t>Invalid email format:</w:t>
      </w:r>
    </w:p>
    <w:p w14:paraId="7993DEB7" w14:textId="77777777" w:rsidR="000F410F" w:rsidRPr="000F410F" w:rsidRDefault="000F410F" w:rsidP="000F410F">
      <w:pPr>
        <w:jc w:val="left"/>
      </w:pPr>
      <w:r w:rsidRPr="000F410F">
        <w:t>Input: email without @, any password</w:t>
      </w:r>
    </w:p>
    <w:p w14:paraId="38D41C0D" w14:textId="77777777" w:rsidR="000F410F" w:rsidRPr="000F410F" w:rsidRDefault="000F410F" w:rsidP="000F410F">
      <w:pPr>
        <w:jc w:val="left"/>
      </w:pPr>
      <w:r w:rsidRPr="000F410F">
        <w:t>Expected: HTTP 400, message "Invalid email"</w:t>
      </w:r>
    </w:p>
    <w:p w14:paraId="3C44E515" w14:textId="77777777" w:rsidR="000F410F" w:rsidRPr="000F410F" w:rsidRDefault="000F410F" w:rsidP="000F410F">
      <w:pPr>
        <w:jc w:val="left"/>
      </w:pPr>
      <w:r w:rsidRPr="000F410F">
        <w:t>Password too short:</w:t>
      </w:r>
    </w:p>
    <w:p w14:paraId="3A151F9C" w14:textId="77777777" w:rsidR="000F410F" w:rsidRPr="000F410F" w:rsidRDefault="000F410F" w:rsidP="000F410F">
      <w:pPr>
        <w:jc w:val="left"/>
      </w:pPr>
      <w:r w:rsidRPr="000F410F">
        <w:t>Input: valid email, password less than 6 characters</w:t>
      </w:r>
    </w:p>
    <w:p w14:paraId="576A7A5D" w14:textId="77777777" w:rsidR="000F410F" w:rsidRPr="000F410F" w:rsidRDefault="000F410F" w:rsidP="000F410F">
      <w:pPr>
        <w:jc w:val="left"/>
      </w:pPr>
      <w:r w:rsidRPr="000F410F">
        <w:t>Expected: HTTP 400, message "Password must be at least 6 characters"</w:t>
      </w:r>
    </w:p>
    <w:p w14:paraId="2AE521B2" w14:textId="77777777" w:rsidR="000F410F" w:rsidRPr="000F410F" w:rsidRDefault="000F410F" w:rsidP="000F410F">
      <w:pPr>
        <w:jc w:val="left"/>
      </w:pPr>
      <w:r w:rsidRPr="000F410F">
        <w:t>Non-existent account:</w:t>
      </w:r>
    </w:p>
    <w:p w14:paraId="334A7053" w14:textId="77777777" w:rsidR="000F410F" w:rsidRPr="000F410F" w:rsidRDefault="000F410F" w:rsidP="000F410F">
      <w:pPr>
        <w:jc w:val="left"/>
      </w:pPr>
      <w:r w:rsidRPr="000F410F">
        <w:t>Input: unregistered email, any password</w:t>
      </w:r>
    </w:p>
    <w:p w14:paraId="49C3DEA4" w14:textId="77777777" w:rsidR="000F410F" w:rsidRPr="000F410F" w:rsidRDefault="000F410F" w:rsidP="000F410F">
      <w:pPr>
        <w:jc w:val="left"/>
      </w:pPr>
      <w:r w:rsidRPr="000F410F">
        <w:t>Expected: HTTP 401, message "Login information is incorrect"</w:t>
      </w:r>
    </w:p>
    <w:p w14:paraId="7A412625" w14:textId="77777777" w:rsidR="000F410F" w:rsidRPr="000F410F" w:rsidRDefault="000F410F" w:rsidP="000F410F">
      <w:pPr>
        <w:jc w:val="left"/>
      </w:pPr>
      <w:r w:rsidRPr="000F410F">
        <w:t>Locked account:</w:t>
      </w:r>
    </w:p>
    <w:p w14:paraId="30616136" w14:textId="77777777" w:rsidR="000F410F" w:rsidRPr="000F410F" w:rsidRDefault="000F410F" w:rsidP="000F410F">
      <w:pPr>
        <w:jc w:val="left"/>
      </w:pPr>
      <w:r w:rsidRPr="000F410F">
        <w:t>Input: email of a locked account, correct password</w:t>
      </w:r>
    </w:p>
    <w:p w14:paraId="22DB338E" w14:textId="77777777" w:rsidR="000F410F" w:rsidRPr="000F410F" w:rsidRDefault="000F410F" w:rsidP="000F410F">
      <w:pPr>
        <w:jc w:val="left"/>
      </w:pPr>
      <w:r w:rsidRPr="000F410F">
        <w:t>Expected: HTTP 403, message "Account is locked"</w:t>
      </w:r>
    </w:p>
    <w:p w14:paraId="4E558762" w14:textId="77777777" w:rsidR="000F410F" w:rsidRPr="000F410F" w:rsidRDefault="000F410F" w:rsidP="000F410F">
      <w:pPr>
        <w:jc w:val="left"/>
      </w:pPr>
      <w:r w:rsidRPr="000F410F">
        <w:t>Incorrect password:</w:t>
      </w:r>
    </w:p>
    <w:p w14:paraId="4237884D" w14:textId="77777777" w:rsidR="000F410F" w:rsidRPr="000F410F" w:rsidRDefault="000F410F" w:rsidP="000F410F">
      <w:pPr>
        <w:jc w:val="left"/>
      </w:pPr>
      <w:r w:rsidRPr="000F410F">
        <w:t>Input: valid email, wrong password</w:t>
      </w:r>
    </w:p>
    <w:p w14:paraId="6774D9AC" w14:textId="77777777" w:rsidR="000F410F" w:rsidRPr="000F410F" w:rsidRDefault="000F410F" w:rsidP="000F410F">
      <w:pPr>
        <w:jc w:val="left"/>
      </w:pPr>
      <w:r w:rsidRPr="000F410F">
        <w:t>Expected: HTTP 401, message "Login information is incorrect"</w:t>
      </w:r>
    </w:p>
    <w:p w14:paraId="08CF8450" w14:textId="77777777" w:rsidR="000F410F" w:rsidRPr="000F410F" w:rsidRDefault="000F410F" w:rsidP="000F410F">
      <w:pPr>
        <w:jc w:val="left"/>
      </w:pPr>
      <w:r w:rsidRPr="000F410F">
        <w:t>Missing email:</w:t>
      </w:r>
    </w:p>
    <w:p w14:paraId="1C13A8F6" w14:textId="77777777" w:rsidR="000F410F" w:rsidRPr="000F410F" w:rsidRDefault="000F410F" w:rsidP="000F410F">
      <w:pPr>
        <w:jc w:val="left"/>
      </w:pPr>
      <w:r w:rsidRPr="000F410F">
        <w:t>Input: only password</w:t>
      </w:r>
    </w:p>
    <w:p w14:paraId="3945AC2D" w14:textId="77777777" w:rsidR="000F410F" w:rsidRPr="000F410F" w:rsidRDefault="000F410F" w:rsidP="000F410F">
      <w:pPr>
        <w:jc w:val="left"/>
      </w:pPr>
      <w:r w:rsidRPr="000F410F">
        <w:t>Expected: HTTP 400, message "Email is required"</w:t>
      </w:r>
    </w:p>
    <w:p w14:paraId="40EB06C6" w14:textId="77777777" w:rsidR="000F410F" w:rsidRPr="000F410F" w:rsidRDefault="000F410F" w:rsidP="000F410F">
      <w:pPr>
        <w:jc w:val="left"/>
      </w:pPr>
      <w:r w:rsidRPr="000F410F">
        <w:t>Missing password:</w:t>
      </w:r>
    </w:p>
    <w:p w14:paraId="136FBE43" w14:textId="77777777" w:rsidR="000F410F" w:rsidRPr="000F410F" w:rsidRDefault="000F410F" w:rsidP="000F410F">
      <w:pPr>
        <w:jc w:val="left"/>
      </w:pPr>
      <w:r w:rsidRPr="000F410F">
        <w:t>Input: only email</w:t>
      </w:r>
    </w:p>
    <w:p w14:paraId="40E2CC22" w14:textId="77777777" w:rsidR="000F410F" w:rsidRPr="000F410F" w:rsidRDefault="000F410F" w:rsidP="000F410F">
      <w:pPr>
        <w:jc w:val="left"/>
      </w:pPr>
      <w:r w:rsidRPr="000F410F">
        <w:t>Expected: HTTP 400, message "Password is required"</w:t>
      </w:r>
    </w:p>
    <w:p w14:paraId="52E4D3F7" w14:textId="77777777" w:rsidR="00F32D32" w:rsidRDefault="000F410F" w:rsidP="000F410F">
      <w:pPr>
        <w:pStyle w:val="Heading3"/>
        <w:rPr>
          <w:rStyle w:val="Heading3Char"/>
          <w:b/>
          <w:bCs/>
        </w:rPr>
      </w:pPr>
      <w:bookmarkStart w:id="91" w:name="_Toc217241665"/>
      <w:r w:rsidRPr="000F410F">
        <w:rPr>
          <w:rStyle w:val="Heading3Char"/>
          <w:b/>
          <w:bCs/>
        </w:rPr>
        <w:t>4.5.3. Editing and Finalizing</w:t>
      </w:r>
      <w:bookmarkEnd w:id="91"/>
    </w:p>
    <w:p w14:paraId="57BE0C3E" w14:textId="0A73A555" w:rsidR="000F410F" w:rsidRPr="000F410F" w:rsidRDefault="000F410F" w:rsidP="00F32D32">
      <w:r w:rsidRPr="000F410F">
        <w:t>From GenAI's suggestions, the team proceeded with editing to align with actual implementation:</w:t>
      </w:r>
    </w:p>
    <w:p w14:paraId="30E882D6" w14:textId="77777777" w:rsidR="000F410F" w:rsidRPr="000F410F" w:rsidRDefault="000F410F" w:rsidP="006A4FBD">
      <w:pPr>
        <w:pStyle w:val="ListParagraph"/>
        <w:numPr>
          <w:ilvl w:val="0"/>
          <w:numId w:val="29"/>
        </w:numPr>
        <w:jc w:val="left"/>
      </w:pPr>
      <w:r w:rsidRPr="000F410F">
        <w:t>Add test case for SQL injection: GenAI didn't propose security test cases</w:t>
      </w:r>
    </w:p>
    <w:p w14:paraId="62F01D30" w14:textId="77777777" w:rsidR="000F410F" w:rsidRPr="000F410F" w:rsidRDefault="000F410F" w:rsidP="006A4FBD">
      <w:pPr>
        <w:pStyle w:val="ListParagraph"/>
        <w:numPr>
          <w:ilvl w:val="0"/>
          <w:numId w:val="29"/>
        </w:numPr>
        <w:jc w:val="left"/>
      </w:pPr>
      <w:r w:rsidRPr="000F410F">
        <w:t>Adjust error codes: According to the actual implementation in the project</w:t>
      </w:r>
    </w:p>
    <w:p w14:paraId="309CA549" w14:textId="77777777" w:rsidR="000F410F" w:rsidRPr="000F410F" w:rsidRDefault="000F410F" w:rsidP="006A4FBD">
      <w:pPr>
        <w:pStyle w:val="ListParagraph"/>
        <w:numPr>
          <w:ilvl w:val="0"/>
          <w:numId w:val="29"/>
        </w:numPr>
        <w:jc w:val="left"/>
      </w:pPr>
      <w:r w:rsidRPr="000F410F">
        <w:t>Add performance test case: Check response time with multiple requests</w:t>
      </w:r>
    </w:p>
    <w:p w14:paraId="047DBC1D" w14:textId="77777777" w:rsidR="000F410F" w:rsidRPr="000F410F" w:rsidRDefault="000F410F" w:rsidP="006A4FBD">
      <w:pPr>
        <w:pStyle w:val="ListParagraph"/>
        <w:numPr>
          <w:ilvl w:val="0"/>
          <w:numId w:val="29"/>
        </w:numPr>
        <w:jc w:val="left"/>
      </w:pPr>
      <w:r w:rsidRPr="000F410F">
        <w:t>Standardize format: According to the project's test case template</w:t>
      </w:r>
    </w:p>
    <w:p w14:paraId="66A648CC" w14:textId="77777777" w:rsidR="000F410F" w:rsidRPr="000F410F" w:rsidRDefault="000F410F" w:rsidP="000F410F">
      <w:pPr>
        <w:pStyle w:val="Heading3"/>
      </w:pPr>
      <w:bookmarkStart w:id="92" w:name="_Toc217241666"/>
      <w:r w:rsidRPr="000F410F">
        <w:t>4.5.4. Benefits and Limitations</w:t>
      </w:r>
      <w:bookmarkEnd w:id="92"/>
    </w:p>
    <w:p w14:paraId="1443B705" w14:textId="77777777" w:rsidR="000F410F" w:rsidRPr="000F410F" w:rsidRDefault="000F410F" w:rsidP="000F410F">
      <w:pPr>
        <w:jc w:val="left"/>
      </w:pPr>
      <w:r w:rsidRPr="000F410F">
        <w:t>Benefits:</w:t>
      </w:r>
      <w:r w:rsidRPr="000F410F">
        <w:br/>
      </w:r>
      <w:r w:rsidRPr="000F410F">
        <w:sym w:font="Symbol" w:char="F02B"/>
      </w:r>
      <w:r w:rsidRPr="000F410F">
        <w:t xml:space="preserve"> Accelerates test case design, especially for complex features</w:t>
      </w:r>
      <w:r w:rsidRPr="000F410F">
        <w:br/>
      </w:r>
      <w:r w:rsidRPr="000F410F">
        <w:sym w:font="Symbol" w:char="F02B"/>
      </w:r>
      <w:r w:rsidRPr="000F410F">
        <w:t xml:space="preserve"> Proposes test cases that testers might overlook</w:t>
      </w:r>
      <w:r w:rsidRPr="000F410F">
        <w:br/>
      </w:r>
      <w:r w:rsidRPr="000F410F">
        <w:sym w:font="Symbol" w:char="F02B"/>
      </w:r>
      <w:r w:rsidRPr="000F410F">
        <w:t xml:space="preserve"> Supports brainstorming and expands test coverage</w:t>
      </w:r>
      <w:r w:rsidRPr="000F410F">
        <w:br/>
      </w:r>
      <w:r w:rsidRPr="000F410F">
        <w:sym w:font="Symbol" w:char="F02B"/>
      </w:r>
      <w:r w:rsidRPr="000F410F">
        <w:t xml:space="preserve"> Reduces bias in test case design</w:t>
      </w:r>
    </w:p>
    <w:p w14:paraId="04D0E66E" w14:textId="77777777" w:rsidR="000F410F" w:rsidRPr="000F410F" w:rsidRDefault="000F410F" w:rsidP="000F410F">
      <w:pPr>
        <w:jc w:val="left"/>
      </w:pPr>
      <w:r w:rsidRPr="000F410F">
        <w:t>Limitations:</w:t>
      </w:r>
      <w:r w:rsidRPr="000F410F">
        <w:br/>
      </w:r>
      <w:r w:rsidRPr="000F410F">
        <w:sym w:font="Symbol" w:char="F02B"/>
      </w:r>
      <w:r w:rsidRPr="000F410F">
        <w:t xml:space="preserve"> Need to verify the accuracy of proposed test cases</w:t>
      </w:r>
      <w:r w:rsidRPr="000F410F">
        <w:br/>
      </w:r>
      <w:r w:rsidRPr="000F410F">
        <w:sym w:font="Symbol" w:char="F02B"/>
      </w:r>
      <w:r w:rsidRPr="000F410F">
        <w:t xml:space="preserve"> May propose infeasible or context-inappropriate test cases</w:t>
      </w:r>
      <w:r w:rsidRPr="000F410F">
        <w:br/>
      </w:r>
      <w:r w:rsidRPr="000F410F">
        <w:sym w:font="Symbol" w:char="F02B"/>
      </w:r>
      <w:r w:rsidRPr="000F410F">
        <w:t xml:space="preserve"> Cannot replace tester experience and intuition</w:t>
      </w:r>
      <w:r w:rsidRPr="000F410F">
        <w:br/>
      </w:r>
      <w:r w:rsidRPr="000F410F">
        <w:sym w:font="Symbol" w:char="F02B"/>
      </w:r>
      <w:r w:rsidRPr="000F410F">
        <w:t xml:space="preserve"> Needs supplementation with project-specific test cases</w:t>
      </w:r>
    </w:p>
    <w:p w14:paraId="6C2AFF7E" w14:textId="77777777" w:rsidR="00F32D32" w:rsidRDefault="000F410F" w:rsidP="000F410F">
      <w:pPr>
        <w:pStyle w:val="Heading3"/>
      </w:pPr>
      <w:bookmarkStart w:id="93" w:name="_Toc217241667"/>
      <w:r w:rsidRPr="000F410F">
        <w:t>4.5.5. Application Results</w:t>
      </w:r>
      <w:bookmarkEnd w:id="93"/>
    </w:p>
    <w:p w14:paraId="5D24B27F" w14:textId="77848624" w:rsidR="000F410F" w:rsidRPr="000F410F" w:rsidRDefault="000F410F" w:rsidP="00F32D32">
      <w:pPr>
        <w:jc w:val="left"/>
      </w:pPr>
      <w:r w:rsidRPr="000F410F">
        <w:t>After applying GenAI, the team designed a total of 90 baseline test cases, of which:</w:t>
      </w:r>
      <w:r w:rsidRPr="000F410F">
        <w:br/>
      </w:r>
      <w:r w:rsidRPr="000F410F">
        <w:sym w:font="Symbol" w:char="F02B"/>
      </w:r>
      <w:r w:rsidRPr="000F410F">
        <w:t xml:space="preserve"> 40 test cases were proposed and refined from GenAI</w:t>
      </w:r>
      <w:r w:rsidRPr="000F410F">
        <w:br/>
      </w:r>
      <w:r w:rsidRPr="000F410F">
        <w:sym w:font="Symbol" w:char="F02B"/>
      </w:r>
      <w:r w:rsidRPr="000F410F">
        <w:t xml:space="preserve"> 50 test cases were manually designed based on experience and risk analysis</w:t>
      </w:r>
    </w:p>
    <w:p w14:paraId="63E0963D" w14:textId="77777777" w:rsidR="000F410F" w:rsidRPr="000F410F" w:rsidRDefault="000F410F" w:rsidP="00F32D32">
      <w:pPr>
        <w:jc w:val="left"/>
      </w:pPr>
      <w:r w:rsidRPr="000F410F">
        <w:t>The test cases are stored in docs/PHU_LUC_A_TEST_CASES.md and mapped to automated test code in docs/tests/test-cases.csv.</w:t>
      </w:r>
    </w:p>
    <w:p w14:paraId="79C7BDB6" w14:textId="3C87E7A1" w:rsidR="00F32D32" w:rsidRPr="00F32D32" w:rsidRDefault="000F410F" w:rsidP="00F32D32">
      <w:pPr>
        <w:pStyle w:val="Heading1"/>
      </w:pPr>
      <w:bookmarkStart w:id="94" w:name="_Toc217241668"/>
      <w:r w:rsidRPr="000F410F">
        <w:t>Chapter 5: TEST REPORT</w:t>
      </w:r>
      <w:bookmarkEnd w:id="94"/>
    </w:p>
    <w:p w14:paraId="3C8DC179" w14:textId="77777777" w:rsidR="00F32D32" w:rsidRDefault="001D2E3E" w:rsidP="001D2E3E">
      <w:pPr>
        <w:pStyle w:val="Heading2"/>
      </w:pPr>
      <w:bookmarkStart w:id="95" w:name="_Toc217241669"/>
      <w:r w:rsidRPr="001D2E3E">
        <w:t>5.1. Test Process Overview</w:t>
      </w:r>
      <w:bookmarkEnd w:id="95"/>
    </w:p>
    <w:p w14:paraId="2A2075FD" w14:textId="77777777" w:rsidR="00CE0ACB" w:rsidRPr="00CE0ACB" w:rsidRDefault="00CE0ACB" w:rsidP="00CE0ACB"/>
    <w:p w14:paraId="39F095C6" w14:textId="7DBC33AD" w:rsidR="000F410F" w:rsidRDefault="000F410F" w:rsidP="00F32D32">
      <w:pPr>
        <w:jc w:val="left"/>
      </w:pPr>
      <w:r w:rsidRPr="001D2E3E">
        <w:t>After completing the test design phase in Chapter 4, the team proceeded with testing the eCommerce system according to the established plan. The testing process was implemented in stages from unit testing, integration testing to system testing through the CI/CD Pipeline set up on GitHub Actions.</w:t>
      </w:r>
      <w:r w:rsidRPr="001D2E3E">
        <w:br/>
        <w:t>The team focused on testing all major business functions of the Full Stack eCommerce system. Test Cases were automated through workflows and results were fully documented in reports and artifacts.</w:t>
      </w:r>
    </w:p>
    <w:p w14:paraId="1617F7B3" w14:textId="77777777" w:rsidR="001D2E3E" w:rsidRDefault="000F410F" w:rsidP="00F32D32">
      <w:pPr>
        <w:pStyle w:val="Heading2"/>
        <w:rPr>
          <w:rStyle w:val="Heading2Char"/>
          <w:b/>
          <w:bCs/>
        </w:rPr>
      </w:pPr>
      <w:bookmarkStart w:id="96" w:name="_Toc217241670"/>
      <w:r w:rsidRPr="001D2E3E">
        <w:rPr>
          <w:rStyle w:val="Heading2Char"/>
          <w:b/>
          <w:bCs/>
        </w:rPr>
        <w:t>5.2. Test Case Report</w:t>
      </w:r>
      <w:bookmarkEnd w:id="96"/>
    </w:p>
    <w:p w14:paraId="11949C62" w14:textId="77777777" w:rsidR="00F32D32" w:rsidRDefault="001D2E3E" w:rsidP="001D2E3E">
      <w:pPr>
        <w:pStyle w:val="Heading3"/>
      </w:pPr>
      <w:bookmarkStart w:id="97" w:name="_Toc217241671"/>
      <w:r w:rsidRPr="000F410F">
        <w:t>5.2.1. Introduction</w:t>
      </w:r>
      <w:bookmarkEnd w:id="97"/>
    </w:p>
    <w:p w14:paraId="5DAEB12F" w14:textId="493D488B" w:rsidR="000F410F" w:rsidRPr="000F410F" w:rsidRDefault="000F410F" w:rsidP="00F32D32">
      <w:r w:rsidRPr="001D2E3E">
        <w:t>Test cases were built in two main directions: Positive Testing (testing expected correct behavior) and Negative Testing (testing error handling and boundary conditions). The test suite was designed to cover 6 main functional modules of the e-commerce system.</w:t>
      </w:r>
      <w:r w:rsidRPr="001D2E3E">
        <w:br/>
        <w:t>Summary of Test Case Execution Results (Baseline TC01–TC90):</w:t>
      </w:r>
    </w:p>
    <w:tbl>
      <w:tblPr>
        <w:tblStyle w:val="TableGridLight"/>
        <w:tblW w:w="0" w:type="auto"/>
        <w:tblLook w:val="04A0" w:firstRow="1" w:lastRow="0" w:firstColumn="1" w:lastColumn="0" w:noHBand="0" w:noVBand="1"/>
      </w:tblPr>
      <w:tblGrid>
        <w:gridCol w:w="2248"/>
        <w:gridCol w:w="1892"/>
        <w:gridCol w:w="1359"/>
        <w:gridCol w:w="1260"/>
        <w:gridCol w:w="2586"/>
      </w:tblGrid>
      <w:tr w:rsidR="000F410F" w:rsidRPr="000F410F" w14:paraId="1C4520D9" w14:textId="77777777" w:rsidTr="001D2E3E">
        <w:tc>
          <w:tcPr>
            <w:tcW w:w="0" w:type="auto"/>
            <w:hideMark/>
          </w:tcPr>
          <w:p w14:paraId="11D03344" w14:textId="77777777" w:rsidR="000F410F" w:rsidRPr="000F410F" w:rsidRDefault="000F410F" w:rsidP="000F410F">
            <w:pPr>
              <w:jc w:val="left"/>
            </w:pPr>
            <w:r w:rsidRPr="000F410F">
              <w:t>Module</w:t>
            </w:r>
          </w:p>
        </w:tc>
        <w:tc>
          <w:tcPr>
            <w:tcW w:w="0" w:type="auto"/>
            <w:hideMark/>
          </w:tcPr>
          <w:p w14:paraId="7B4B6D59" w14:textId="77777777" w:rsidR="000F410F" w:rsidRPr="000F410F" w:rsidRDefault="000F410F" w:rsidP="000F410F">
            <w:pPr>
              <w:jc w:val="left"/>
            </w:pPr>
            <w:r w:rsidRPr="000F410F">
              <w:t>Code</w:t>
            </w:r>
          </w:p>
        </w:tc>
        <w:tc>
          <w:tcPr>
            <w:tcW w:w="0" w:type="auto"/>
            <w:hideMark/>
          </w:tcPr>
          <w:p w14:paraId="17AEF1A3" w14:textId="77777777" w:rsidR="000F410F" w:rsidRPr="000F410F" w:rsidRDefault="000F410F" w:rsidP="000F410F">
            <w:pPr>
              <w:jc w:val="left"/>
            </w:pPr>
            <w:r w:rsidRPr="000F410F">
              <w:t>Number of TCs</w:t>
            </w:r>
          </w:p>
        </w:tc>
        <w:tc>
          <w:tcPr>
            <w:tcW w:w="0" w:type="auto"/>
            <w:hideMark/>
          </w:tcPr>
          <w:p w14:paraId="2D78A8E6" w14:textId="77777777" w:rsidR="000F410F" w:rsidRPr="000F410F" w:rsidRDefault="000F410F" w:rsidP="000F410F">
            <w:pPr>
              <w:jc w:val="left"/>
            </w:pPr>
            <w:r w:rsidRPr="000F410F">
              <w:t>Result (PASS)</w:t>
            </w:r>
          </w:p>
        </w:tc>
        <w:tc>
          <w:tcPr>
            <w:tcW w:w="0" w:type="auto"/>
            <w:hideMark/>
          </w:tcPr>
          <w:p w14:paraId="08F43941" w14:textId="77777777" w:rsidR="000F410F" w:rsidRPr="000F410F" w:rsidRDefault="000F410F" w:rsidP="000F410F">
            <w:pPr>
              <w:jc w:val="left"/>
            </w:pPr>
            <w:r w:rsidRPr="000F410F">
              <w:t>Notes</w:t>
            </w:r>
          </w:p>
        </w:tc>
      </w:tr>
      <w:tr w:rsidR="000F410F" w:rsidRPr="000F410F" w14:paraId="13CFC58E" w14:textId="77777777" w:rsidTr="001D2E3E">
        <w:tc>
          <w:tcPr>
            <w:tcW w:w="0" w:type="auto"/>
            <w:hideMark/>
          </w:tcPr>
          <w:p w14:paraId="2309DB15" w14:textId="77777777" w:rsidR="000F410F" w:rsidRPr="000F410F" w:rsidRDefault="000F410F" w:rsidP="000F410F">
            <w:pPr>
              <w:jc w:val="left"/>
            </w:pPr>
            <w:r w:rsidRPr="000F410F">
              <w:t>Access Control</w:t>
            </w:r>
          </w:p>
        </w:tc>
        <w:tc>
          <w:tcPr>
            <w:tcW w:w="0" w:type="auto"/>
            <w:hideMark/>
          </w:tcPr>
          <w:p w14:paraId="4C267B96" w14:textId="77777777" w:rsidR="000F410F" w:rsidRPr="000F410F" w:rsidRDefault="000F410F" w:rsidP="000F410F">
            <w:pPr>
              <w:jc w:val="left"/>
            </w:pPr>
            <w:r w:rsidRPr="000F410F">
              <w:t>AUTH/ADMIN</w:t>
            </w:r>
          </w:p>
        </w:tc>
        <w:tc>
          <w:tcPr>
            <w:tcW w:w="0" w:type="auto"/>
            <w:hideMark/>
          </w:tcPr>
          <w:p w14:paraId="7B6003DA" w14:textId="77777777" w:rsidR="000F410F" w:rsidRPr="000F410F" w:rsidRDefault="000F410F" w:rsidP="000F410F">
            <w:pPr>
              <w:jc w:val="left"/>
            </w:pPr>
            <w:r w:rsidRPr="000F410F">
              <w:t>21</w:t>
            </w:r>
          </w:p>
        </w:tc>
        <w:tc>
          <w:tcPr>
            <w:tcW w:w="0" w:type="auto"/>
            <w:hideMark/>
          </w:tcPr>
          <w:p w14:paraId="2D80C4A6" w14:textId="77777777" w:rsidR="000F410F" w:rsidRPr="000F410F" w:rsidRDefault="000F410F" w:rsidP="000F410F">
            <w:pPr>
              <w:jc w:val="left"/>
            </w:pPr>
            <w:r w:rsidRPr="000F410F">
              <w:t>17</w:t>
            </w:r>
          </w:p>
        </w:tc>
        <w:tc>
          <w:tcPr>
            <w:tcW w:w="0" w:type="auto"/>
            <w:hideMark/>
          </w:tcPr>
          <w:p w14:paraId="4004D0EC" w14:textId="77777777" w:rsidR="000F410F" w:rsidRPr="000F410F" w:rsidRDefault="000F410F" w:rsidP="000F410F">
            <w:pPr>
              <w:jc w:val="left"/>
            </w:pPr>
            <w:r w:rsidRPr="000F410F">
              <w:t>TC01–09, TC28–39 (4 TC planned)</w:t>
            </w:r>
          </w:p>
        </w:tc>
      </w:tr>
      <w:tr w:rsidR="000F410F" w:rsidRPr="000F410F" w14:paraId="33BA1B53" w14:textId="77777777" w:rsidTr="001D2E3E">
        <w:tc>
          <w:tcPr>
            <w:tcW w:w="0" w:type="auto"/>
            <w:hideMark/>
          </w:tcPr>
          <w:p w14:paraId="24DA8791" w14:textId="77777777" w:rsidR="000F410F" w:rsidRPr="000F410F" w:rsidRDefault="000F410F" w:rsidP="000F410F">
            <w:pPr>
              <w:jc w:val="left"/>
            </w:pPr>
            <w:r w:rsidRPr="000F410F">
              <w:t>Products</w:t>
            </w:r>
          </w:p>
        </w:tc>
        <w:tc>
          <w:tcPr>
            <w:tcW w:w="0" w:type="auto"/>
            <w:hideMark/>
          </w:tcPr>
          <w:p w14:paraId="6E8F9B3E" w14:textId="77777777" w:rsidR="000F410F" w:rsidRPr="000F410F" w:rsidRDefault="000F410F" w:rsidP="000F410F">
            <w:pPr>
              <w:jc w:val="left"/>
            </w:pPr>
            <w:r w:rsidRPr="000F410F">
              <w:t>PROD</w:t>
            </w:r>
          </w:p>
        </w:tc>
        <w:tc>
          <w:tcPr>
            <w:tcW w:w="0" w:type="auto"/>
            <w:hideMark/>
          </w:tcPr>
          <w:p w14:paraId="16438400" w14:textId="77777777" w:rsidR="000F410F" w:rsidRPr="000F410F" w:rsidRDefault="000F410F" w:rsidP="000F410F">
            <w:pPr>
              <w:jc w:val="left"/>
            </w:pPr>
            <w:r w:rsidRPr="000F410F">
              <w:t>24</w:t>
            </w:r>
          </w:p>
        </w:tc>
        <w:tc>
          <w:tcPr>
            <w:tcW w:w="0" w:type="auto"/>
            <w:hideMark/>
          </w:tcPr>
          <w:p w14:paraId="372BABD3" w14:textId="77777777" w:rsidR="000F410F" w:rsidRPr="000F410F" w:rsidRDefault="000F410F" w:rsidP="000F410F">
            <w:pPr>
              <w:jc w:val="left"/>
            </w:pPr>
            <w:r w:rsidRPr="000F410F">
              <w:t>24</w:t>
            </w:r>
          </w:p>
        </w:tc>
        <w:tc>
          <w:tcPr>
            <w:tcW w:w="0" w:type="auto"/>
            <w:hideMark/>
          </w:tcPr>
          <w:p w14:paraId="216B7D7E" w14:textId="77777777" w:rsidR="000F410F" w:rsidRPr="000F410F" w:rsidRDefault="000F410F" w:rsidP="000F410F">
            <w:pPr>
              <w:jc w:val="left"/>
            </w:pPr>
            <w:r w:rsidRPr="000F410F">
              <w:t>TC10–21, TC40–51</w:t>
            </w:r>
          </w:p>
        </w:tc>
      </w:tr>
      <w:tr w:rsidR="000F410F" w:rsidRPr="000F410F" w14:paraId="7A44186C" w14:textId="77777777" w:rsidTr="001D2E3E">
        <w:tc>
          <w:tcPr>
            <w:tcW w:w="0" w:type="auto"/>
            <w:hideMark/>
          </w:tcPr>
          <w:p w14:paraId="05B6FCBF" w14:textId="77777777" w:rsidR="000F410F" w:rsidRPr="000F410F" w:rsidRDefault="000F410F" w:rsidP="000F410F">
            <w:pPr>
              <w:jc w:val="left"/>
            </w:pPr>
            <w:r w:rsidRPr="000F410F">
              <w:t>Shopping Cart</w:t>
            </w:r>
          </w:p>
        </w:tc>
        <w:tc>
          <w:tcPr>
            <w:tcW w:w="0" w:type="auto"/>
            <w:hideMark/>
          </w:tcPr>
          <w:p w14:paraId="580AEAB3" w14:textId="77777777" w:rsidR="000F410F" w:rsidRPr="000F410F" w:rsidRDefault="000F410F" w:rsidP="000F410F">
            <w:pPr>
              <w:jc w:val="left"/>
            </w:pPr>
            <w:r w:rsidRPr="000F410F">
              <w:t>CART</w:t>
            </w:r>
          </w:p>
        </w:tc>
        <w:tc>
          <w:tcPr>
            <w:tcW w:w="0" w:type="auto"/>
            <w:hideMark/>
          </w:tcPr>
          <w:p w14:paraId="35DAC186" w14:textId="77777777" w:rsidR="000F410F" w:rsidRPr="000F410F" w:rsidRDefault="000F410F" w:rsidP="000F410F">
            <w:pPr>
              <w:jc w:val="left"/>
            </w:pPr>
            <w:r w:rsidRPr="000F410F">
              <w:t>8</w:t>
            </w:r>
          </w:p>
        </w:tc>
        <w:tc>
          <w:tcPr>
            <w:tcW w:w="0" w:type="auto"/>
            <w:hideMark/>
          </w:tcPr>
          <w:p w14:paraId="243F0C1F" w14:textId="77777777" w:rsidR="000F410F" w:rsidRPr="000F410F" w:rsidRDefault="000F410F" w:rsidP="000F410F">
            <w:pPr>
              <w:jc w:val="left"/>
            </w:pPr>
            <w:r w:rsidRPr="000F410F">
              <w:t>7</w:t>
            </w:r>
          </w:p>
        </w:tc>
        <w:tc>
          <w:tcPr>
            <w:tcW w:w="0" w:type="auto"/>
            <w:hideMark/>
          </w:tcPr>
          <w:p w14:paraId="21C0BDF5" w14:textId="77777777" w:rsidR="000F410F" w:rsidRPr="000F410F" w:rsidRDefault="000F410F" w:rsidP="000F410F">
            <w:pPr>
              <w:jc w:val="left"/>
            </w:pPr>
            <w:r w:rsidRPr="000F410F">
              <w:t>TC52–59 (TC56 planned)</w:t>
            </w:r>
          </w:p>
        </w:tc>
      </w:tr>
      <w:tr w:rsidR="000F410F" w:rsidRPr="000F410F" w14:paraId="271A3D3C" w14:textId="77777777" w:rsidTr="001D2E3E">
        <w:tc>
          <w:tcPr>
            <w:tcW w:w="0" w:type="auto"/>
            <w:hideMark/>
          </w:tcPr>
          <w:p w14:paraId="2169DED2" w14:textId="77777777" w:rsidR="000F410F" w:rsidRPr="000F410F" w:rsidRDefault="000F410F" w:rsidP="000F410F">
            <w:pPr>
              <w:jc w:val="left"/>
            </w:pPr>
            <w:r w:rsidRPr="000F410F">
              <w:t>Orders</w:t>
            </w:r>
          </w:p>
        </w:tc>
        <w:tc>
          <w:tcPr>
            <w:tcW w:w="0" w:type="auto"/>
            <w:hideMark/>
          </w:tcPr>
          <w:p w14:paraId="7595F43B" w14:textId="77777777" w:rsidR="000F410F" w:rsidRPr="000F410F" w:rsidRDefault="000F410F" w:rsidP="000F410F">
            <w:pPr>
              <w:jc w:val="left"/>
            </w:pPr>
            <w:r w:rsidRPr="000F410F">
              <w:t>ORD</w:t>
            </w:r>
          </w:p>
        </w:tc>
        <w:tc>
          <w:tcPr>
            <w:tcW w:w="0" w:type="auto"/>
            <w:hideMark/>
          </w:tcPr>
          <w:p w14:paraId="14C76263" w14:textId="77777777" w:rsidR="000F410F" w:rsidRPr="000F410F" w:rsidRDefault="000F410F" w:rsidP="000F410F">
            <w:pPr>
              <w:jc w:val="left"/>
            </w:pPr>
            <w:r w:rsidRPr="000F410F">
              <w:t>17</w:t>
            </w:r>
          </w:p>
        </w:tc>
        <w:tc>
          <w:tcPr>
            <w:tcW w:w="0" w:type="auto"/>
            <w:hideMark/>
          </w:tcPr>
          <w:p w14:paraId="4016399F" w14:textId="77777777" w:rsidR="000F410F" w:rsidRPr="000F410F" w:rsidRDefault="000F410F" w:rsidP="000F410F">
            <w:pPr>
              <w:jc w:val="left"/>
            </w:pPr>
            <w:r w:rsidRPr="000F410F">
              <w:t>17</w:t>
            </w:r>
          </w:p>
        </w:tc>
        <w:tc>
          <w:tcPr>
            <w:tcW w:w="0" w:type="auto"/>
            <w:hideMark/>
          </w:tcPr>
          <w:p w14:paraId="2FAD5172" w14:textId="77777777" w:rsidR="000F410F" w:rsidRPr="000F410F" w:rsidRDefault="000F410F" w:rsidP="000F410F">
            <w:pPr>
              <w:jc w:val="left"/>
            </w:pPr>
            <w:r w:rsidRPr="000F410F">
              <w:t>TC22–27, TC60–68, TC73–74</w:t>
            </w:r>
          </w:p>
        </w:tc>
      </w:tr>
      <w:tr w:rsidR="000F410F" w:rsidRPr="000F410F" w14:paraId="1693FA86" w14:textId="77777777" w:rsidTr="001D2E3E">
        <w:tc>
          <w:tcPr>
            <w:tcW w:w="0" w:type="auto"/>
            <w:hideMark/>
          </w:tcPr>
          <w:p w14:paraId="34ABF0D4" w14:textId="77777777" w:rsidR="000F410F" w:rsidRPr="000F410F" w:rsidRDefault="000F410F" w:rsidP="000F410F">
            <w:pPr>
              <w:jc w:val="left"/>
            </w:pPr>
            <w:r w:rsidRPr="000F410F">
              <w:t>Payment</w:t>
            </w:r>
          </w:p>
        </w:tc>
        <w:tc>
          <w:tcPr>
            <w:tcW w:w="0" w:type="auto"/>
            <w:hideMark/>
          </w:tcPr>
          <w:p w14:paraId="4342BA2D" w14:textId="77777777" w:rsidR="000F410F" w:rsidRPr="000F410F" w:rsidRDefault="000F410F" w:rsidP="000F410F">
            <w:pPr>
              <w:jc w:val="left"/>
            </w:pPr>
            <w:r w:rsidRPr="000F410F">
              <w:t>PAY</w:t>
            </w:r>
          </w:p>
        </w:tc>
        <w:tc>
          <w:tcPr>
            <w:tcW w:w="0" w:type="auto"/>
            <w:hideMark/>
          </w:tcPr>
          <w:p w14:paraId="71ED1CEC" w14:textId="77777777" w:rsidR="000F410F" w:rsidRPr="000F410F" w:rsidRDefault="000F410F" w:rsidP="000F410F">
            <w:pPr>
              <w:jc w:val="left"/>
            </w:pPr>
            <w:r w:rsidRPr="000F410F">
              <w:t>4</w:t>
            </w:r>
          </w:p>
        </w:tc>
        <w:tc>
          <w:tcPr>
            <w:tcW w:w="0" w:type="auto"/>
            <w:hideMark/>
          </w:tcPr>
          <w:p w14:paraId="307B7C00" w14:textId="77777777" w:rsidR="000F410F" w:rsidRPr="000F410F" w:rsidRDefault="000F410F" w:rsidP="000F410F">
            <w:pPr>
              <w:jc w:val="left"/>
            </w:pPr>
            <w:r w:rsidRPr="000F410F">
              <w:t>4</w:t>
            </w:r>
          </w:p>
        </w:tc>
        <w:tc>
          <w:tcPr>
            <w:tcW w:w="0" w:type="auto"/>
            <w:hideMark/>
          </w:tcPr>
          <w:p w14:paraId="0C50E5FE" w14:textId="77777777" w:rsidR="000F410F" w:rsidRPr="000F410F" w:rsidRDefault="000F410F" w:rsidP="000F410F">
            <w:pPr>
              <w:jc w:val="left"/>
            </w:pPr>
            <w:r w:rsidRPr="000F410F">
              <w:t>TC69–72</w:t>
            </w:r>
          </w:p>
        </w:tc>
      </w:tr>
      <w:tr w:rsidR="000F410F" w:rsidRPr="000F410F" w14:paraId="441FBAE4" w14:textId="77777777" w:rsidTr="001D2E3E">
        <w:tc>
          <w:tcPr>
            <w:tcW w:w="0" w:type="auto"/>
            <w:hideMark/>
          </w:tcPr>
          <w:p w14:paraId="45FE9177" w14:textId="77777777" w:rsidR="000F410F" w:rsidRPr="000F410F" w:rsidRDefault="000F410F" w:rsidP="000F410F">
            <w:pPr>
              <w:jc w:val="left"/>
            </w:pPr>
            <w:r w:rsidRPr="000F410F">
              <w:t>Voucher/Promotion</w:t>
            </w:r>
          </w:p>
        </w:tc>
        <w:tc>
          <w:tcPr>
            <w:tcW w:w="0" w:type="auto"/>
            <w:hideMark/>
          </w:tcPr>
          <w:p w14:paraId="521F5134" w14:textId="77777777" w:rsidR="000F410F" w:rsidRPr="000F410F" w:rsidRDefault="000F410F" w:rsidP="000F410F">
            <w:pPr>
              <w:jc w:val="left"/>
            </w:pPr>
            <w:r w:rsidRPr="000F410F">
              <w:t>VOUCH</w:t>
            </w:r>
          </w:p>
        </w:tc>
        <w:tc>
          <w:tcPr>
            <w:tcW w:w="0" w:type="auto"/>
            <w:hideMark/>
          </w:tcPr>
          <w:p w14:paraId="167B22F7" w14:textId="77777777" w:rsidR="000F410F" w:rsidRPr="000F410F" w:rsidRDefault="000F410F" w:rsidP="000F410F">
            <w:pPr>
              <w:jc w:val="left"/>
            </w:pPr>
            <w:r w:rsidRPr="000F410F">
              <w:t>8</w:t>
            </w:r>
          </w:p>
        </w:tc>
        <w:tc>
          <w:tcPr>
            <w:tcW w:w="0" w:type="auto"/>
            <w:hideMark/>
          </w:tcPr>
          <w:p w14:paraId="0CF926DD" w14:textId="77777777" w:rsidR="000F410F" w:rsidRPr="000F410F" w:rsidRDefault="000F410F" w:rsidP="000F410F">
            <w:pPr>
              <w:jc w:val="left"/>
            </w:pPr>
            <w:r w:rsidRPr="000F410F">
              <w:t>8</w:t>
            </w:r>
          </w:p>
        </w:tc>
        <w:tc>
          <w:tcPr>
            <w:tcW w:w="0" w:type="auto"/>
            <w:hideMark/>
          </w:tcPr>
          <w:p w14:paraId="4D54AA8D" w14:textId="77777777" w:rsidR="000F410F" w:rsidRPr="000F410F" w:rsidRDefault="000F410F" w:rsidP="000F410F">
            <w:pPr>
              <w:jc w:val="left"/>
            </w:pPr>
            <w:r w:rsidRPr="000F410F">
              <w:t>TC75–82</w:t>
            </w:r>
          </w:p>
        </w:tc>
      </w:tr>
      <w:tr w:rsidR="000F410F" w:rsidRPr="000F410F" w14:paraId="247FBA68" w14:textId="77777777" w:rsidTr="001D2E3E">
        <w:tc>
          <w:tcPr>
            <w:tcW w:w="0" w:type="auto"/>
            <w:hideMark/>
          </w:tcPr>
          <w:p w14:paraId="1051843D" w14:textId="77777777" w:rsidR="000F410F" w:rsidRPr="000F410F" w:rsidRDefault="000F410F" w:rsidP="000F410F">
            <w:pPr>
              <w:jc w:val="left"/>
            </w:pPr>
            <w:r w:rsidRPr="000F410F">
              <w:t>System E2E</w:t>
            </w:r>
          </w:p>
        </w:tc>
        <w:tc>
          <w:tcPr>
            <w:tcW w:w="0" w:type="auto"/>
            <w:hideMark/>
          </w:tcPr>
          <w:p w14:paraId="224ACF9C" w14:textId="77777777" w:rsidR="000F410F" w:rsidRPr="000F410F" w:rsidRDefault="000F410F" w:rsidP="000F410F">
            <w:pPr>
              <w:jc w:val="left"/>
            </w:pPr>
            <w:r w:rsidRPr="000F410F">
              <w:t>E2E</w:t>
            </w:r>
          </w:p>
        </w:tc>
        <w:tc>
          <w:tcPr>
            <w:tcW w:w="0" w:type="auto"/>
            <w:hideMark/>
          </w:tcPr>
          <w:p w14:paraId="2B0B5709" w14:textId="77777777" w:rsidR="000F410F" w:rsidRPr="000F410F" w:rsidRDefault="000F410F" w:rsidP="000F410F">
            <w:pPr>
              <w:jc w:val="left"/>
            </w:pPr>
            <w:r w:rsidRPr="000F410F">
              <w:t>6</w:t>
            </w:r>
          </w:p>
        </w:tc>
        <w:tc>
          <w:tcPr>
            <w:tcW w:w="0" w:type="auto"/>
            <w:hideMark/>
          </w:tcPr>
          <w:p w14:paraId="6D16B30F" w14:textId="77777777" w:rsidR="000F410F" w:rsidRPr="000F410F" w:rsidRDefault="000F410F" w:rsidP="000F410F">
            <w:pPr>
              <w:jc w:val="left"/>
            </w:pPr>
            <w:r w:rsidRPr="000F410F">
              <w:t>0</w:t>
            </w:r>
          </w:p>
        </w:tc>
        <w:tc>
          <w:tcPr>
            <w:tcW w:w="0" w:type="auto"/>
            <w:hideMark/>
          </w:tcPr>
          <w:p w14:paraId="1AE02888" w14:textId="77777777" w:rsidR="000F410F" w:rsidRPr="000F410F" w:rsidRDefault="000F410F" w:rsidP="000F410F">
            <w:pPr>
              <w:jc w:val="left"/>
            </w:pPr>
            <w:r w:rsidRPr="000F410F">
              <w:t>TC83–88 (Planned)</w:t>
            </w:r>
          </w:p>
        </w:tc>
      </w:tr>
      <w:tr w:rsidR="000F410F" w:rsidRPr="000F410F" w14:paraId="731AB72B" w14:textId="77777777" w:rsidTr="001D2E3E">
        <w:tc>
          <w:tcPr>
            <w:tcW w:w="0" w:type="auto"/>
            <w:hideMark/>
          </w:tcPr>
          <w:p w14:paraId="531EE8D1" w14:textId="77777777" w:rsidR="000F410F" w:rsidRPr="000F410F" w:rsidRDefault="000F410F" w:rsidP="000F410F">
            <w:pPr>
              <w:jc w:val="left"/>
            </w:pPr>
            <w:r w:rsidRPr="000F410F">
              <w:t>Non-Functional</w:t>
            </w:r>
          </w:p>
        </w:tc>
        <w:tc>
          <w:tcPr>
            <w:tcW w:w="0" w:type="auto"/>
            <w:hideMark/>
          </w:tcPr>
          <w:p w14:paraId="63D68D3D" w14:textId="77777777" w:rsidR="000F410F" w:rsidRPr="000F410F" w:rsidRDefault="000F410F" w:rsidP="000F410F">
            <w:pPr>
              <w:jc w:val="left"/>
            </w:pPr>
            <w:r w:rsidRPr="000F410F">
              <w:t>NONFUNC</w:t>
            </w:r>
          </w:p>
        </w:tc>
        <w:tc>
          <w:tcPr>
            <w:tcW w:w="0" w:type="auto"/>
            <w:hideMark/>
          </w:tcPr>
          <w:p w14:paraId="38F54BE8" w14:textId="77777777" w:rsidR="000F410F" w:rsidRPr="000F410F" w:rsidRDefault="000F410F" w:rsidP="000F410F">
            <w:pPr>
              <w:jc w:val="left"/>
            </w:pPr>
            <w:r w:rsidRPr="000F410F">
              <w:t>2</w:t>
            </w:r>
          </w:p>
        </w:tc>
        <w:tc>
          <w:tcPr>
            <w:tcW w:w="0" w:type="auto"/>
            <w:hideMark/>
          </w:tcPr>
          <w:p w14:paraId="356DC897" w14:textId="77777777" w:rsidR="000F410F" w:rsidRPr="000F410F" w:rsidRDefault="000F410F" w:rsidP="000F410F">
            <w:pPr>
              <w:jc w:val="left"/>
            </w:pPr>
            <w:r w:rsidRPr="000F410F">
              <w:t>1</w:t>
            </w:r>
          </w:p>
        </w:tc>
        <w:tc>
          <w:tcPr>
            <w:tcW w:w="0" w:type="auto"/>
            <w:hideMark/>
          </w:tcPr>
          <w:p w14:paraId="4FB5235E" w14:textId="77777777" w:rsidR="000F410F" w:rsidRPr="000F410F" w:rsidRDefault="000F410F" w:rsidP="000F410F">
            <w:pPr>
              <w:jc w:val="left"/>
            </w:pPr>
            <w:r w:rsidRPr="000F410F">
              <w:t>TC89–90 (TC90 Performance Planned)</w:t>
            </w:r>
          </w:p>
        </w:tc>
      </w:tr>
      <w:tr w:rsidR="000F410F" w:rsidRPr="000F410F" w14:paraId="31DC8AD6" w14:textId="77777777" w:rsidTr="001D2E3E">
        <w:tc>
          <w:tcPr>
            <w:tcW w:w="0" w:type="auto"/>
            <w:hideMark/>
          </w:tcPr>
          <w:p w14:paraId="62F1EDA5" w14:textId="77777777" w:rsidR="000F410F" w:rsidRPr="000F410F" w:rsidRDefault="000F410F" w:rsidP="000F410F">
            <w:pPr>
              <w:jc w:val="left"/>
            </w:pPr>
            <w:r w:rsidRPr="000F410F">
              <w:t>Total</w:t>
            </w:r>
          </w:p>
        </w:tc>
        <w:tc>
          <w:tcPr>
            <w:tcW w:w="0" w:type="auto"/>
            <w:hideMark/>
          </w:tcPr>
          <w:p w14:paraId="7636CB0C" w14:textId="77777777" w:rsidR="000F410F" w:rsidRPr="000F410F" w:rsidRDefault="000F410F" w:rsidP="000F410F">
            <w:pPr>
              <w:jc w:val="left"/>
            </w:pPr>
          </w:p>
        </w:tc>
        <w:tc>
          <w:tcPr>
            <w:tcW w:w="0" w:type="auto"/>
            <w:hideMark/>
          </w:tcPr>
          <w:p w14:paraId="2F189215" w14:textId="77777777" w:rsidR="000F410F" w:rsidRPr="000F410F" w:rsidRDefault="000F410F" w:rsidP="000F410F">
            <w:pPr>
              <w:jc w:val="left"/>
            </w:pPr>
            <w:r w:rsidRPr="000F410F">
              <w:t>90</w:t>
            </w:r>
          </w:p>
        </w:tc>
        <w:tc>
          <w:tcPr>
            <w:tcW w:w="0" w:type="auto"/>
            <w:hideMark/>
          </w:tcPr>
          <w:p w14:paraId="5CA8F9E2" w14:textId="77777777" w:rsidR="000F410F" w:rsidRPr="000F410F" w:rsidRDefault="000F410F" w:rsidP="000F410F">
            <w:pPr>
              <w:jc w:val="left"/>
            </w:pPr>
            <w:r w:rsidRPr="000F410F">
              <w:t>78</w:t>
            </w:r>
          </w:p>
        </w:tc>
        <w:tc>
          <w:tcPr>
            <w:tcW w:w="0" w:type="auto"/>
            <w:hideMark/>
          </w:tcPr>
          <w:p w14:paraId="59872D2A" w14:textId="77777777" w:rsidR="000F410F" w:rsidRPr="000F410F" w:rsidRDefault="000F410F" w:rsidP="000F410F">
            <w:pPr>
              <w:jc w:val="left"/>
            </w:pPr>
          </w:p>
        </w:tc>
      </w:tr>
    </w:tbl>
    <w:p w14:paraId="5ABB5BEB" w14:textId="77777777" w:rsidR="001D2E3E" w:rsidRDefault="001D2E3E" w:rsidP="000F410F">
      <w:pPr>
        <w:jc w:val="left"/>
        <w:rPr>
          <w:rStyle w:val="Heading3Char"/>
        </w:rPr>
      </w:pPr>
    </w:p>
    <w:p w14:paraId="14827076" w14:textId="77777777" w:rsidR="001D2E3E" w:rsidRDefault="001D2E3E" w:rsidP="000F410F">
      <w:pPr>
        <w:jc w:val="left"/>
        <w:rPr>
          <w:rStyle w:val="Heading3Char"/>
        </w:rPr>
      </w:pPr>
    </w:p>
    <w:p w14:paraId="6C2AA187" w14:textId="77777777" w:rsidR="00F32D32" w:rsidRDefault="000F410F" w:rsidP="001D2E3E">
      <w:pPr>
        <w:pStyle w:val="Heading3"/>
        <w:rPr>
          <w:rStyle w:val="Heading3Char"/>
          <w:b/>
          <w:bCs/>
        </w:rPr>
      </w:pPr>
      <w:bookmarkStart w:id="98" w:name="_Toc217241672"/>
      <w:r w:rsidRPr="001D2E3E">
        <w:rPr>
          <w:rStyle w:val="Heading3Char"/>
          <w:b/>
          <w:bCs/>
        </w:rPr>
        <w:t>5.2.2. Coverage Scope</w:t>
      </w:r>
      <w:bookmarkEnd w:id="98"/>
    </w:p>
    <w:p w14:paraId="74C700C4" w14:textId="223354F6" w:rsidR="000F410F" w:rsidRPr="000F410F" w:rsidRDefault="000F410F" w:rsidP="00CE0ACB">
      <w:pPr>
        <w:jc w:val="left"/>
      </w:pPr>
      <w:r w:rsidRPr="001D2E3E">
        <w:t>The team built 90 Test Cases (according to baseline docs/PHU_LUC_A_TEST_CASES.md) covering key business functions of the system. Among these, 78 Test Cases were implemented and executed (Passed), achieving an implementation rate of 86.7%. The remaining 12 Test Cases are kept in design status (Planned) for subsequent development phases. Testing scope focused on main functions</w:t>
      </w:r>
      <w:r w:rsidRPr="000F410F">
        <w:t xml:space="preserve"> </w:t>
      </w:r>
      <w:r w:rsidRPr="00F202D9">
        <w:t>(functional testing), with 2 non-functional test cases designed, of which 1 test case (AuthZ) was executed.</w:t>
      </w:r>
    </w:p>
    <w:p w14:paraId="2D453CDD" w14:textId="77777777" w:rsidR="00CE0ACB" w:rsidRDefault="000F410F" w:rsidP="00F202D9">
      <w:pPr>
        <w:pStyle w:val="Heading3"/>
        <w:rPr>
          <w:rStyle w:val="Heading3Char"/>
          <w:b/>
          <w:bCs/>
        </w:rPr>
      </w:pPr>
      <w:bookmarkStart w:id="99" w:name="_Toc217241673"/>
      <w:r w:rsidRPr="00F202D9">
        <w:rPr>
          <w:rStyle w:val="Heading3Char"/>
          <w:b/>
          <w:bCs/>
        </w:rPr>
        <w:t>5.2.3. Execution Results</w:t>
      </w:r>
      <w:bookmarkEnd w:id="99"/>
    </w:p>
    <w:p w14:paraId="117554EB" w14:textId="77B45F83" w:rsidR="000F410F" w:rsidRPr="00F202D9" w:rsidRDefault="000F410F" w:rsidP="00CE0ACB">
      <w:pPr>
        <w:jc w:val="left"/>
      </w:pPr>
      <w:r w:rsidRPr="00F202D9">
        <w:t>Summary results from automated execution for Backend (snapshot from ecomAPI/jest-results.json) are as follows:</w:t>
      </w:r>
      <w:r w:rsidRPr="00F202D9">
        <w:br/>
      </w:r>
      <w:r w:rsidRPr="00F202D9">
        <w:sym w:font="Symbol" w:char="F02B"/>
      </w:r>
      <w:r w:rsidRPr="00F202D9">
        <w:t xml:space="preserve"> Total automated tests: 116 tests</w:t>
      </w:r>
      <w:r w:rsidRPr="00F202D9">
        <w:br/>
      </w:r>
      <w:r w:rsidRPr="00F202D9">
        <w:sym w:font="Symbol" w:char="F02B"/>
      </w:r>
      <w:r w:rsidRPr="00F202D9">
        <w:t xml:space="preserve"> PASS: 109 tests (≈ 94.0%)</w:t>
      </w:r>
      <w:r w:rsidRPr="00F202D9">
        <w:br/>
      </w:r>
      <w:r w:rsidRPr="00F202D9">
        <w:sym w:font="Symbol" w:char="F02B"/>
      </w:r>
      <w:r w:rsidRPr="00F202D9">
        <w:t xml:space="preserve"> FAIL: 0 tests</w:t>
      </w:r>
    </w:p>
    <w:p w14:paraId="7822E852" w14:textId="08AB18F4" w:rsidR="00E427A8" w:rsidRPr="00BE2790" w:rsidRDefault="00E427A8" w:rsidP="000F410F">
      <w:pPr>
        <w:jc w:val="left"/>
      </w:pPr>
      <w:r w:rsidRPr="00BE2790">
        <w:t>Not run (Pending): 7 test (≈ 6.0%)</w:t>
      </w:r>
    </w:p>
    <w:p w14:paraId="3A910159" w14:textId="0A0E5D51" w:rsidR="00D651BC" w:rsidRPr="00BE2790" w:rsidRDefault="00CE0ACB" w:rsidP="000F410F">
      <w:pPr>
        <w:jc w:val="left"/>
      </w:pPr>
      <w:r w:rsidRPr="00BE2790">
        <w:rPr>
          <w:noProof/>
        </w:rPr>
        <w:drawing>
          <wp:anchor distT="0" distB="0" distL="114300" distR="114300" simplePos="0" relativeHeight="251658247" behindDoc="0" locked="0" layoutInCell="1" allowOverlap="1" wp14:anchorId="04AFA547" wp14:editId="6DCDB6B5">
            <wp:simplePos x="0" y="0"/>
            <wp:positionH relativeFrom="margin">
              <wp:posOffset>769180</wp:posOffset>
            </wp:positionH>
            <wp:positionV relativeFrom="margin">
              <wp:posOffset>606186</wp:posOffset>
            </wp:positionV>
            <wp:extent cx="4249420" cy="3291840"/>
            <wp:effectExtent l="0" t="0" r="0" b="3810"/>
            <wp:wrapTopAndBottom/>
            <wp:docPr id="96089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95883" name=""/>
                    <pic:cNvPicPr/>
                  </pic:nvPicPr>
                  <pic:blipFill>
                    <a:blip r:embed="rId65">
                      <a:extLst>
                        <a:ext uri="{28A0092B-C50C-407E-A947-70E740481C1C}">
                          <a14:useLocalDpi xmlns:a14="http://schemas.microsoft.com/office/drawing/2010/main" val="0"/>
                        </a:ext>
                      </a:extLst>
                    </a:blip>
                    <a:stretch>
                      <a:fillRect/>
                    </a:stretch>
                  </pic:blipFill>
                  <pic:spPr>
                    <a:xfrm>
                      <a:off x="0" y="0"/>
                      <a:ext cx="4249420" cy="3291840"/>
                    </a:xfrm>
                    <a:prstGeom prst="rect">
                      <a:avLst/>
                    </a:prstGeom>
                  </pic:spPr>
                </pic:pic>
              </a:graphicData>
            </a:graphic>
            <wp14:sizeRelH relativeFrom="margin">
              <wp14:pctWidth>0</wp14:pctWidth>
            </wp14:sizeRelH>
            <wp14:sizeRelV relativeFrom="margin">
              <wp14:pctHeight>0</wp14:pctHeight>
            </wp14:sizeRelV>
          </wp:anchor>
        </w:drawing>
      </w:r>
    </w:p>
    <w:p w14:paraId="5337D4DD" w14:textId="77777777" w:rsidR="00FA605F" w:rsidRPr="00FA605F" w:rsidRDefault="00FA605F" w:rsidP="00FA605F">
      <w:pPr>
        <w:jc w:val="center"/>
        <w:rPr>
          <w:i/>
          <w:iCs/>
        </w:rPr>
      </w:pPr>
      <w:r w:rsidRPr="00FA605F">
        <w:rPr>
          <w:i/>
          <w:iCs/>
        </w:rPr>
        <w:t>Figure 5.1: Pie chart of Test Case Execution Percentage</w:t>
      </w:r>
    </w:p>
    <w:p w14:paraId="1FEE0664" w14:textId="77777777" w:rsidR="00FA605F" w:rsidRPr="00FA605F" w:rsidRDefault="00FA605F" w:rsidP="00FA605F">
      <w:pPr>
        <w:jc w:val="left"/>
      </w:pPr>
      <w:r w:rsidRPr="00FA605F">
        <w:t>The chart above shows a very high success rate (94%) for the implemented automated test cases, indicating that the main source code is stable and meets test specifications.</w:t>
      </w:r>
    </w:p>
    <w:p w14:paraId="05D547EB" w14:textId="031A99BC" w:rsidR="00FA605F" w:rsidRDefault="00FA605F" w:rsidP="00FA605F">
      <w:pPr>
        <w:pStyle w:val="Heading2"/>
      </w:pPr>
      <w:bookmarkStart w:id="100" w:name="_Toc217241674"/>
      <w:r w:rsidRPr="00FA605F">
        <w:t>5.3. Bug Report</w:t>
      </w:r>
      <w:bookmarkEnd w:id="100"/>
    </w:p>
    <w:p w14:paraId="5E7FD19A" w14:textId="77777777" w:rsidR="00F32D32" w:rsidRDefault="00FA605F" w:rsidP="00FA605F">
      <w:pPr>
        <w:pStyle w:val="Heading2"/>
      </w:pPr>
      <w:bookmarkStart w:id="101" w:name="_Toc217241675"/>
      <w:r w:rsidRPr="00FA605F">
        <w:t>5.3.1. Bug Classification by Severity Level</w:t>
      </w:r>
      <w:bookmarkEnd w:id="101"/>
    </w:p>
    <w:p w14:paraId="0977F795" w14:textId="77C1BD15" w:rsidR="00FA605F" w:rsidRPr="00FA605F" w:rsidRDefault="00FA605F" w:rsidP="00F32D32">
      <w:r w:rsidRPr="00FA605F">
        <w:br/>
        <w:t>During the testing process and CI/CD Pipeline operation, the team discovered, recorded, and resolved 2 defects. The defects are classified into 4 severity levels based on their impact on the system and users. Details of each defect are as follows:</w:t>
      </w:r>
    </w:p>
    <w:p w14:paraId="5A61CD05" w14:textId="77777777" w:rsidR="00FA605F" w:rsidRPr="00FA605F" w:rsidRDefault="00FA605F" w:rsidP="00FA605F">
      <w:pPr>
        <w:jc w:val="left"/>
      </w:pPr>
      <w:r w:rsidRPr="00FA605F">
        <w:t>Defect D-01 (High Level): Database-related error in CI.</w:t>
      </w:r>
      <w:r w:rsidRPr="00FA605F">
        <w:br/>
        <w:t>Symptom: Integration tests in CI returned errCode: -1 errors in batches.</w:t>
      </w:r>
      <w:r w:rsidRPr="00FA605F">
        <w:br/>
      </w:r>
      <w:r w:rsidRPr="00FA605F">
        <w:sym w:font="Symbol" w:char="F02B"/>
      </w:r>
      <w:r w:rsidRPr="00FA605F">
        <w:t xml:space="preserve"> Root Cause: Inconsistency in table name case-sensitivity between the database seed file (ecom.sql - uses lowercase) and the default configuration of the Sequelize ORM in the Linux environment.</w:t>
      </w:r>
      <w:r w:rsidRPr="00FA605F">
        <w:br/>
      </w:r>
      <w:r w:rsidRPr="00FA605F">
        <w:sym w:font="Symbol" w:char="F02B"/>
      </w:r>
      <w:r w:rsidRPr="00FA605F">
        <w:t xml:space="preserve"> Fix: Standardized all table names in the Sequelize model and database seed file to lowercase.</w:t>
      </w:r>
    </w:p>
    <w:p w14:paraId="75031400" w14:textId="77777777" w:rsidR="00FA605F" w:rsidRPr="00FA605F" w:rsidRDefault="00FA605F" w:rsidP="00FA605F">
      <w:pPr>
        <w:jc w:val="left"/>
      </w:pPr>
      <w:r w:rsidRPr="00FA605F">
        <w:t>Defect D-02 (Medium Level): E2E testing error on Frontend.</w:t>
      </w:r>
      <w:r w:rsidRPr="00FA605F">
        <w:br/>
      </w:r>
      <w:r w:rsidRPr="00FA605F">
        <w:sym w:font="Symbol" w:char="F02B"/>
      </w:r>
      <w:r w:rsidRPr="00FA605F">
        <w:t xml:space="preserve"> Symptom: Cypress smoke tests failed with Network Error messages.</w:t>
      </w:r>
      <w:r w:rsidRPr="00FA605F">
        <w:br/>
      </w:r>
      <w:r w:rsidRPr="00FA605F">
        <w:sym w:font="Symbol" w:char="F02B"/>
      </w:r>
      <w:r w:rsidRPr="00FA605F">
        <w:t xml:space="preserve"> Root Cause: Lack of stubs or intercepts for background API calls in some business flows, leading to unstable (flaky) test results.</w:t>
      </w:r>
      <w:r w:rsidRPr="00FA605F">
        <w:br/>
      </w:r>
      <w:r w:rsidRPr="00FA605F">
        <w:sym w:font="Symbol" w:char="F02B"/>
      </w:r>
      <w:r w:rsidRPr="00FA605F">
        <w:t xml:space="preserve"> Fix: Added sufficient intercepts/stubs for API endpoints called within the scope of smoke testing, ensuring test stability and independence.</w:t>
      </w:r>
    </w:p>
    <w:p w14:paraId="2F0DDA4F" w14:textId="77777777" w:rsidR="00CE0ACB" w:rsidRDefault="00FA605F" w:rsidP="00FA605F">
      <w:pPr>
        <w:pStyle w:val="Heading3"/>
      </w:pPr>
      <w:bookmarkStart w:id="102" w:name="_Toc217241676"/>
      <w:r w:rsidRPr="00FA605F">
        <w:t>5.3.2. Bug Statistics</w:t>
      </w:r>
      <w:bookmarkEnd w:id="102"/>
    </w:p>
    <w:p w14:paraId="12234661" w14:textId="2B16B68A" w:rsidR="00FA605F" w:rsidRPr="00FA605F" w:rsidRDefault="00FA605F" w:rsidP="00CE0ACB">
      <w:pPr>
        <w:jc w:val="left"/>
      </w:pPr>
      <w:r w:rsidRPr="00FA605F">
        <w:t>Summary statistics of 2 defects discovered and resolved in the project:</w:t>
      </w:r>
      <w:r w:rsidRPr="00FA605F">
        <w:br/>
      </w:r>
      <w:r w:rsidRPr="00FA605F">
        <w:sym w:font="Symbol" w:char="F02B"/>
      </w:r>
      <w:r w:rsidRPr="00FA605F">
        <w:t xml:space="preserve"> Critical: 0 defects.</w:t>
      </w:r>
      <w:r w:rsidRPr="00FA605F">
        <w:br/>
      </w:r>
      <w:r w:rsidRPr="00FA605F">
        <w:sym w:font="Symbol" w:char="F02B"/>
      </w:r>
      <w:r w:rsidRPr="00FA605F">
        <w:t xml:space="preserve"> High: 1 defect (50%).</w:t>
      </w:r>
      <w:r w:rsidRPr="00FA605F">
        <w:br/>
      </w:r>
      <w:r w:rsidRPr="00FA605F">
        <w:sym w:font="Symbol" w:char="F02B"/>
      </w:r>
      <w:r w:rsidRPr="00FA605F">
        <w:t xml:space="preserve"> Medium: 1 defect (50%).</w:t>
      </w:r>
      <w:r w:rsidRPr="00FA605F">
        <w:br/>
      </w:r>
      <w:r w:rsidRPr="00FA605F">
        <w:sym w:font="Symbol" w:char="F02B"/>
      </w:r>
      <w:r w:rsidRPr="00FA605F">
        <w:t xml:space="preserve"> Low: 0 defects.</w:t>
      </w:r>
    </w:p>
    <w:p w14:paraId="6E4FACCF" w14:textId="77777777" w:rsidR="00FA605F" w:rsidRPr="00FA605F" w:rsidRDefault="00FA605F" w:rsidP="00FA605F">
      <w:pPr>
        <w:jc w:val="left"/>
      </w:pPr>
      <w:r w:rsidRPr="00FA605F">
        <w:t>Number of fixed defects: 2 defects (1 High and 1 Medium).</w:t>
      </w:r>
    </w:p>
    <w:p w14:paraId="01A57C89" w14:textId="77777777" w:rsidR="00FA605F" w:rsidRPr="00FA605F" w:rsidRDefault="00FA605F" w:rsidP="00FA605F">
      <w:pPr>
        <w:jc w:val="left"/>
      </w:pPr>
      <w:r w:rsidRPr="00FA605F">
        <w:t>Number of remaining/open defects: 0 defects at any level.</w:t>
      </w:r>
    </w:p>
    <w:p w14:paraId="0EF85DD2" w14:textId="40EFBD31" w:rsidR="001652E1" w:rsidRPr="00BE2790" w:rsidRDefault="00654C19" w:rsidP="00A54B11">
      <w:pPr>
        <w:jc w:val="center"/>
        <w:rPr>
          <w:szCs w:val="26"/>
        </w:rPr>
      </w:pPr>
      <w:r w:rsidRPr="00BE2790">
        <w:rPr>
          <w:noProof/>
          <w:szCs w:val="26"/>
        </w:rPr>
        <w:drawing>
          <wp:inline distT="0" distB="0" distL="0" distR="0" wp14:anchorId="4839D88B" wp14:editId="2B731C21">
            <wp:extent cx="5940425" cy="3275330"/>
            <wp:effectExtent l="0" t="0" r="3175" b="1270"/>
            <wp:docPr id="136018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86946" name=""/>
                    <pic:cNvPicPr/>
                  </pic:nvPicPr>
                  <pic:blipFill>
                    <a:blip r:embed="rId66"/>
                    <a:stretch>
                      <a:fillRect/>
                    </a:stretch>
                  </pic:blipFill>
                  <pic:spPr>
                    <a:xfrm>
                      <a:off x="0" y="0"/>
                      <a:ext cx="5940425" cy="3275330"/>
                    </a:xfrm>
                    <a:prstGeom prst="rect">
                      <a:avLst/>
                    </a:prstGeom>
                  </pic:spPr>
                </pic:pic>
              </a:graphicData>
            </a:graphic>
          </wp:inline>
        </w:drawing>
      </w:r>
    </w:p>
    <w:p w14:paraId="04CFED2C" w14:textId="77777777" w:rsidR="008362AF" w:rsidRDefault="008362AF" w:rsidP="008362AF">
      <w:pPr>
        <w:jc w:val="center"/>
        <w:rPr>
          <w:i/>
          <w:iCs/>
        </w:rPr>
      </w:pPr>
      <w:r w:rsidRPr="008362AF">
        <w:rPr>
          <w:i/>
          <w:iCs/>
        </w:rPr>
        <w:t>Figure 5.2. Bar chart showing defect distribution by severity level.</w:t>
      </w:r>
    </w:p>
    <w:p w14:paraId="0EEA27AC" w14:textId="77777777" w:rsidR="008362AF" w:rsidRPr="008362AF" w:rsidRDefault="008362AF" w:rsidP="008362AF">
      <w:pPr>
        <w:jc w:val="center"/>
        <w:rPr>
          <w:i/>
          <w:iCs/>
        </w:rPr>
      </w:pPr>
    </w:p>
    <w:p w14:paraId="5AC84E6B" w14:textId="77777777" w:rsidR="008362AF" w:rsidRPr="008362AF" w:rsidRDefault="008362AF" w:rsidP="008362AF">
      <w:pPr>
        <w:pStyle w:val="Heading3"/>
        <w:rPr>
          <w:rStyle w:val="Heading3Char"/>
          <w:b/>
          <w:bCs/>
        </w:rPr>
      </w:pPr>
      <w:bookmarkStart w:id="103" w:name="_Toc217241677"/>
      <w:r w:rsidRPr="008362AF">
        <w:rPr>
          <w:rStyle w:val="Heading3Char"/>
          <w:b/>
          <w:bCs/>
        </w:rPr>
        <w:t>5.3.3. Defect Handling Process</w:t>
      </w:r>
      <w:bookmarkEnd w:id="103"/>
    </w:p>
    <w:p w14:paraId="37CA54F3" w14:textId="603273F3" w:rsidR="008362AF" w:rsidRPr="008362AF" w:rsidRDefault="008362AF" w:rsidP="008362AF">
      <w:pPr>
        <w:jc w:val="left"/>
      </w:pPr>
      <w:r w:rsidRPr="008362AF">
        <w:t>The defect handling process follows a standard 7-step procedure, ensuring all discovered defects are tracked and resolved thoroughly:</w:t>
      </w:r>
      <w:r w:rsidRPr="008362AF">
        <w:br/>
      </w:r>
      <w:r w:rsidRPr="008362AF">
        <w:sym w:font="Symbol" w:char="F02B"/>
      </w:r>
      <w:r w:rsidRPr="008362AF">
        <w:t xml:space="preserve"> Step 1: Defect Recording</w:t>
      </w:r>
      <w:r w:rsidRPr="008362AF">
        <w:br/>
        <w:t>Defect information is recorded immediately upon discovery through CI automatic results or manual testing, including: description, module, related test case, severity level, and evidence (log, screenshot, workflow link).</w:t>
      </w:r>
      <w:r w:rsidRPr="008362AF">
        <w:br/>
      </w:r>
      <w:r w:rsidRPr="008362AF">
        <w:sym w:font="Symbol" w:char="F02B"/>
      </w:r>
      <w:r w:rsidRPr="008362AF">
        <w:t xml:space="preserve"> Step 2: Defect Classification</w:t>
      </w:r>
      <w:r w:rsidRPr="008362AF">
        <w:br/>
        <w:t>Defects are classified by severity level (Critical, High, Medium, Low) based on their impact, helping determine processing priority.</w:t>
      </w:r>
      <w:r w:rsidRPr="008362AF">
        <w:br/>
      </w:r>
      <w:r w:rsidRPr="008362AF">
        <w:sym w:font="Symbol" w:char="F02B"/>
      </w:r>
      <w:r w:rsidRPr="008362AF">
        <w:t xml:space="preserve"> Step 3: Assignment</w:t>
      </w:r>
      <w:r w:rsidRPr="008362AF">
        <w:br/>
        <w:t>Defects are assigned to the developer responsible for the related module, with status "Assigned".</w:t>
      </w:r>
      <w:r w:rsidRPr="008362AF">
        <w:br/>
      </w:r>
      <w:r w:rsidRPr="008362AF">
        <w:sym w:font="Symbol" w:char="F02B"/>
      </w:r>
      <w:r w:rsidRPr="008362AF">
        <w:t xml:space="preserve"> Step 4: Fixing</w:t>
      </w:r>
      <w:r w:rsidRPr="008362AF">
        <w:br/>
        <w:t>The developer analyzes the root cause and implements the fix, ensuring the fix doesn't affect other functionalities.</w:t>
      </w:r>
      <w:r w:rsidRPr="008362AF">
        <w:br/>
      </w:r>
      <w:r w:rsidRPr="008362AF">
        <w:sym w:font="Symbol" w:char="F02B"/>
      </w:r>
      <w:r w:rsidRPr="008362AF">
        <w:t xml:space="preserve"> Step 5: Re-testing</w:t>
      </w:r>
      <w:r w:rsidRPr="008362AF">
        <w:br/>
        <w:t>The testing team re-executes related test cases and regression testing to confirm the defect is completely resolved.</w:t>
      </w:r>
      <w:r w:rsidRPr="008362AF">
        <w:br/>
      </w:r>
      <w:r w:rsidRPr="008362AF">
        <w:sym w:font="Symbol" w:char="F02B"/>
      </w:r>
      <w:r w:rsidRPr="008362AF">
        <w:t xml:space="preserve"> Step 6: Closing Defect</w:t>
      </w:r>
      <w:r w:rsidRPr="008362AF">
        <w:br/>
        <w:t>When successfully confirmed as fixed, the defect is marked with status "Closed" in the report (docs/tests/defects.csv).</w:t>
      </w:r>
      <w:r w:rsidRPr="008362AF">
        <w:br/>
      </w:r>
      <w:r w:rsidRPr="008362AF">
        <w:sym w:font="Symbol" w:char="F02B"/>
      </w:r>
      <w:r w:rsidRPr="008362AF">
        <w:t xml:space="preserve"> Step 7: Reporting and Tracking</w:t>
      </w:r>
      <w:r w:rsidRPr="008362AF">
        <w:br/>
        <w:t>Defect information is periodically summarized to assess software quality, defect trends, and derive improvement lessons for the development process.</w:t>
      </w:r>
    </w:p>
    <w:p w14:paraId="5F1F54BE" w14:textId="77777777" w:rsidR="008362AF" w:rsidRDefault="008362AF" w:rsidP="008362AF">
      <w:pPr>
        <w:pStyle w:val="Heading2"/>
        <w:rPr>
          <w:bCs/>
        </w:rPr>
      </w:pPr>
      <w:bookmarkStart w:id="104" w:name="_Toc217241678"/>
      <w:r w:rsidRPr="008362AF">
        <w:rPr>
          <w:bCs/>
        </w:rPr>
        <w:t>5.4. CI/CD Pipeline Execution Results</w:t>
      </w:r>
      <w:bookmarkEnd w:id="104"/>
    </w:p>
    <w:p w14:paraId="5875252E" w14:textId="77777777" w:rsidR="00F32D32" w:rsidRPr="00F32D32" w:rsidRDefault="00F32D32" w:rsidP="00F32D32"/>
    <w:p w14:paraId="6829CF4F" w14:textId="5002E1CD" w:rsidR="008362AF" w:rsidRPr="008362AF" w:rsidRDefault="008362AF" w:rsidP="008362AF">
      <w:pPr>
        <w:jc w:val="left"/>
      </w:pPr>
      <w:r w:rsidRPr="008362AF">
        <w:t>The CI/CD Pipeline on GitHub Actions was automatically triggered and ran stably. Overview results from the latest run show:</w:t>
      </w:r>
      <w:r w:rsidRPr="008362AF">
        <w:br/>
      </w:r>
      <w:r w:rsidRPr="008362AF">
        <w:sym w:font="Symbol" w:char="F02B"/>
      </w:r>
      <w:r w:rsidRPr="008362AF">
        <w:t xml:space="preserve"> Overall Status: PASS (All jobs in the workflow completed without errors).</w:t>
      </w:r>
      <w:r w:rsidRPr="008362AF">
        <w:br/>
      </w:r>
      <w:r w:rsidRPr="008362AF">
        <w:sym w:font="Symbol" w:char="F02B"/>
      </w:r>
      <w:r w:rsidRPr="008362AF">
        <w:t xml:space="preserve"> Backend Tests: Unit, API, and integration test jobs all passed.</w:t>
      </w:r>
      <w:r w:rsidRPr="008362AF">
        <w:br/>
      </w:r>
      <w:r w:rsidRPr="008362AF">
        <w:sym w:font="Symbol" w:char="F02B"/>
      </w:r>
      <w:r w:rsidRPr="008362AF">
        <w:t xml:space="preserve"> Frontend Tests: Unit test (Jest) and smoke test (Cypress) jobs all passed.</w:t>
      </w:r>
      <w:r w:rsidRPr="008362AF">
        <w:br/>
      </w:r>
      <w:r w:rsidRPr="008362AF">
        <w:sym w:font="Symbol" w:char="F02B"/>
      </w:r>
      <w:r w:rsidRPr="008362AF">
        <w:t xml:space="preserve"> Code Coverage: Coverage report is automatically generated and stored as an artifact.</w:t>
      </w:r>
      <w:r w:rsidRPr="008362AF">
        <w:br/>
      </w:r>
      <w:r w:rsidRPr="008362AF">
        <w:sym w:font="Symbol" w:char="F02B"/>
      </w:r>
      <w:r w:rsidRPr="008362AF">
        <w:t xml:space="preserve"> Stability: The pipeline demonstrates repeatable execution capability, detecting errors early upon code integration.</w:t>
      </w:r>
    </w:p>
    <w:p w14:paraId="3EA797FD" w14:textId="46D1908F" w:rsidR="008362AF" w:rsidRDefault="00826442" w:rsidP="008362AF">
      <w:pPr>
        <w:jc w:val="center"/>
        <w:rPr>
          <w:i/>
          <w:iCs/>
        </w:rPr>
      </w:pPr>
      <w:r w:rsidRPr="00BE2790">
        <w:rPr>
          <w:noProof/>
          <w:szCs w:val="26"/>
        </w:rPr>
        <w:drawing>
          <wp:inline distT="0" distB="0" distL="0" distR="0" wp14:anchorId="70A39EFB" wp14:editId="6066C718">
            <wp:extent cx="5940425" cy="2870835"/>
            <wp:effectExtent l="0" t="0" r="3175" b="5715"/>
            <wp:docPr id="49777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33882" name=""/>
                    <pic:cNvPicPr/>
                  </pic:nvPicPr>
                  <pic:blipFill>
                    <a:blip r:embed="rId62"/>
                    <a:stretch>
                      <a:fillRect/>
                    </a:stretch>
                  </pic:blipFill>
                  <pic:spPr>
                    <a:xfrm>
                      <a:off x="0" y="0"/>
                      <a:ext cx="5940425" cy="2870835"/>
                    </a:xfrm>
                    <a:prstGeom prst="rect">
                      <a:avLst/>
                    </a:prstGeom>
                  </pic:spPr>
                </pic:pic>
              </a:graphicData>
            </a:graphic>
          </wp:inline>
        </w:drawing>
      </w:r>
    </w:p>
    <w:p w14:paraId="2702EC28" w14:textId="28BEE6C3" w:rsidR="008362AF" w:rsidRPr="008362AF" w:rsidRDefault="008362AF" w:rsidP="008362AF">
      <w:pPr>
        <w:jc w:val="center"/>
        <w:rPr>
          <w:i/>
          <w:iCs/>
        </w:rPr>
      </w:pPr>
      <w:r w:rsidRPr="008362AF">
        <w:rPr>
          <w:i/>
          <w:iCs/>
        </w:rPr>
        <w:t>Figure 5.3. GitHub Actions CI/CD Pipeline.</w:t>
      </w:r>
    </w:p>
    <w:p w14:paraId="1B2B768C" w14:textId="77777777" w:rsidR="00047B8A" w:rsidRDefault="008362AF" w:rsidP="00047B8A">
      <w:pPr>
        <w:pStyle w:val="Heading2"/>
        <w:rPr>
          <w:bCs/>
        </w:rPr>
      </w:pPr>
      <w:bookmarkStart w:id="105" w:name="_Toc217241679"/>
      <w:r w:rsidRPr="008362AF">
        <w:rPr>
          <w:bCs/>
        </w:rPr>
        <w:t>5.5. Quality Assessment and Conclusion</w:t>
      </w:r>
      <w:bookmarkEnd w:id="105"/>
    </w:p>
    <w:p w14:paraId="1C997D93" w14:textId="7A8075DB" w:rsidR="00047B8A" w:rsidRDefault="00047B8A" w:rsidP="00047B8A">
      <w:pPr>
        <w:pStyle w:val="Heading3"/>
        <w:rPr>
          <w:b w:val="0"/>
          <w:bCs/>
        </w:rPr>
      </w:pPr>
      <w:bookmarkStart w:id="106" w:name="_Toc217241680"/>
      <w:r w:rsidRPr="008362AF">
        <w:rPr>
          <w:bCs/>
        </w:rPr>
        <w:t>5.5.1. Quality Assessment</w:t>
      </w:r>
      <w:bookmarkEnd w:id="106"/>
    </w:p>
    <w:p w14:paraId="362A87EF" w14:textId="47732C7F" w:rsidR="008362AF" w:rsidRDefault="008362AF" w:rsidP="008362AF">
      <w:pPr>
        <w:jc w:val="left"/>
      </w:pPr>
      <w:r w:rsidRPr="008362AF">
        <w:t>Based on the aggregated test results, the following assessments can be made about the system's quality:</w:t>
      </w:r>
      <w:r w:rsidRPr="008362AF">
        <w:br/>
      </w:r>
      <w:r w:rsidRPr="008362AF">
        <w:sym w:font="Symbol" w:char="F02D"/>
      </w:r>
      <w:r w:rsidRPr="008362AF">
        <w:t xml:space="preserve"> </w:t>
      </w:r>
      <w:r w:rsidRPr="00047B8A">
        <w:t>High Functional Stability: 94% of automated test cases executed successfully, and 100% of detected defects (including 1 High) were thoroughly resolved.</w:t>
      </w:r>
      <w:r w:rsidRPr="00047B8A">
        <w:br/>
      </w:r>
      <w:r w:rsidRPr="00047B8A">
        <w:sym w:font="Symbol" w:char="F02D"/>
      </w:r>
      <w:r w:rsidRPr="00047B8A">
        <w:t xml:space="preserve"> Effective Testing Process: The CI/CD Pipeline operates stably, serving as an automated "quality gate" that prevents faulty code from being integrated.</w:t>
      </w:r>
      <w:r w:rsidRPr="00047B8A">
        <w:br/>
      </w:r>
      <w:r w:rsidRPr="00047B8A">
        <w:sym w:font="Symbol" w:char="F02D"/>
      </w:r>
      <w:r w:rsidRPr="00047B8A">
        <w:t xml:space="preserve"> Reasonable Coverage Scope: 78/90 test cases have been implemented, focusing on main business flows (risk-based testing), ensuring core functions operate correctly.</w:t>
      </w:r>
      <w:r w:rsidRPr="00047B8A">
        <w:br/>
      </w:r>
      <w:r w:rsidRPr="00047B8A">
        <w:sym w:font="Symbol" w:char="F02D"/>
      </w:r>
      <w:r w:rsidRPr="00047B8A">
        <w:t xml:space="preserve"> Repeatability and Transparency: All test results, defects, and evidence are systematically stored (JSON, CSV files, artifacts), allowing easy retrieval and evaluation.</w:t>
      </w:r>
    </w:p>
    <w:p w14:paraId="778784B4" w14:textId="77777777" w:rsidR="00047B8A" w:rsidRPr="008362AF" w:rsidRDefault="00047B8A" w:rsidP="008362AF">
      <w:pPr>
        <w:jc w:val="left"/>
      </w:pPr>
    </w:p>
    <w:p w14:paraId="7A632F24" w14:textId="77777777" w:rsidR="00F32D32" w:rsidRDefault="008362AF" w:rsidP="00047B8A">
      <w:pPr>
        <w:pStyle w:val="Heading3"/>
        <w:rPr>
          <w:bCs/>
        </w:rPr>
      </w:pPr>
      <w:bookmarkStart w:id="107" w:name="_Toc217241681"/>
      <w:r w:rsidRPr="008362AF">
        <w:rPr>
          <w:bCs/>
        </w:rPr>
        <w:t>5.5.2. Lessons Learned</w:t>
      </w:r>
      <w:bookmarkEnd w:id="107"/>
    </w:p>
    <w:p w14:paraId="18ADA7A8" w14:textId="4984C574" w:rsidR="00C37945" w:rsidRDefault="008362AF" w:rsidP="00F32D32">
      <w:r w:rsidRPr="008362AF">
        <w:br/>
      </w:r>
      <w:r w:rsidRPr="00047B8A">
        <w:sym w:font="Symbol" w:char="F02D"/>
      </w:r>
      <w:r w:rsidRPr="00047B8A">
        <w:t xml:space="preserve"> Early Automation is Key: Setting up CI/CD and writing automated tests from the beginning helps detect environment-related errors (like D-01) and code compatibility issues very early, significantly saving time on later fixes.</w:t>
      </w:r>
      <w:r w:rsidRPr="00047B8A">
        <w:br/>
      </w:r>
      <w:r w:rsidRPr="00047B8A">
        <w:sym w:font="Symbol" w:char="F02D"/>
      </w:r>
      <w:r w:rsidRPr="00047B8A">
        <w:t xml:space="preserve"> Prioritize Root Cause Fixes: Instead of temporary workarounds, finding and fixing the root cause – such as standardizing table names – helps resolve the problem thoroughly and prevents recurrence.</w:t>
      </w:r>
      <w:r w:rsidRPr="00047B8A">
        <w:br/>
      </w:r>
      <w:r w:rsidRPr="00047B8A">
        <w:sym w:font="Symbol" w:char="F02D"/>
      </w:r>
      <w:r w:rsidRPr="00047B8A">
        <w:t xml:space="preserve"> Stabilizing E2E Tests in CI: E2E tests in the CI environment need to be "isolated" by stubbing external dependencies (APIs, databases) to increase reliability and avoid "flaky" test phenomena (sometimes pass, sometimes fail without clear reason).</w:t>
      </w:r>
    </w:p>
    <w:p w14:paraId="0597E1BD" w14:textId="77777777" w:rsidR="00C37945" w:rsidRDefault="00C37945">
      <w:pPr>
        <w:spacing w:before="0" w:after="160" w:line="278" w:lineRule="auto"/>
        <w:jc w:val="left"/>
      </w:pPr>
      <w:r>
        <w:br w:type="page"/>
      </w:r>
    </w:p>
    <w:p w14:paraId="00654E98" w14:textId="2A114F1D" w:rsidR="008362AF" w:rsidRDefault="00433AF8" w:rsidP="007E7C19">
      <w:pPr>
        <w:pStyle w:val="Heading1"/>
        <w:jc w:val="center"/>
        <w:rPr>
          <w:sz w:val="40"/>
        </w:rPr>
      </w:pPr>
      <w:bookmarkStart w:id="108" w:name="_Toc217241682"/>
      <w:r w:rsidRPr="007E7C19">
        <w:rPr>
          <w:sz w:val="40"/>
        </w:rPr>
        <w:t>REFERENCES</w:t>
      </w:r>
      <w:bookmarkEnd w:id="108"/>
    </w:p>
    <w:p w14:paraId="0A4B8B27" w14:textId="77777777" w:rsidR="00FE0DF5" w:rsidRDefault="00FE0DF5" w:rsidP="00FE0DF5">
      <w:r>
        <w:t>[1] Beizer, B. (1995). Software Testing Techniques (2nd Edition). International Thomson Computer Press.</w:t>
      </w:r>
    </w:p>
    <w:p w14:paraId="0F2605A0" w14:textId="77777777" w:rsidR="00FE0DF5" w:rsidRDefault="00FE0DF5" w:rsidP="00FE0DF5">
      <w:r>
        <w:t>[2] Kaner, C., Falk, J., &amp; Nguyen, H. Q. (1999). Testing Computer Software (2nd Edition). Wiley.</w:t>
      </w:r>
    </w:p>
    <w:p w14:paraId="40B29647" w14:textId="77777777" w:rsidR="00FE0DF5" w:rsidRDefault="00FE0DF5" w:rsidP="00FE0DF5">
      <w:r>
        <w:t>[3] Myers, G. J., Sandler, C., &amp; Badgett, T. (2011). The Art of Software Testing (3rd Edition). Wiley.</w:t>
      </w:r>
    </w:p>
    <w:p w14:paraId="1E3C02C1" w14:textId="77777777" w:rsidR="00FE0DF5" w:rsidRDefault="00FE0DF5" w:rsidP="00FE0DF5">
      <w:r>
        <w:t>[4] Simon Brown (2018). Software Architecture for Developers: Visualising Software Architecture with the C4 Model. Leanpub.</w:t>
      </w:r>
    </w:p>
    <w:p w14:paraId="7F425B3C" w14:textId="77777777" w:rsidR="00FE0DF5" w:rsidRDefault="00FE0DF5" w:rsidP="00FE0DF5">
      <w:r>
        <w:t>[5] Simon Brown. The C4 model for software architecture. https://c4model.com</w:t>
      </w:r>
    </w:p>
    <w:p w14:paraId="2FB304AF" w14:textId="77777777" w:rsidR="00FE0DF5" w:rsidRPr="007E5659" w:rsidRDefault="00FE0DF5" w:rsidP="00FE0DF5">
      <w:r>
        <w:t>[6] Fowler, M. (2004). UML Distilled: A Brief Guide to the Standard Object Modeling Language (3rd Edition). Addison-Wesley.</w:t>
      </w:r>
    </w:p>
    <w:p w14:paraId="158617D9" w14:textId="77777777" w:rsidR="007E7C19" w:rsidRPr="007E7C19" w:rsidRDefault="007E7C19" w:rsidP="007E7C19"/>
    <w:p w14:paraId="220D14A3" w14:textId="38E47523" w:rsidR="00476863" w:rsidRPr="00BE2790" w:rsidRDefault="00476863" w:rsidP="008362AF">
      <w:pPr>
        <w:jc w:val="left"/>
        <w:rPr>
          <w:rFonts w:cs="Times New Roman"/>
        </w:rPr>
      </w:pPr>
    </w:p>
    <w:sectPr w:rsidR="00476863" w:rsidRPr="00BE2790" w:rsidSect="007D267A">
      <w:pgSz w:w="11907" w:h="16840" w:code="9"/>
      <w:pgMar w:top="1134" w:right="851"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C37FC" w14:textId="77777777" w:rsidR="001049C6" w:rsidRDefault="001049C6" w:rsidP="002B4B04">
      <w:pPr>
        <w:spacing w:line="240" w:lineRule="auto"/>
      </w:pPr>
      <w:r>
        <w:separator/>
      </w:r>
    </w:p>
  </w:endnote>
  <w:endnote w:type="continuationSeparator" w:id="0">
    <w:p w14:paraId="6651D476" w14:textId="77777777" w:rsidR="001049C6" w:rsidRDefault="001049C6" w:rsidP="002B4B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231034"/>
      <w:docPartObj>
        <w:docPartGallery w:val="Page Numbers (Bottom of Page)"/>
        <w:docPartUnique/>
      </w:docPartObj>
    </w:sdtPr>
    <w:sdtEndPr/>
    <w:sdtContent>
      <w:p w14:paraId="7E55AD58" w14:textId="5D2A72D3" w:rsidR="00017848" w:rsidRDefault="00017848">
        <w:pPr>
          <w:pStyle w:val="Footer"/>
          <w:jc w:val="right"/>
        </w:pPr>
        <w:r>
          <w:fldChar w:fldCharType="begin"/>
        </w:r>
        <w:r>
          <w:instrText>PAGE   \* MERGEFORMAT</w:instrText>
        </w:r>
        <w:r>
          <w:fldChar w:fldCharType="separate"/>
        </w:r>
        <w:r>
          <w:rPr>
            <w:lang w:val="en-GB"/>
          </w:rPr>
          <w:t>2</w:t>
        </w:r>
        <w:r>
          <w:fldChar w:fldCharType="end"/>
        </w:r>
      </w:p>
    </w:sdtContent>
  </w:sdt>
  <w:p w14:paraId="4B710AF8" w14:textId="77777777" w:rsidR="002C419C" w:rsidRDefault="002C41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056039"/>
      <w:docPartObj>
        <w:docPartGallery w:val="Page Numbers (Bottom of Page)"/>
        <w:docPartUnique/>
      </w:docPartObj>
    </w:sdtPr>
    <w:sdtEndPr/>
    <w:sdtContent>
      <w:p w14:paraId="0A1E068D" w14:textId="13186731" w:rsidR="000D5C18" w:rsidRDefault="000D5C18">
        <w:pPr>
          <w:pStyle w:val="Footer"/>
          <w:jc w:val="center"/>
        </w:pPr>
        <w:r>
          <w:fldChar w:fldCharType="begin"/>
        </w:r>
        <w:r>
          <w:instrText>PAGE   \* MERGEFORMAT</w:instrText>
        </w:r>
        <w:r>
          <w:fldChar w:fldCharType="separate"/>
        </w:r>
        <w:r>
          <w:rPr>
            <w:lang w:val="en-GB"/>
          </w:rPr>
          <w:t>2</w:t>
        </w:r>
        <w:r>
          <w:fldChar w:fldCharType="end"/>
        </w:r>
      </w:p>
    </w:sdtContent>
  </w:sdt>
  <w:p w14:paraId="54FC88E6" w14:textId="77777777" w:rsidR="00520F4D" w:rsidRDefault="00520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7FD8C" w14:textId="77777777" w:rsidR="001049C6" w:rsidRDefault="001049C6" w:rsidP="002B4B04">
      <w:pPr>
        <w:spacing w:line="240" w:lineRule="auto"/>
      </w:pPr>
      <w:r>
        <w:separator/>
      </w:r>
    </w:p>
  </w:footnote>
  <w:footnote w:type="continuationSeparator" w:id="0">
    <w:p w14:paraId="7CD8839C" w14:textId="77777777" w:rsidR="001049C6" w:rsidRDefault="001049C6" w:rsidP="002B4B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02E1" w14:textId="77777777" w:rsidR="007B3239" w:rsidRDefault="007B32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375"/>
    <w:multiLevelType w:val="hybridMultilevel"/>
    <w:tmpl w:val="F8740142"/>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C576E"/>
    <w:multiLevelType w:val="hybridMultilevel"/>
    <w:tmpl w:val="DA021C04"/>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62E56"/>
    <w:multiLevelType w:val="hybridMultilevel"/>
    <w:tmpl w:val="C0C85A82"/>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40C4F"/>
    <w:multiLevelType w:val="hybridMultilevel"/>
    <w:tmpl w:val="C8143936"/>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E6CFD"/>
    <w:multiLevelType w:val="hybridMultilevel"/>
    <w:tmpl w:val="F3BAD058"/>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45D56"/>
    <w:multiLevelType w:val="hybridMultilevel"/>
    <w:tmpl w:val="D83027AE"/>
    <w:lvl w:ilvl="0" w:tplc="75A6C2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237358"/>
    <w:multiLevelType w:val="hybridMultilevel"/>
    <w:tmpl w:val="996AEBF6"/>
    <w:lvl w:ilvl="0" w:tplc="12687EA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BE599A"/>
    <w:multiLevelType w:val="hybridMultilevel"/>
    <w:tmpl w:val="55F8A10C"/>
    <w:lvl w:ilvl="0" w:tplc="75A6C2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0C40CD"/>
    <w:multiLevelType w:val="hybridMultilevel"/>
    <w:tmpl w:val="55BEF408"/>
    <w:lvl w:ilvl="0" w:tplc="75A6C2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9F3ABF"/>
    <w:multiLevelType w:val="hybridMultilevel"/>
    <w:tmpl w:val="D73478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BAE7FF8"/>
    <w:multiLevelType w:val="hybridMultilevel"/>
    <w:tmpl w:val="4C140F5A"/>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F80A28"/>
    <w:multiLevelType w:val="multilevel"/>
    <w:tmpl w:val="877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B6367"/>
    <w:multiLevelType w:val="hybridMultilevel"/>
    <w:tmpl w:val="5412B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606000"/>
    <w:multiLevelType w:val="hybridMultilevel"/>
    <w:tmpl w:val="39FCF0B6"/>
    <w:lvl w:ilvl="0" w:tplc="12687EA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546175"/>
    <w:multiLevelType w:val="hybridMultilevel"/>
    <w:tmpl w:val="1EC84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A85BC6"/>
    <w:multiLevelType w:val="hybridMultilevel"/>
    <w:tmpl w:val="18F251DA"/>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0C55CC"/>
    <w:multiLevelType w:val="hybridMultilevel"/>
    <w:tmpl w:val="965E265E"/>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016860"/>
    <w:multiLevelType w:val="hybridMultilevel"/>
    <w:tmpl w:val="0EC02D44"/>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E5047D"/>
    <w:multiLevelType w:val="hybridMultilevel"/>
    <w:tmpl w:val="D8B06166"/>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AB2A1B"/>
    <w:multiLevelType w:val="hybridMultilevel"/>
    <w:tmpl w:val="2A9AB7C6"/>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8E39BA"/>
    <w:multiLevelType w:val="hybridMultilevel"/>
    <w:tmpl w:val="A1966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A6152C"/>
    <w:multiLevelType w:val="multilevel"/>
    <w:tmpl w:val="C02AB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82A2C"/>
    <w:multiLevelType w:val="hybridMultilevel"/>
    <w:tmpl w:val="05C23A9C"/>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D2021A"/>
    <w:multiLevelType w:val="hybridMultilevel"/>
    <w:tmpl w:val="02E200C0"/>
    <w:lvl w:ilvl="0" w:tplc="12687EA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0A4310"/>
    <w:multiLevelType w:val="hybridMultilevel"/>
    <w:tmpl w:val="D804CFB2"/>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EC22E8"/>
    <w:multiLevelType w:val="hybridMultilevel"/>
    <w:tmpl w:val="CA801582"/>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627A33"/>
    <w:multiLevelType w:val="hybridMultilevel"/>
    <w:tmpl w:val="9AC28E8E"/>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EB63F4"/>
    <w:multiLevelType w:val="hybridMultilevel"/>
    <w:tmpl w:val="A1721BE0"/>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5E6E83"/>
    <w:multiLevelType w:val="hybridMultilevel"/>
    <w:tmpl w:val="ECEA5494"/>
    <w:lvl w:ilvl="0" w:tplc="12687E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3578837">
    <w:abstractNumId w:val="20"/>
  </w:num>
  <w:num w:numId="2" w16cid:durableId="1011879994">
    <w:abstractNumId w:val="12"/>
  </w:num>
  <w:num w:numId="3" w16cid:durableId="670060102">
    <w:abstractNumId w:val="9"/>
  </w:num>
  <w:num w:numId="4" w16cid:durableId="2055305265">
    <w:abstractNumId w:val="14"/>
  </w:num>
  <w:num w:numId="5" w16cid:durableId="1175919980">
    <w:abstractNumId w:val="23"/>
  </w:num>
  <w:num w:numId="6" w16cid:durableId="411657759">
    <w:abstractNumId w:val="3"/>
  </w:num>
  <w:num w:numId="7" w16cid:durableId="1643269630">
    <w:abstractNumId w:val="19"/>
  </w:num>
  <w:num w:numId="8" w16cid:durableId="468520810">
    <w:abstractNumId w:val="0"/>
  </w:num>
  <w:num w:numId="9" w16cid:durableId="212079608">
    <w:abstractNumId w:val="16"/>
  </w:num>
  <w:num w:numId="10" w16cid:durableId="857963307">
    <w:abstractNumId w:val="2"/>
  </w:num>
  <w:num w:numId="11" w16cid:durableId="667437970">
    <w:abstractNumId w:val="27"/>
  </w:num>
  <w:num w:numId="12" w16cid:durableId="711464616">
    <w:abstractNumId w:val="17"/>
  </w:num>
  <w:num w:numId="13" w16cid:durableId="1179462664">
    <w:abstractNumId w:val="24"/>
  </w:num>
  <w:num w:numId="14" w16cid:durableId="1032145189">
    <w:abstractNumId w:val="22"/>
  </w:num>
  <w:num w:numId="15" w16cid:durableId="983656262">
    <w:abstractNumId w:val="10"/>
  </w:num>
  <w:num w:numId="16" w16cid:durableId="805510355">
    <w:abstractNumId w:val="4"/>
  </w:num>
  <w:num w:numId="17" w16cid:durableId="1305504810">
    <w:abstractNumId w:val="18"/>
  </w:num>
  <w:num w:numId="18" w16cid:durableId="1513759568">
    <w:abstractNumId w:val="28"/>
  </w:num>
  <w:num w:numId="19" w16cid:durableId="1478568546">
    <w:abstractNumId w:val="13"/>
  </w:num>
  <w:num w:numId="20" w16cid:durableId="1443375260">
    <w:abstractNumId w:val="7"/>
  </w:num>
  <w:num w:numId="21" w16cid:durableId="1813518898">
    <w:abstractNumId w:val="6"/>
  </w:num>
  <w:num w:numId="22" w16cid:durableId="514922081">
    <w:abstractNumId w:val="8"/>
  </w:num>
  <w:num w:numId="23" w16cid:durableId="1135831056">
    <w:abstractNumId w:val="26"/>
  </w:num>
  <w:num w:numId="24" w16cid:durableId="769735797">
    <w:abstractNumId w:val="5"/>
  </w:num>
  <w:num w:numId="25" w16cid:durableId="1941331995">
    <w:abstractNumId w:val="15"/>
  </w:num>
  <w:num w:numId="26" w16cid:durableId="485126330">
    <w:abstractNumId w:val="11"/>
  </w:num>
  <w:num w:numId="27" w16cid:durableId="18311911">
    <w:abstractNumId w:val="21"/>
  </w:num>
  <w:num w:numId="28" w16cid:durableId="981957186">
    <w:abstractNumId w:val="1"/>
  </w:num>
  <w:num w:numId="29" w16cid:durableId="1768651609">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A38"/>
    <w:rsid w:val="00000FAE"/>
    <w:rsid w:val="00001301"/>
    <w:rsid w:val="0000156E"/>
    <w:rsid w:val="00002005"/>
    <w:rsid w:val="00002192"/>
    <w:rsid w:val="00002DCB"/>
    <w:rsid w:val="00002FD7"/>
    <w:rsid w:val="00003346"/>
    <w:rsid w:val="000036C2"/>
    <w:rsid w:val="000036FC"/>
    <w:rsid w:val="00003EF2"/>
    <w:rsid w:val="000040AB"/>
    <w:rsid w:val="00004602"/>
    <w:rsid w:val="00004AC9"/>
    <w:rsid w:val="0000568A"/>
    <w:rsid w:val="0000568F"/>
    <w:rsid w:val="000058E8"/>
    <w:rsid w:val="000059AC"/>
    <w:rsid w:val="00005A27"/>
    <w:rsid w:val="00005BCA"/>
    <w:rsid w:val="00005D93"/>
    <w:rsid w:val="00006A78"/>
    <w:rsid w:val="00006F39"/>
    <w:rsid w:val="00007162"/>
    <w:rsid w:val="00007581"/>
    <w:rsid w:val="00007C89"/>
    <w:rsid w:val="00007F4D"/>
    <w:rsid w:val="00010224"/>
    <w:rsid w:val="00011117"/>
    <w:rsid w:val="000119A4"/>
    <w:rsid w:val="000121CE"/>
    <w:rsid w:val="000125A6"/>
    <w:rsid w:val="00012ECB"/>
    <w:rsid w:val="00013134"/>
    <w:rsid w:val="00013289"/>
    <w:rsid w:val="0001412E"/>
    <w:rsid w:val="00014455"/>
    <w:rsid w:val="00014E6C"/>
    <w:rsid w:val="000153D0"/>
    <w:rsid w:val="00015B8E"/>
    <w:rsid w:val="00016C60"/>
    <w:rsid w:val="000171CA"/>
    <w:rsid w:val="00017554"/>
    <w:rsid w:val="00017848"/>
    <w:rsid w:val="0002060F"/>
    <w:rsid w:val="00021354"/>
    <w:rsid w:val="00021383"/>
    <w:rsid w:val="000219C1"/>
    <w:rsid w:val="00023E49"/>
    <w:rsid w:val="00024392"/>
    <w:rsid w:val="000248F5"/>
    <w:rsid w:val="00024C34"/>
    <w:rsid w:val="0002518F"/>
    <w:rsid w:val="000265CC"/>
    <w:rsid w:val="0002667E"/>
    <w:rsid w:val="0002688B"/>
    <w:rsid w:val="00026BA8"/>
    <w:rsid w:val="00027109"/>
    <w:rsid w:val="000301E4"/>
    <w:rsid w:val="00031668"/>
    <w:rsid w:val="00031D54"/>
    <w:rsid w:val="0003245A"/>
    <w:rsid w:val="0003291B"/>
    <w:rsid w:val="0003297F"/>
    <w:rsid w:val="0003307D"/>
    <w:rsid w:val="000330C0"/>
    <w:rsid w:val="00033500"/>
    <w:rsid w:val="0003522C"/>
    <w:rsid w:val="0003544A"/>
    <w:rsid w:val="00035455"/>
    <w:rsid w:val="000357E7"/>
    <w:rsid w:val="00036620"/>
    <w:rsid w:val="000366D1"/>
    <w:rsid w:val="000367FA"/>
    <w:rsid w:val="00037AF1"/>
    <w:rsid w:val="000408EB"/>
    <w:rsid w:val="00040A84"/>
    <w:rsid w:val="00040AC5"/>
    <w:rsid w:val="00040EF7"/>
    <w:rsid w:val="00041255"/>
    <w:rsid w:val="00041E62"/>
    <w:rsid w:val="000423D4"/>
    <w:rsid w:val="000434CD"/>
    <w:rsid w:val="0004358E"/>
    <w:rsid w:val="00043BD2"/>
    <w:rsid w:val="00044C8A"/>
    <w:rsid w:val="00044D28"/>
    <w:rsid w:val="00044EF5"/>
    <w:rsid w:val="000460E6"/>
    <w:rsid w:val="0004655A"/>
    <w:rsid w:val="00046A8B"/>
    <w:rsid w:val="0004767F"/>
    <w:rsid w:val="00047B8A"/>
    <w:rsid w:val="00050028"/>
    <w:rsid w:val="00050391"/>
    <w:rsid w:val="00050B39"/>
    <w:rsid w:val="00050D89"/>
    <w:rsid w:val="000516CE"/>
    <w:rsid w:val="00051991"/>
    <w:rsid w:val="00051B63"/>
    <w:rsid w:val="0005209A"/>
    <w:rsid w:val="000520D4"/>
    <w:rsid w:val="000523B4"/>
    <w:rsid w:val="00052494"/>
    <w:rsid w:val="00052C24"/>
    <w:rsid w:val="00052CAF"/>
    <w:rsid w:val="00052FA3"/>
    <w:rsid w:val="00052FEE"/>
    <w:rsid w:val="00053CB8"/>
    <w:rsid w:val="00053F0A"/>
    <w:rsid w:val="000566DF"/>
    <w:rsid w:val="00056C94"/>
    <w:rsid w:val="000576CC"/>
    <w:rsid w:val="00057BE0"/>
    <w:rsid w:val="00057EF3"/>
    <w:rsid w:val="00060098"/>
    <w:rsid w:val="00060107"/>
    <w:rsid w:val="00060208"/>
    <w:rsid w:val="000602F3"/>
    <w:rsid w:val="00061429"/>
    <w:rsid w:val="00061E8A"/>
    <w:rsid w:val="000620A6"/>
    <w:rsid w:val="0006261D"/>
    <w:rsid w:val="00062854"/>
    <w:rsid w:val="000632B7"/>
    <w:rsid w:val="000647EF"/>
    <w:rsid w:val="000657BB"/>
    <w:rsid w:val="00065F25"/>
    <w:rsid w:val="000664C7"/>
    <w:rsid w:val="00067C33"/>
    <w:rsid w:val="00067F54"/>
    <w:rsid w:val="00070499"/>
    <w:rsid w:val="000705A6"/>
    <w:rsid w:val="00071035"/>
    <w:rsid w:val="0007149B"/>
    <w:rsid w:val="000720FE"/>
    <w:rsid w:val="000724FE"/>
    <w:rsid w:val="0007388F"/>
    <w:rsid w:val="000739B6"/>
    <w:rsid w:val="000749F5"/>
    <w:rsid w:val="00074BB2"/>
    <w:rsid w:val="00074F5F"/>
    <w:rsid w:val="0007686B"/>
    <w:rsid w:val="00076AB3"/>
    <w:rsid w:val="00076ED8"/>
    <w:rsid w:val="00077A73"/>
    <w:rsid w:val="00080215"/>
    <w:rsid w:val="00080F82"/>
    <w:rsid w:val="00081222"/>
    <w:rsid w:val="000815B6"/>
    <w:rsid w:val="00081DBE"/>
    <w:rsid w:val="00082670"/>
    <w:rsid w:val="00084C1F"/>
    <w:rsid w:val="00084D4B"/>
    <w:rsid w:val="00084F69"/>
    <w:rsid w:val="00085193"/>
    <w:rsid w:val="00086BE9"/>
    <w:rsid w:val="00087CB1"/>
    <w:rsid w:val="000909FE"/>
    <w:rsid w:val="0009150A"/>
    <w:rsid w:val="00092CB4"/>
    <w:rsid w:val="00093091"/>
    <w:rsid w:val="000931B4"/>
    <w:rsid w:val="00094E34"/>
    <w:rsid w:val="0009509C"/>
    <w:rsid w:val="000958BB"/>
    <w:rsid w:val="00095EFD"/>
    <w:rsid w:val="00095F16"/>
    <w:rsid w:val="000966BD"/>
    <w:rsid w:val="00096894"/>
    <w:rsid w:val="000975FB"/>
    <w:rsid w:val="00097668"/>
    <w:rsid w:val="00097DA7"/>
    <w:rsid w:val="000A0081"/>
    <w:rsid w:val="000A055B"/>
    <w:rsid w:val="000A070C"/>
    <w:rsid w:val="000A09A1"/>
    <w:rsid w:val="000A1014"/>
    <w:rsid w:val="000A1D20"/>
    <w:rsid w:val="000A1E03"/>
    <w:rsid w:val="000A23A3"/>
    <w:rsid w:val="000A2BE0"/>
    <w:rsid w:val="000A2D40"/>
    <w:rsid w:val="000A3C92"/>
    <w:rsid w:val="000A3D78"/>
    <w:rsid w:val="000A47EA"/>
    <w:rsid w:val="000A4A38"/>
    <w:rsid w:val="000A4E7C"/>
    <w:rsid w:val="000A57CB"/>
    <w:rsid w:val="000A602F"/>
    <w:rsid w:val="000A6225"/>
    <w:rsid w:val="000A625E"/>
    <w:rsid w:val="000A745F"/>
    <w:rsid w:val="000A7637"/>
    <w:rsid w:val="000B1399"/>
    <w:rsid w:val="000B15D0"/>
    <w:rsid w:val="000B1640"/>
    <w:rsid w:val="000B1BB3"/>
    <w:rsid w:val="000B25E6"/>
    <w:rsid w:val="000B29D7"/>
    <w:rsid w:val="000B2E02"/>
    <w:rsid w:val="000B319A"/>
    <w:rsid w:val="000B365F"/>
    <w:rsid w:val="000B389B"/>
    <w:rsid w:val="000B3E1F"/>
    <w:rsid w:val="000B45D3"/>
    <w:rsid w:val="000B4F86"/>
    <w:rsid w:val="000B51A4"/>
    <w:rsid w:val="000B52FB"/>
    <w:rsid w:val="000B5468"/>
    <w:rsid w:val="000B5C9F"/>
    <w:rsid w:val="000B63C7"/>
    <w:rsid w:val="000B6748"/>
    <w:rsid w:val="000B6875"/>
    <w:rsid w:val="000B732B"/>
    <w:rsid w:val="000B7471"/>
    <w:rsid w:val="000B7B79"/>
    <w:rsid w:val="000C024A"/>
    <w:rsid w:val="000C05EF"/>
    <w:rsid w:val="000C07E7"/>
    <w:rsid w:val="000C0CC2"/>
    <w:rsid w:val="000C1886"/>
    <w:rsid w:val="000C224D"/>
    <w:rsid w:val="000C413C"/>
    <w:rsid w:val="000C42C1"/>
    <w:rsid w:val="000C6B3A"/>
    <w:rsid w:val="000C6BCA"/>
    <w:rsid w:val="000C6E0A"/>
    <w:rsid w:val="000C73AC"/>
    <w:rsid w:val="000C742F"/>
    <w:rsid w:val="000C78DF"/>
    <w:rsid w:val="000D0713"/>
    <w:rsid w:val="000D2100"/>
    <w:rsid w:val="000D2D7D"/>
    <w:rsid w:val="000D2E3E"/>
    <w:rsid w:val="000D3405"/>
    <w:rsid w:val="000D36AC"/>
    <w:rsid w:val="000D392B"/>
    <w:rsid w:val="000D3B4A"/>
    <w:rsid w:val="000D42CF"/>
    <w:rsid w:val="000D431A"/>
    <w:rsid w:val="000D44C4"/>
    <w:rsid w:val="000D4584"/>
    <w:rsid w:val="000D4FF0"/>
    <w:rsid w:val="000D50DB"/>
    <w:rsid w:val="000D56A6"/>
    <w:rsid w:val="000D5C18"/>
    <w:rsid w:val="000D5DA3"/>
    <w:rsid w:val="000D6A3B"/>
    <w:rsid w:val="000D6C43"/>
    <w:rsid w:val="000D6CBD"/>
    <w:rsid w:val="000D705A"/>
    <w:rsid w:val="000D7E44"/>
    <w:rsid w:val="000E069B"/>
    <w:rsid w:val="000E0C1B"/>
    <w:rsid w:val="000E0D83"/>
    <w:rsid w:val="000E119C"/>
    <w:rsid w:val="000E1C0E"/>
    <w:rsid w:val="000E284C"/>
    <w:rsid w:val="000E2AB1"/>
    <w:rsid w:val="000E2ECB"/>
    <w:rsid w:val="000E437B"/>
    <w:rsid w:val="000E5F1E"/>
    <w:rsid w:val="000E6484"/>
    <w:rsid w:val="000E6765"/>
    <w:rsid w:val="000E6A84"/>
    <w:rsid w:val="000E6CC4"/>
    <w:rsid w:val="000E6F71"/>
    <w:rsid w:val="000E70C0"/>
    <w:rsid w:val="000E70DF"/>
    <w:rsid w:val="000E79F3"/>
    <w:rsid w:val="000E7DA5"/>
    <w:rsid w:val="000F0113"/>
    <w:rsid w:val="000F0554"/>
    <w:rsid w:val="000F05A9"/>
    <w:rsid w:val="000F05E9"/>
    <w:rsid w:val="000F072C"/>
    <w:rsid w:val="000F07BB"/>
    <w:rsid w:val="000F08EF"/>
    <w:rsid w:val="000F0B6B"/>
    <w:rsid w:val="000F26D0"/>
    <w:rsid w:val="000F2E22"/>
    <w:rsid w:val="000F2E51"/>
    <w:rsid w:val="000F3C72"/>
    <w:rsid w:val="000F410F"/>
    <w:rsid w:val="000F452A"/>
    <w:rsid w:val="000F4E43"/>
    <w:rsid w:val="000F4F39"/>
    <w:rsid w:val="000F587B"/>
    <w:rsid w:val="000F5BED"/>
    <w:rsid w:val="000F7DFE"/>
    <w:rsid w:val="00100AF8"/>
    <w:rsid w:val="00100D0A"/>
    <w:rsid w:val="00101021"/>
    <w:rsid w:val="001011BF"/>
    <w:rsid w:val="001024A7"/>
    <w:rsid w:val="00102646"/>
    <w:rsid w:val="001027DB"/>
    <w:rsid w:val="001031B8"/>
    <w:rsid w:val="001043C2"/>
    <w:rsid w:val="00104645"/>
    <w:rsid w:val="0010474A"/>
    <w:rsid w:val="001049C6"/>
    <w:rsid w:val="00104A1A"/>
    <w:rsid w:val="001055E0"/>
    <w:rsid w:val="00105644"/>
    <w:rsid w:val="00106DEF"/>
    <w:rsid w:val="00107607"/>
    <w:rsid w:val="00107646"/>
    <w:rsid w:val="00107F82"/>
    <w:rsid w:val="00110202"/>
    <w:rsid w:val="00110E43"/>
    <w:rsid w:val="001115C2"/>
    <w:rsid w:val="001117A7"/>
    <w:rsid w:val="00112B60"/>
    <w:rsid w:val="00112D09"/>
    <w:rsid w:val="00112D25"/>
    <w:rsid w:val="00112FB0"/>
    <w:rsid w:val="00113177"/>
    <w:rsid w:val="001138B7"/>
    <w:rsid w:val="00113EBB"/>
    <w:rsid w:val="00114284"/>
    <w:rsid w:val="001156F5"/>
    <w:rsid w:val="00115D39"/>
    <w:rsid w:val="00115DEF"/>
    <w:rsid w:val="00115FE5"/>
    <w:rsid w:val="001165DE"/>
    <w:rsid w:val="001167A3"/>
    <w:rsid w:val="00116D43"/>
    <w:rsid w:val="0011760B"/>
    <w:rsid w:val="00117D8E"/>
    <w:rsid w:val="00117EE2"/>
    <w:rsid w:val="00120756"/>
    <w:rsid w:val="00120973"/>
    <w:rsid w:val="0012098E"/>
    <w:rsid w:val="00120F90"/>
    <w:rsid w:val="0012178B"/>
    <w:rsid w:val="00121DD4"/>
    <w:rsid w:val="00122205"/>
    <w:rsid w:val="0012234B"/>
    <w:rsid w:val="001223E7"/>
    <w:rsid w:val="00122632"/>
    <w:rsid w:val="00122E80"/>
    <w:rsid w:val="00123A50"/>
    <w:rsid w:val="00123F26"/>
    <w:rsid w:val="001246C2"/>
    <w:rsid w:val="00125036"/>
    <w:rsid w:val="00125246"/>
    <w:rsid w:val="0012595B"/>
    <w:rsid w:val="00125C56"/>
    <w:rsid w:val="00125D73"/>
    <w:rsid w:val="00126A4B"/>
    <w:rsid w:val="00126B9F"/>
    <w:rsid w:val="00126D6E"/>
    <w:rsid w:val="00126E5F"/>
    <w:rsid w:val="00127ACD"/>
    <w:rsid w:val="00127C81"/>
    <w:rsid w:val="00130047"/>
    <w:rsid w:val="0013039E"/>
    <w:rsid w:val="0013076D"/>
    <w:rsid w:val="00131D51"/>
    <w:rsid w:val="00132300"/>
    <w:rsid w:val="00132BA9"/>
    <w:rsid w:val="00133151"/>
    <w:rsid w:val="00134ED5"/>
    <w:rsid w:val="001361EC"/>
    <w:rsid w:val="00136446"/>
    <w:rsid w:val="00136494"/>
    <w:rsid w:val="001376B5"/>
    <w:rsid w:val="001378DC"/>
    <w:rsid w:val="00137C3D"/>
    <w:rsid w:val="00137D9A"/>
    <w:rsid w:val="00140013"/>
    <w:rsid w:val="00140137"/>
    <w:rsid w:val="0014080D"/>
    <w:rsid w:val="00140AA2"/>
    <w:rsid w:val="00144D3A"/>
    <w:rsid w:val="00145016"/>
    <w:rsid w:val="00145535"/>
    <w:rsid w:val="00145918"/>
    <w:rsid w:val="00146704"/>
    <w:rsid w:val="00146A58"/>
    <w:rsid w:val="00147311"/>
    <w:rsid w:val="0015048E"/>
    <w:rsid w:val="0015058C"/>
    <w:rsid w:val="00150D03"/>
    <w:rsid w:val="00151277"/>
    <w:rsid w:val="001516E6"/>
    <w:rsid w:val="00151B37"/>
    <w:rsid w:val="00151F41"/>
    <w:rsid w:val="00152533"/>
    <w:rsid w:val="001527FF"/>
    <w:rsid w:val="00153258"/>
    <w:rsid w:val="0015399F"/>
    <w:rsid w:val="00153A59"/>
    <w:rsid w:val="00153F0D"/>
    <w:rsid w:val="001545E9"/>
    <w:rsid w:val="0015476D"/>
    <w:rsid w:val="00155C5E"/>
    <w:rsid w:val="00155CD6"/>
    <w:rsid w:val="00155D63"/>
    <w:rsid w:val="0015607C"/>
    <w:rsid w:val="0015648C"/>
    <w:rsid w:val="0015654F"/>
    <w:rsid w:val="00157230"/>
    <w:rsid w:val="0016048C"/>
    <w:rsid w:val="001604D2"/>
    <w:rsid w:val="00160CAA"/>
    <w:rsid w:val="001615EF"/>
    <w:rsid w:val="0016181F"/>
    <w:rsid w:val="0016294B"/>
    <w:rsid w:val="0016298B"/>
    <w:rsid w:val="00162E18"/>
    <w:rsid w:val="001630AE"/>
    <w:rsid w:val="0016358E"/>
    <w:rsid w:val="00163BD0"/>
    <w:rsid w:val="00163CBD"/>
    <w:rsid w:val="00164727"/>
    <w:rsid w:val="00164CD7"/>
    <w:rsid w:val="00164CE6"/>
    <w:rsid w:val="0016523C"/>
    <w:rsid w:val="001652E1"/>
    <w:rsid w:val="001660D3"/>
    <w:rsid w:val="0016687A"/>
    <w:rsid w:val="00167238"/>
    <w:rsid w:val="00167933"/>
    <w:rsid w:val="00167A0D"/>
    <w:rsid w:val="00167DEA"/>
    <w:rsid w:val="0017109D"/>
    <w:rsid w:val="00171BDC"/>
    <w:rsid w:val="0017209C"/>
    <w:rsid w:val="001723AA"/>
    <w:rsid w:val="0017314F"/>
    <w:rsid w:val="001732D1"/>
    <w:rsid w:val="00173DBE"/>
    <w:rsid w:val="001744BE"/>
    <w:rsid w:val="00174726"/>
    <w:rsid w:val="00174EE2"/>
    <w:rsid w:val="00175529"/>
    <w:rsid w:val="00175768"/>
    <w:rsid w:val="00176232"/>
    <w:rsid w:val="00176720"/>
    <w:rsid w:val="00181881"/>
    <w:rsid w:val="00181F33"/>
    <w:rsid w:val="001821BD"/>
    <w:rsid w:val="00182A85"/>
    <w:rsid w:val="00182FDA"/>
    <w:rsid w:val="001836A5"/>
    <w:rsid w:val="00183C00"/>
    <w:rsid w:val="00183CEF"/>
    <w:rsid w:val="0018402B"/>
    <w:rsid w:val="0018546A"/>
    <w:rsid w:val="0018553C"/>
    <w:rsid w:val="00186256"/>
    <w:rsid w:val="00187539"/>
    <w:rsid w:val="00187FD8"/>
    <w:rsid w:val="001904EA"/>
    <w:rsid w:val="0019062D"/>
    <w:rsid w:val="001906E1"/>
    <w:rsid w:val="00191128"/>
    <w:rsid w:val="00191CEF"/>
    <w:rsid w:val="00192308"/>
    <w:rsid w:val="0019255B"/>
    <w:rsid w:val="00192640"/>
    <w:rsid w:val="00192F2E"/>
    <w:rsid w:val="00193CB8"/>
    <w:rsid w:val="00193CE8"/>
    <w:rsid w:val="00193CF3"/>
    <w:rsid w:val="00193D6B"/>
    <w:rsid w:val="00193EE4"/>
    <w:rsid w:val="001940EA"/>
    <w:rsid w:val="001943EA"/>
    <w:rsid w:val="001944F2"/>
    <w:rsid w:val="0019480E"/>
    <w:rsid w:val="00194EC2"/>
    <w:rsid w:val="0019534E"/>
    <w:rsid w:val="001955BF"/>
    <w:rsid w:val="00196092"/>
    <w:rsid w:val="001965B7"/>
    <w:rsid w:val="00197605"/>
    <w:rsid w:val="00197DBE"/>
    <w:rsid w:val="001A0B04"/>
    <w:rsid w:val="001A1E9A"/>
    <w:rsid w:val="001A211D"/>
    <w:rsid w:val="001A22AE"/>
    <w:rsid w:val="001A22E3"/>
    <w:rsid w:val="001A37EB"/>
    <w:rsid w:val="001A40F5"/>
    <w:rsid w:val="001A448D"/>
    <w:rsid w:val="001A495A"/>
    <w:rsid w:val="001A4B17"/>
    <w:rsid w:val="001A5C53"/>
    <w:rsid w:val="001A60D4"/>
    <w:rsid w:val="001A65DC"/>
    <w:rsid w:val="001A6C49"/>
    <w:rsid w:val="001A77C0"/>
    <w:rsid w:val="001B064A"/>
    <w:rsid w:val="001B0D2A"/>
    <w:rsid w:val="001B162E"/>
    <w:rsid w:val="001B1E71"/>
    <w:rsid w:val="001B272D"/>
    <w:rsid w:val="001B319C"/>
    <w:rsid w:val="001B3670"/>
    <w:rsid w:val="001B3F6B"/>
    <w:rsid w:val="001B4142"/>
    <w:rsid w:val="001B41B7"/>
    <w:rsid w:val="001B44AF"/>
    <w:rsid w:val="001B46A9"/>
    <w:rsid w:val="001B4E74"/>
    <w:rsid w:val="001B60C3"/>
    <w:rsid w:val="001B7269"/>
    <w:rsid w:val="001B7293"/>
    <w:rsid w:val="001B73E1"/>
    <w:rsid w:val="001B740A"/>
    <w:rsid w:val="001B7C1C"/>
    <w:rsid w:val="001C013C"/>
    <w:rsid w:val="001C0F0A"/>
    <w:rsid w:val="001C1206"/>
    <w:rsid w:val="001C1751"/>
    <w:rsid w:val="001C1A16"/>
    <w:rsid w:val="001C21E7"/>
    <w:rsid w:val="001C3850"/>
    <w:rsid w:val="001C49B0"/>
    <w:rsid w:val="001C512F"/>
    <w:rsid w:val="001C5992"/>
    <w:rsid w:val="001C5BA9"/>
    <w:rsid w:val="001C64F4"/>
    <w:rsid w:val="001C674A"/>
    <w:rsid w:val="001C7D7A"/>
    <w:rsid w:val="001D017F"/>
    <w:rsid w:val="001D084E"/>
    <w:rsid w:val="001D0DC5"/>
    <w:rsid w:val="001D0FCF"/>
    <w:rsid w:val="001D1A54"/>
    <w:rsid w:val="001D216E"/>
    <w:rsid w:val="001D2E3E"/>
    <w:rsid w:val="001D3072"/>
    <w:rsid w:val="001D33EF"/>
    <w:rsid w:val="001D3583"/>
    <w:rsid w:val="001D3849"/>
    <w:rsid w:val="001D3993"/>
    <w:rsid w:val="001D3EFF"/>
    <w:rsid w:val="001D483D"/>
    <w:rsid w:val="001D55D9"/>
    <w:rsid w:val="001D576F"/>
    <w:rsid w:val="001D5938"/>
    <w:rsid w:val="001D5BEE"/>
    <w:rsid w:val="001D5CDD"/>
    <w:rsid w:val="001D5D92"/>
    <w:rsid w:val="001D602F"/>
    <w:rsid w:val="001D60BB"/>
    <w:rsid w:val="001D6489"/>
    <w:rsid w:val="001D65BB"/>
    <w:rsid w:val="001D67AD"/>
    <w:rsid w:val="001D7B9B"/>
    <w:rsid w:val="001D7FDC"/>
    <w:rsid w:val="001E0153"/>
    <w:rsid w:val="001E0600"/>
    <w:rsid w:val="001E11ED"/>
    <w:rsid w:val="001E1647"/>
    <w:rsid w:val="001E1CD0"/>
    <w:rsid w:val="001E1F9C"/>
    <w:rsid w:val="001E231A"/>
    <w:rsid w:val="001E24F8"/>
    <w:rsid w:val="001E2967"/>
    <w:rsid w:val="001E2EA4"/>
    <w:rsid w:val="001E41F1"/>
    <w:rsid w:val="001E51BE"/>
    <w:rsid w:val="001E5286"/>
    <w:rsid w:val="001E560C"/>
    <w:rsid w:val="001E687E"/>
    <w:rsid w:val="001E6DE6"/>
    <w:rsid w:val="001E7637"/>
    <w:rsid w:val="001E7762"/>
    <w:rsid w:val="001F0277"/>
    <w:rsid w:val="001F0941"/>
    <w:rsid w:val="001F0CF7"/>
    <w:rsid w:val="001F188F"/>
    <w:rsid w:val="001F18DD"/>
    <w:rsid w:val="001F1BE9"/>
    <w:rsid w:val="001F237A"/>
    <w:rsid w:val="001F2D61"/>
    <w:rsid w:val="001F3962"/>
    <w:rsid w:val="001F3DB9"/>
    <w:rsid w:val="001F3DC4"/>
    <w:rsid w:val="001F5032"/>
    <w:rsid w:val="001F5A8C"/>
    <w:rsid w:val="001F6235"/>
    <w:rsid w:val="001F62D1"/>
    <w:rsid w:val="001F6FCD"/>
    <w:rsid w:val="002000D9"/>
    <w:rsid w:val="00200A00"/>
    <w:rsid w:val="00200D68"/>
    <w:rsid w:val="00201118"/>
    <w:rsid w:val="00201A0E"/>
    <w:rsid w:val="002027C4"/>
    <w:rsid w:val="00203AF0"/>
    <w:rsid w:val="00204FC1"/>
    <w:rsid w:val="002055CA"/>
    <w:rsid w:val="002061AF"/>
    <w:rsid w:val="0020645B"/>
    <w:rsid w:val="00206707"/>
    <w:rsid w:val="0020782B"/>
    <w:rsid w:val="00211234"/>
    <w:rsid w:val="00212756"/>
    <w:rsid w:val="00212DBF"/>
    <w:rsid w:val="00213B7D"/>
    <w:rsid w:val="00213C73"/>
    <w:rsid w:val="00213CCD"/>
    <w:rsid w:val="002142E1"/>
    <w:rsid w:val="00214768"/>
    <w:rsid w:val="002149F2"/>
    <w:rsid w:val="00214CFB"/>
    <w:rsid w:val="002159E9"/>
    <w:rsid w:val="00215BBC"/>
    <w:rsid w:val="002166F3"/>
    <w:rsid w:val="00216DB8"/>
    <w:rsid w:val="0021747A"/>
    <w:rsid w:val="00217761"/>
    <w:rsid w:val="00217CF7"/>
    <w:rsid w:val="002212BD"/>
    <w:rsid w:val="00221961"/>
    <w:rsid w:val="00222B29"/>
    <w:rsid w:val="00222E36"/>
    <w:rsid w:val="00222F07"/>
    <w:rsid w:val="002243DB"/>
    <w:rsid w:val="002245EA"/>
    <w:rsid w:val="00224FEA"/>
    <w:rsid w:val="00225862"/>
    <w:rsid w:val="00225BCF"/>
    <w:rsid w:val="00225D07"/>
    <w:rsid w:val="00226F13"/>
    <w:rsid w:val="002272B1"/>
    <w:rsid w:val="00227421"/>
    <w:rsid w:val="0022760F"/>
    <w:rsid w:val="00227A72"/>
    <w:rsid w:val="00227ADD"/>
    <w:rsid w:val="00227DDA"/>
    <w:rsid w:val="00230377"/>
    <w:rsid w:val="002306B3"/>
    <w:rsid w:val="00230D36"/>
    <w:rsid w:val="00230F0D"/>
    <w:rsid w:val="00231443"/>
    <w:rsid w:val="0023180E"/>
    <w:rsid w:val="00231964"/>
    <w:rsid w:val="00231CCC"/>
    <w:rsid w:val="00231FDE"/>
    <w:rsid w:val="00232C2F"/>
    <w:rsid w:val="00232DB4"/>
    <w:rsid w:val="00232F15"/>
    <w:rsid w:val="0023451A"/>
    <w:rsid w:val="002346F7"/>
    <w:rsid w:val="00234D8F"/>
    <w:rsid w:val="00235651"/>
    <w:rsid w:val="00236F4C"/>
    <w:rsid w:val="00237799"/>
    <w:rsid w:val="00237941"/>
    <w:rsid w:val="00240B21"/>
    <w:rsid w:val="00241365"/>
    <w:rsid w:val="00241526"/>
    <w:rsid w:val="00241B75"/>
    <w:rsid w:val="0024253C"/>
    <w:rsid w:val="002436B6"/>
    <w:rsid w:val="00243ADF"/>
    <w:rsid w:val="00243D09"/>
    <w:rsid w:val="00244A5B"/>
    <w:rsid w:val="00244B59"/>
    <w:rsid w:val="002453D9"/>
    <w:rsid w:val="00245D8F"/>
    <w:rsid w:val="00246039"/>
    <w:rsid w:val="002460EA"/>
    <w:rsid w:val="00246496"/>
    <w:rsid w:val="002464C3"/>
    <w:rsid w:val="00246639"/>
    <w:rsid w:val="00246B41"/>
    <w:rsid w:val="00246DFF"/>
    <w:rsid w:val="00246F64"/>
    <w:rsid w:val="00247ED0"/>
    <w:rsid w:val="0025043E"/>
    <w:rsid w:val="00250789"/>
    <w:rsid w:val="00251B97"/>
    <w:rsid w:val="002534EE"/>
    <w:rsid w:val="00253572"/>
    <w:rsid w:val="0025510F"/>
    <w:rsid w:val="00255C43"/>
    <w:rsid w:val="00255FC5"/>
    <w:rsid w:val="002561FB"/>
    <w:rsid w:val="0025629F"/>
    <w:rsid w:val="00256A32"/>
    <w:rsid w:val="00256DF1"/>
    <w:rsid w:val="00260180"/>
    <w:rsid w:val="0026143C"/>
    <w:rsid w:val="00261C72"/>
    <w:rsid w:val="00262237"/>
    <w:rsid w:val="002638FB"/>
    <w:rsid w:val="00263EDA"/>
    <w:rsid w:val="00264AFB"/>
    <w:rsid w:val="00264F90"/>
    <w:rsid w:val="00265025"/>
    <w:rsid w:val="00265834"/>
    <w:rsid w:val="00265EC8"/>
    <w:rsid w:val="00266727"/>
    <w:rsid w:val="00267292"/>
    <w:rsid w:val="00267CA9"/>
    <w:rsid w:val="00267F12"/>
    <w:rsid w:val="0027007F"/>
    <w:rsid w:val="00270567"/>
    <w:rsid w:val="002705B0"/>
    <w:rsid w:val="002714E2"/>
    <w:rsid w:val="0027158A"/>
    <w:rsid w:val="00271768"/>
    <w:rsid w:val="00271B3B"/>
    <w:rsid w:val="002720AF"/>
    <w:rsid w:val="00272112"/>
    <w:rsid w:val="002721F6"/>
    <w:rsid w:val="00272370"/>
    <w:rsid w:val="00272451"/>
    <w:rsid w:val="00272DA8"/>
    <w:rsid w:val="00273154"/>
    <w:rsid w:val="00273439"/>
    <w:rsid w:val="002738D2"/>
    <w:rsid w:val="002739EE"/>
    <w:rsid w:val="00273D43"/>
    <w:rsid w:val="002743EE"/>
    <w:rsid w:val="002747EA"/>
    <w:rsid w:val="00274B85"/>
    <w:rsid w:val="002762A4"/>
    <w:rsid w:val="002768D1"/>
    <w:rsid w:val="002769A0"/>
    <w:rsid w:val="00276C4B"/>
    <w:rsid w:val="00277BA0"/>
    <w:rsid w:val="002813F5"/>
    <w:rsid w:val="00281AB4"/>
    <w:rsid w:val="002820D8"/>
    <w:rsid w:val="00282761"/>
    <w:rsid w:val="00283226"/>
    <w:rsid w:val="00283960"/>
    <w:rsid w:val="00283E52"/>
    <w:rsid w:val="0028441B"/>
    <w:rsid w:val="002855E1"/>
    <w:rsid w:val="0028560D"/>
    <w:rsid w:val="00286343"/>
    <w:rsid w:val="00287A7E"/>
    <w:rsid w:val="00287B54"/>
    <w:rsid w:val="00290A1E"/>
    <w:rsid w:val="002912B8"/>
    <w:rsid w:val="00292897"/>
    <w:rsid w:val="00292AE7"/>
    <w:rsid w:val="00292BA9"/>
    <w:rsid w:val="00294051"/>
    <w:rsid w:val="00294664"/>
    <w:rsid w:val="00294C43"/>
    <w:rsid w:val="00295BC2"/>
    <w:rsid w:val="00295F9C"/>
    <w:rsid w:val="00296394"/>
    <w:rsid w:val="00296639"/>
    <w:rsid w:val="00296895"/>
    <w:rsid w:val="002970F4"/>
    <w:rsid w:val="00297239"/>
    <w:rsid w:val="00297583"/>
    <w:rsid w:val="0029798F"/>
    <w:rsid w:val="002A00BE"/>
    <w:rsid w:val="002A18B9"/>
    <w:rsid w:val="002A2896"/>
    <w:rsid w:val="002A36E9"/>
    <w:rsid w:val="002A3979"/>
    <w:rsid w:val="002A3AA2"/>
    <w:rsid w:val="002A4023"/>
    <w:rsid w:val="002A4B6D"/>
    <w:rsid w:val="002A5685"/>
    <w:rsid w:val="002A56C5"/>
    <w:rsid w:val="002A5A30"/>
    <w:rsid w:val="002A5EBB"/>
    <w:rsid w:val="002A6C3C"/>
    <w:rsid w:val="002A6E32"/>
    <w:rsid w:val="002A74B8"/>
    <w:rsid w:val="002A74F8"/>
    <w:rsid w:val="002A7CD3"/>
    <w:rsid w:val="002B0867"/>
    <w:rsid w:val="002B1EB3"/>
    <w:rsid w:val="002B2C92"/>
    <w:rsid w:val="002B36C7"/>
    <w:rsid w:val="002B3B4B"/>
    <w:rsid w:val="002B454F"/>
    <w:rsid w:val="002B486F"/>
    <w:rsid w:val="002B4B04"/>
    <w:rsid w:val="002B5FA2"/>
    <w:rsid w:val="002B6262"/>
    <w:rsid w:val="002B66E6"/>
    <w:rsid w:val="002B7735"/>
    <w:rsid w:val="002B7944"/>
    <w:rsid w:val="002C0C76"/>
    <w:rsid w:val="002C1291"/>
    <w:rsid w:val="002C207D"/>
    <w:rsid w:val="002C2D2B"/>
    <w:rsid w:val="002C3557"/>
    <w:rsid w:val="002C3A54"/>
    <w:rsid w:val="002C3EC9"/>
    <w:rsid w:val="002C419C"/>
    <w:rsid w:val="002C431C"/>
    <w:rsid w:val="002C4769"/>
    <w:rsid w:val="002C4B22"/>
    <w:rsid w:val="002C4CD3"/>
    <w:rsid w:val="002C4FAD"/>
    <w:rsid w:val="002C579F"/>
    <w:rsid w:val="002C64AB"/>
    <w:rsid w:val="002C7F9E"/>
    <w:rsid w:val="002D0DFD"/>
    <w:rsid w:val="002D14DC"/>
    <w:rsid w:val="002D1888"/>
    <w:rsid w:val="002D199D"/>
    <w:rsid w:val="002D19F9"/>
    <w:rsid w:val="002D2CDC"/>
    <w:rsid w:val="002D2F2D"/>
    <w:rsid w:val="002D5139"/>
    <w:rsid w:val="002D54C2"/>
    <w:rsid w:val="002D68D6"/>
    <w:rsid w:val="002D6AE2"/>
    <w:rsid w:val="002D739A"/>
    <w:rsid w:val="002D7BD9"/>
    <w:rsid w:val="002E019E"/>
    <w:rsid w:val="002E05D3"/>
    <w:rsid w:val="002E0E7E"/>
    <w:rsid w:val="002E190C"/>
    <w:rsid w:val="002E1B00"/>
    <w:rsid w:val="002E2E0B"/>
    <w:rsid w:val="002E2F0C"/>
    <w:rsid w:val="002E393B"/>
    <w:rsid w:val="002E4F20"/>
    <w:rsid w:val="002E759A"/>
    <w:rsid w:val="002E7DE8"/>
    <w:rsid w:val="002E7F08"/>
    <w:rsid w:val="002F0066"/>
    <w:rsid w:val="002F04DE"/>
    <w:rsid w:val="002F0630"/>
    <w:rsid w:val="002F0F55"/>
    <w:rsid w:val="002F1AC8"/>
    <w:rsid w:val="002F1DF5"/>
    <w:rsid w:val="002F2204"/>
    <w:rsid w:val="002F32F4"/>
    <w:rsid w:val="002F4B68"/>
    <w:rsid w:val="002F4C80"/>
    <w:rsid w:val="002F518A"/>
    <w:rsid w:val="002F52A9"/>
    <w:rsid w:val="002F5C0E"/>
    <w:rsid w:val="002F60CF"/>
    <w:rsid w:val="002F71ED"/>
    <w:rsid w:val="002F7245"/>
    <w:rsid w:val="00300269"/>
    <w:rsid w:val="00300900"/>
    <w:rsid w:val="0030106A"/>
    <w:rsid w:val="003017A9"/>
    <w:rsid w:val="003018F9"/>
    <w:rsid w:val="00301AFC"/>
    <w:rsid w:val="003026EF"/>
    <w:rsid w:val="00303BD6"/>
    <w:rsid w:val="00303DED"/>
    <w:rsid w:val="00305A38"/>
    <w:rsid w:val="003078E4"/>
    <w:rsid w:val="00307C68"/>
    <w:rsid w:val="00307DC4"/>
    <w:rsid w:val="00307E61"/>
    <w:rsid w:val="00311E3A"/>
    <w:rsid w:val="003123CB"/>
    <w:rsid w:val="003130F8"/>
    <w:rsid w:val="00313AA5"/>
    <w:rsid w:val="00314E2E"/>
    <w:rsid w:val="00314FA5"/>
    <w:rsid w:val="00315BCC"/>
    <w:rsid w:val="00316789"/>
    <w:rsid w:val="00316EC3"/>
    <w:rsid w:val="00317195"/>
    <w:rsid w:val="0031744B"/>
    <w:rsid w:val="00317569"/>
    <w:rsid w:val="003209C9"/>
    <w:rsid w:val="00320A6C"/>
    <w:rsid w:val="00320F1C"/>
    <w:rsid w:val="00321C9C"/>
    <w:rsid w:val="00321E4F"/>
    <w:rsid w:val="003220C3"/>
    <w:rsid w:val="00322168"/>
    <w:rsid w:val="003226B1"/>
    <w:rsid w:val="003231EB"/>
    <w:rsid w:val="003237AD"/>
    <w:rsid w:val="003238B3"/>
    <w:rsid w:val="00326387"/>
    <w:rsid w:val="003265A2"/>
    <w:rsid w:val="00326CC1"/>
    <w:rsid w:val="00327828"/>
    <w:rsid w:val="003303A8"/>
    <w:rsid w:val="003304C8"/>
    <w:rsid w:val="003315EB"/>
    <w:rsid w:val="0033187E"/>
    <w:rsid w:val="003321FE"/>
    <w:rsid w:val="00332EC0"/>
    <w:rsid w:val="00333A70"/>
    <w:rsid w:val="00333C3B"/>
    <w:rsid w:val="00333D99"/>
    <w:rsid w:val="00334735"/>
    <w:rsid w:val="00335584"/>
    <w:rsid w:val="00335975"/>
    <w:rsid w:val="00335F35"/>
    <w:rsid w:val="0033634F"/>
    <w:rsid w:val="00336373"/>
    <w:rsid w:val="003367D7"/>
    <w:rsid w:val="00337B35"/>
    <w:rsid w:val="00337C37"/>
    <w:rsid w:val="00340E6D"/>
    <w:rsid w:val="00340E75"/>
    <w:rsid w:val="00341917"/>
    <w:rsid w:val="00341A6C"/>
    <w:rsid w:val="003429AE"/>
    <w:rsid w:val="00342B31"/>
    <w:rsid w:val="00342C3F"/>
    <w:rsid w:val="00343C7E"/>
    <w:rsid w:val="00343D3F"/>
    <w:rsid w:val="003443D0"/>
    <w:rsid w:val="00344BC7"/>
    <w:rsid w:val="00344C85"/>
    <w:rsid w:val="00345595"/>
    <w:rsid w:val="0034590A"/>
    <w:rsid w:val="00345991"/>
    <w:rsid w:val="0034649B"/>
    <w:rsid w:val="00346DF6"/>
    <w:rsid w:val="003501C5"/>
    <w:rsid w:val="00350CFC"/>
    <w:rsid w:val="00350EE7"/>
    <w:rsid w:val="00350FFF"/>
    <w:rsid w:val="00352DF5"/>
    <w:rsid w:val="0035373C"/>
    <w:rsid w:val="00353D32"/>
    <w:rsid w:val="00354E19"/>
    <w:rsid w:val="003556D1"/>
    <w:rsid w:val="00356EB8"/>
    <w:rsid w:val="0035763A"/>
    <w:rsid w:val="0035795C"/>
    <w:rsid w:val="00360CBA"/>
    <w:rsid w:val="00360D78"/>
    <w:rsid w:val="00361198"/>
    <w:rsid w:val="0036120C"/>
    <w:rsid w:val="00361DEC"/>
    <w:rsid w:val="003628E8"/>
    <w:rsid w:val="00362C3F"/>
    <w:rsid w:val="00362D1C"/>
    <w:rsid w:val="00363507"/>
    <w:rsid w:val="00363857"/>
    <w:rsid w:val="00363993"/>
    <w:rsid w:val="003641CF"/>
    <w:rsid w:val="00364632"/>
    <w:rsid w:val="003649A6"/>
    <w:rsid w:val="00366867"/>
    <w:rsid w:val="00366E93"/>
    <w:rsid w:val="003673E3"/>
    <w:rsid w:val="00367617"/>
    <w:rsid w:val="00370361"/>
    <w:rsid w:val="0037037A"/>
    <w:rsid w:val="00370C33"/>
    <w:rsid w:val="0037125B"/>
    <w:rsid w:val="003714DE"/>
    <w:rsid w:val="003715FC"/>
    <w:rsid w:val="00371719"/>
    <w:rsid w:val="0037193E"/>
    <w:rsid w:val="0037268F"/>
    <w:rsid w:val="003727E7"/>
    <w:rsid w:val="00372D12"/>
    <w:rsid w:val="00372E2C"/>
    <w:rsid w:val="00373777"/>
    <w:rsid w:val="00374733"/>
    <w:rsid w:val="00374FC7"/>
    <w:rsid w:val="00375157"/>
    <w:rsid w:val="00375B09"/>
    <w:rsid w:val="00375E3B"/>
    <w:rsid w:val="00376123"/>
    <w:rsid w:val="003761C3"/>
    <w:rsid w:val="00377905"/>
    <w:rsid w:val="003802BB"/>
    <w:rsid w:val="0038053B"/>
    <w:rsid w:val="00381686"/>
    <w:rsid w:val="003817B4"/>
    <w:rsid w:val="00381841"/>
    <w:rsid w:val="00382965"/>
    <w:rsid w:val="00383037"/>
    <w:rsid w:val="00383143"/>
    <w:rsid w:val="00383363"/>
    <w:rsid w:val="00383530"/>
    <w:rsid w:val="00383E8F"/>
    <w:rsid w:val="00385003"/>
    <w:rsid w:val="00385590"/>
    <w:rsid w:val="00385CB9"/>
    <w:rsid w:val="00386B2F"/>
    <w:rsid w:val="00386F67"/>
    <w:rsid w:val="003872E3"/>
    <w:rsid w:val="003875B6"/>
    <w:rsid w:val="0039107B"/>
    <w:rsid w:val="00391670"/>
    <w:rsid w:val="00392848"/>
    <w:rsid w:val="00392C76"/>
    <w:rsid w:val="00392FA6"/>
    <w:rsid w:val="0039305F"/>
    <w:rsid w:val="00393255"/>
    <w:rsid w:val="0039383A"/>
    <w:rsid w:val="00393F0E"/>
    <w:rsid w:val="00394C08"/>
    <w:rsid w:val="003969BE"/>
    <w:rsid w:val="003974F7"/>
    <w:rsid w:val="00397BAF"/>
    <w:rsid w:val="003A0CFE"/>
    <w:rsid w:val="003A155D"/>
    <w:rsid w:val="003A1A09"/>
    <w:rsid w:val="003A1A7F"/>
    <w:rsid w:val="003A205D"/>
    <w:rsid w:val="003A2597"/>
    <w:rsid w:val="003A2674"/>
    <w:rsid w:val="003A26FB"/>
    <w:rsid w:val="003A27A1"/>
    <w:rsid w:val="003A2F1A"/>
    <w:rsid w:val="003A330D"/>
    <w:rsid w:val="003A3EF5"/>
    <w:rsid w:val="003A4C2E"/>
    <w:rsid w:val="003A5597"/>
    <w:rsid w:val="003A574A"/>
    <w:rsid w:val="003A575B"/>
    <w:rsid w:val="003A7344"/>
    <w:rsid w:val="003A785B"/>
    <w:rsid w:val="003A7D2D"/>
    <w:rsid w:val="003B006E"/>
    <w:rsid w:val="003B090A"/>
    <w:rsid w:val="003B1901"/>
    <w:rsid w:val="003B1B29"/>
    <w:rsid w:val="003B1E38"/>
    <w:rsid w:val="003B309C"/>
    <w:rsid w:val="003B3900"/>
    <w:rsid w:val="003B49E3"/>
    <w:rsid w:val="003B4B10"/>
    <w:rsid w:val="003B5772"/>
    <w:rsid w:val="003B5AA8"/>
    <w:rsid w:val="003B5D3D"/>
    <w:rsid w:val="003B6416"/>
    <w:rsid w:val="003B726C"/>
    <w:rsid w:val="003B752C"/>
    <w:rsid w:val="003C06FB"/>
    <w:rsid w:val="003C176C"/>
    <w:rsid w:val="003C17F9"/>
    <w:rsid w:val="003C1CA6"/>
    <w:rsid w:val="003C3027"/>
    <w:rsid w:val="003C3225"/>
    <w:rsid w:val="003C352F"/>
    <w:rsid w:val="003C3572"/>
    <w:rsid w:val="003C390C"/>
    <w:rsid w:val="003C3FDA"/>
    <w:rsid w:val="003C4932"/>
    <w:rsid w:val="003C4F70"/>
    <w:rsid w:val="003C5667"/>
    <w:rsid w:val="003C5AA3"/>
    <w:rsid w:val="003C5E1C"/>
    <w:rsid w:val="003C5FBE"/>
    <w:rsid w:val="003C612E"/>
    <w:rsid w:val="003C6A5E"/>
    <w:rsid w:val="003C6C32"/>
    <w:rsid w:val="003C6E3F"/>
    <w:rsid w:val="003C70B4"/>
    <w:rsid w:val="003C7EDD"/>
    <w:rsid w:val="003C7F2D"/>
    <w:rsid w:val="003D0BDC"/>
    <w:rsid w:val="003D13B5"/>
    <w:rsid w:val="003D1B97"/>
    <w:rsid w:val="003D1BDD"/>
    <w:rsid w:val="003D1F1F"/>
    <w:rsid w:val="003D20EB"/>
    <w:rsid w:val="003D2740"/>
    <w:rsid w:val="003D2754"/>
    <w:rsid w:val="003D38B1"/>
    <w:rsid w:val="003D3934"/>
    <w:rsid w:val="003D3DBA"/>
    <w:rsid w:val="003D4071"/>
    <w:rsid w:val="003D4AFD"/>
    <w:rsid w:val="003D4BA3"/>
    <w:rsid w:val="003D4D75"/>
    <w:rsid w:val="003D6B00"/>
    <w:rsid w:val="003D7975"/>
    <w:rsid w:val="003E1200"/>
    <w:rsid w:val="003E1721"/>
    <w:rsid w:val="003E18B7"/>
    <w:rsid w:val="003E1D78"/>
    <w:rsid w:val="003E21B3"/>
    <w:rsid w:val="003E312C"/>
    <w:rsid w:val="003E359A"/>
    <w:rsid w:val="003E3638"/>
    <w:rsid w:val="003E3C31"/>
    <w:rsid w:val="003E496C"/>
    <w:rsid w:val="003E4AB5"/>
    <w:rsid w:val="003E4AE0"/>
    <w:rsid w:val="003E57EE"/>
    <w:rsid w:val="003E5A9C"/>
    <w:rsid w:val="003E5C77"/>
    <w:rsid w:val="003E6359"/>
    <w:rsid w:val="003E6887"/>
    <w:rsid w:val="003E712F"/>
    <w:rsid w:val="003E715F"/>
    <w:rsid w:val="003E7FE2"/>
    <w:rsid w:val="003F04F6"/>
    <w:rsid w:val="003F12B9"/>
    <w:rsid w:val="003F1A54"/>
    <w:rsid w:val="003F1A84"/>
    <w:rsid w:val="003F1B50"/>
    <w:rsid w:val="003F2EFD"/>
    <w:rsid w:val="003F35EA"/>
    <w:rsid w:val="003F367C"/>
    <w:rsid w:val="003F3BE2"/>
    <w:rsid w:val="003F3CBD"/>
    <w:rsid w:val="003F4892"/>
    <w:rsid w:val="003F4A2F"/>
    <w:rsid w:val="003F54C4"/>
    <w:rsid w:val="003F6055"/>
    <w:rsid w:val="003F645D"/>
    <w:rsid w:val="003F7C95"/>
    <w:rsid w:val="0040052E"/>
    <w:rsid w:val="0040126D"/>
    <w:rsid w:val="00401649"/>
    <w:rsid w:val="00401B93"/>
    <w:rsid w:val="00402A0A"/>
    <w:rsid w:val="0040303C"/>
    <w:rsid w:val="004032CF"/>
    <w:rsid w:val="00404193"/>
    <w:rsid w:val="004042DE"/>
    <w:rsid w:val="004049D2"/>
    <w:rsid w:val="00404DAB"/>
    <w:rsid w:val="004051CB"/>
    <w:rsid w:val="00406865"/>
    <w:rsid w:val="00407C00"/>
    <w:rsid w:val="00407EEE"/>
    <w:rsid w:val="00410070"/>
    <w:rsid w:val="00410390"/>
    <w:rsid w:val="00410503"/>
    <w:rsid w:val="004114DE"/>
    <w:rsid w:val="004119C8"/>
    <w:rsid w:val="0041211E"/>
    <w:rsid w:val="004126B4"/>
    <w:rsid w:val="00413605"/>
    <w:rsid w:val="004136A0"/>
    <w:rsid w:val="0041377C"/>
    <w:rsid w:val="004137FD"/>
    <w:rsid w:val="00413DFD"/>
    <w:rsid w:val="0041426E"/>
    <w:rsid w:val="004147ED"/>
    <w:rsid w:val="00415902"/>
    <w:rsid w:val="00415A4C"/>
    <w:rsid w:val="00416108"/>
    <w:rsid w:val="00416C54"/>
    <w:rsid w:val="00416DF9"/>
    <w:rsid w:val="00416F33"/>
    <w:rsid w:val="004174B6"/>
    <w:rsid w:val="00420456"/>
    <w:rsid w:val="004209C4"/>
    <w:rsid w:val="00420F3A"/>
    <w:rsid w:val="00420F9A"/>
    <w:rsid w:val="00421BF8"/>
    <w:rsid w:val="004221DF"/>
    <w:rsid w:val="00422C7C"/>
    <w:rsid w:val="00422F06"/>
    <w:rsid w:val="0042395B"/>
    <w:rsid w:val="004245B2"/>
    <w:rsid w:val="00424A6C"/>
    <w:rsid w:val="00424C7E"/>
    <w:rsid w:val="00424CE0"/>
    <w:rsid w:val="00424E8F"/>
    <w:rsid w:val="0042528D"/>
    <w:rsid w:val="00425C42"/>
    <w:rsid w:val="00427C27"/>
    <w:rsid w:val="004303F7"/>
    <w:rsid w:val="00430408"/>
    <w:rsid w:val="00430C6F"/>
    <w:rsid w:val="0043128F"/>
    <w:rsid w:val="00431EE3"/>
    <w:rsid w:val="00431FD6"/>
    <w:rsid w:val="00432CED"/>
    <w:rsid w:val="00433028"/>
    <w:rsid w:val="00433596"/>
    <w:rsid w:val="00433745"/>
    <w:rsid w:val="00433AF8"/>
    <w:rsid w:val="00434D08"/>
    <w:rsid w:val="004350A0"/>
    <w:rsid w:val="0043537E"/>
    <w:rsid w:val="00435CE0"/>
    <w:rsid w:val="00436173"/>
    <w:rsid w:val="00436199"/>
    <w:rsid w:val="004372B0"/>
    <w:rsid w:val="004373E2"/>
    <w:rsid w:val="00437C3A"/>
    <w:rsid w:val="00437FC4"/>
    <w:rsid w:val="0044023E"/>
    <w:rsid w:val="0044054A"/>
    <w:rsid w:val="00441994"/>
    <w:rsid w:val="00441B10"/>
    <w:rsid w:val="00441F01"/>
    <w:rsid w:val="0044214F"/>
    <w:rsid w:val="004421B4"/>
    <w:rsid w:val="00442B14"/>
    <w:rsid w:val="004431A6"/>
    <w:rsid w:val="00444E18"/>
    <w:rsid w:val="004450F6"/>
    <w:rsid w:val="00445136"/>
    <w:rsid w:val="00445363"/>
    <w:rsid w:val="004453A4"/>
    <w:rsid w:val="00445D91"/>
    <w:rsid w:val="0044626D"/>
    <w:rsid w:val="004464AE"/>
    <w:rsid w:val="00446B38"/>
    <w:rsid w:val="00447171"/>
    <w:rsid w:val="00447329"/>
    <w:rsid w:val="004475CA"/>
    <w:rsid w:val="00450FCC"/>
    <w:rsid w:val="004523A4"/>
    <w:rsid w:val="0045278F"/>
    <w:rsid w:val="004531CB"/>
    <w:rsid w:val="00453C22"/>
    <w:rsid w:val="00454372"/>
    <w:rsid w:val="00454558"/>
    <w:rsid w:val="00454790"/>
    <w:rsid w:val="00454D2F"/>
    <w:rsid w:val="00455067"/>
    <w:rsid w:val="00455EC1"/>
    <w:rsid w:val="00457B6D"/>
    <w:rsid w:val="00457E41"/>
    <w:rsid w:val="0046046A"/>
    <w:rsid w:val="00460475"/>
    <w:rsid w:val="0046174B"/>
    <w:rsid w:val="004619A8"/>
    <w:rsid w:val="00461CE3"/>
    <w:rsid w:val="004621A1"/>
    <w:rsid w:val="00462FCA"/>
    <w:rsid w:val="00463652"/>
    <w:rsid w:val="00463EF8"/>
    <w:rsid w:val="00465733"/>
    <w:rsid w:val="00465E74"/>
    <w:rsid w:val="00466310"/>
    <w:rsid w:val="00466577"/>
    <w:rsid w:val="004667A8"/>
    <w:rsid w:val="00466DF6"/>
    <w:rsid w:val="004670A1"/>
    <w:rsid w:val="00467313"/>
    <w:rsid w:val="00467680"/>
    <w:rsid w:val="0046783F"/>
    <w:rsid w:val="00470966"/>
    <w:rsid w:val="00470BC8"/>
    <w:rsid w:val="00471085"/>
    <w:rsid w:val="00471430"/>
    <w:rsid w:val="00471BFF"/>
    <w:rsid w:val="00471D1F"/>
    <w:rsid w:val="00472DC0"/>
    <w:rsid w:val="00472DC8"/>
    <w:rsid w:val="0047397D"/>
    <w:rsid w:val="00474378"/>
    <w:rsid w:val="00474525"/>
    <w:rsid w:val="00475AFB"/>
    <w:rsid w:val="004767BC"/>
    <w:rsid w:val="00476863"/>
    <w:rsid w:val="00476C6C"/>
    <w:rsid w:val="00476C8B"/>
    <w:rsid w:val="00476CBE"/>
    <w:rsid w:val="00476D94"/>
    <w:rsid w:val="00477109"/>
    <w:rsid w:val="00477320"/>
    <w:rsid w:val="00477B3C"/>
    <w:rsid w:val="00480AAD"/>
    <w:rsid w:val="00480EF5"/>
    <w:rsid w:val="004811C1"/>
    <w:rsid w:val="00481425"/>
    <w:rsid w:val="004828EB"/>
    <w:rsid w:val="00482F9A"/>
    <w:rsid w:val="0048317E"/>
    <w:rsid w:val="00484460"/>
    <w:rsid w:val="00484CFF"/>
    <w:rsid w:val="00484E84"/>
    <w:rsid w:val="00485306"/>
    <w:rsid w:val="00485A7B"/>
    <w:rsid w:val="00485C7C"/>
    <w:rsid w:val="00485D9E"/>
    <w:rsid w:val="00486517"/>
    <w:rsid w:val="00486FF7"/>
    <w:rsid w:val="00487413"/>
    <w:rsid w:val="00487F78"/>
    <w:rsid w:val="004902E1"/>
    <w:rsid w:val="00490B06"/>
    <w:rsid w:val="00490B39"/>
    <w:rsid w:val="00490F4F"/>
    <w:rsid w:val="00491E92"/>
    <w:rsid w:val="00491F00"/>
    <w:rsid w:val="00493B90"/>
    <w:rsid w:val="004941D9"/>
    <w:rsid w:val="00494955"/>
    <w:rsid w:val="004949E7"/>
    <w:rsid w:val="00494E66"/>
    <w:rsid w:val="00495254"/>
    <w:rsid w:val="00495AB3"/>
    <w:rsid w:val="004965F1"/>
    <w:rsid w:val="004966D8"/>
    <w:rsid w:val="0049674D"/>
    <w:rsid w:val="00496D6A"/>
    <w:rsid w:val="004A0E0B"/>
    <w:rsid w:val="004A0F3D"/>
    <w:rsid w:val="004A222A"/>
    <w:rsid w:val="004A2A63"/>
    <w:rsid w:val="004A2AB2"/>
    <w:rsid w:val="004A2ADF"/>
    <w:rsid w:val="004A2E6F"/>
    <w:rsid w:val="004A440F"/>
    <w:rsid w:val="004A4DA6"/>
    <w:rsid w:val="004A50B3"/>
    <w:rsid w:val="004A52EF"/>
    <w:rsid w:val="004A56F0"/>
    <w:rsid w:val="004A7B9D"/>
    <w:rsid w:val="004B06E9"/>
    <w:rsid w:val="004B0893"/>
    <w:rsid w:val="004B0C55"/>
    <w:rsid w:val="004B0FF7"/>
    <w:rsid w:val="004B15F4"/>
    <w:rsid w:val="004B1A62"/>
    <w:rsid w:val="004B1E1D"/>
    <w:rsid w:val="004B242A"/>
    <w:rsid w:val="004B27D9"/>
    <w:rsid w:val="004B3239"/>
    <w:rsid w:val="004B32E1"/>
    <w:rsid w:val="004B42B9"/>
    <w:rsid w:val="004B48BC"/>
    <w:rsid w:val="004B49A3"/>
    <w:rsid w:val="004B4B8F"/>
    <w:rsid w:val="004B5992"/>
    <w:rsid w:val="004B5C94"/>
    <w:rsid w:val="004B667A"/>
    <w:rsid w:val="004B7092"/>
    <w:rsid w:val="004B7BAF"/>
    <w:rsid w:val="004B7C5A"/>
    <w:rsid w:val="004C1048"/>
    <w:rsid w:val="004C1239"/>
    <w:rsid w:val="004C1BEF"/>
    <w:rsid w:val="004C23A6"/>
    <w:rsid w:val="004C2960"/>
    <w:rsid w:val="004C29C2"/>
    <w:rsid w:val="004C3DAD"/>
    <w:rsid w:val="004C6282"/>
    <w:rsid w:val="004C6D12"/>
    <w:rsid w:val="004C6ED1"/>
    <w:rsid w:val="004C740F"/>
    <w:rsid w:val="004C7B22"/>
    <w:rsid w:val="004C7BC8"/>
    <w:rsid w:val="004D0047"/>
    <w:rsid w:val="004D0085"/>
    <w:rsid w:val="004D0D48"/>
    <w:rsid w:val="004D134B"/>
    <w:rsid w:val="004D35AD"/>
    <w:rsid w:val="004D3611"/>
    <w:rsid w:val="004D3CEE"/>
    <w:rsid w:val="004D3F06"/>
    <w:rsid w:val="004D4169"/>
    <w:rsid w:val="004D42B9"/>
    <w:rsid w:val="004D48F7"/>
    <w:rsid w:val="004D4A1B"/>
    <w:rsid w:val="004D6A5A"/>
    <w:rsid w:val="004D6BF5"/>
    <w:rsid w:val="004D6C38"/>
    <w:rsid w:val="004D6E7B"/>
    <w:rsid w:val="004D7213"/>
    <w:rsid w:val="004D7517"/>
    <w:rsid w:val="004D78B0"/>
    <w:rsid w:val="004D7AC7"/>
    <w:rsid w:val="004D7F83"/>
    <w:rsid w:val="004E029E"/>
    <w:rsid w:val="004E047A"/>
    <w:rsid w:val="004E15E8"/>
    <w:rsid w:val="004E1C86"/>
    <w:rsid w:val="004E23AD"/>
    <w:rsid w:val="004E39FD"/>
    <w:rsid w:val="004E3B1C"/>
    <w:rsid w:val="004E3CBD"/>
    <w:rsid w:val="004E47AE"/>
    <w:rsid w:val="004E5652"/>
    <w:rsid w:val="004E58AC"/>
    <w:rsid w:val="004E5C4C"/>
    <w:rsid w:val="004E613A"/>
    <w:rsid w:val="004E656F"/>
    <w:rsid w:val="004E6729"/>
    <w:rsid w:val="004E676A"/>
    <w:rsid w:val="004E6A80"/>
    <w:rsid w:val="004E70AA"/>
    <w:rsid w:val="004F1DB2"/>
    <w:rsid w:val="004F24EC"/>
    <w:rsid w:val="004F25F2"/>
    <w:rsid w:val="004F3029"/>
    <w:rsid w:val="004F3508"/>
    <w:rsid w:val="004F3C74"/>
    <w:rsid w:val="004F5968"/>
    <w:rsid w:val="004F5ABC"/>
    <w:rsid w:val="004F5B8B"/>
    <w:rsid w:val="004F6649"/>
    <w:rsid w:val="004F66F4"/>
    <w:rsid w:val="004F671A"/>
    <w:rsid w:val="004F7222"/>
    <w:rsid w:val="004F78B2"/>
    <w:rsid w:val="004F7BF0"/>
    <w:rsid w:val="00500201"/>
    <w:rsid w:val="00500405"/>
    <w:rsid w:val="005005F6"/>
    <w:rsid w:val="00500AB2"/>
    <w:rsid w:val="0050125A"/>
    <w:rsid w:val="005018E0"/>
    <w:rsid w:val="00503114"/>
    <w:rsid w:val="00503871"/>
    <w:rsid w:val="00503FE6"/>
    <w:rsid w:val="00504314"/>
    <w:rsid w:val="0050478B"/>
    <w:rsid w:val="00504A5A"/>
    <w:rsid w:val="00504AB8"/>
    <w:rsid w:val="00504DA2"/>
    <w:rsid w:val="00505A80"/>
    <w:rsid w:val="00506521"/>
    <w:rsid w:val="005069EB"/>
    <w:rsid w:val="00506BBD"/>
    <w:rsid w:val="0050789B"/>
    <w:rsid w:val="0050790B"/>
    <w:rsid w:val="005116BE"/>
    <w:rsid w:val="00512885"/>
    <w:rsid w:val="00512954"/>
    <w:rsid w:val="00513C36"/>
    <w:rsid w:val="005143AA"/>
    <w:rsid w:val="00514670"/>
    <w:rsid w:val="00515837"/>
    <w:rsid w:val="00515DEA"/>
    <w:rsid w:val="00516102"/>
    <w:rsid w:val="005161CB"/>
    <w:rsid w:val="0051621F"/>
    <w:rsid w:val="005165DA"/>
    <w:rsid w:val="005170E4"/>
    <w:rsid w:val="00517191"/>
    <w:rsid w:val="0051749F"/>
    <w:rsid w:val="0052044D"/>
    <w:rsid w:val="0052049A"/>
    <w:rsid w:val="0052067E"/>
    <w:rsid w:val="0052074F"/>
    <w:rsid w:val="0052095B"/>
    <w:rsid w:val="00520D63"/>
    <w:rsid w:val="00520F4D"/>
    <w:rsid w:val="0052120F"/>
    <w:rsid w:val="00521DED"/>
    <w:rsid w:val="00521E69"/>
    <w:rsid w:val="00522147"/>
    <w:rsid w:val="0052291E"/>
    <w:rsid w:val="00522D4B"/>
    <w:rsid w:val="00522D6B"/>
    <w:rsid w:val="00522E62"/>
    <w:rsid w:val="005237E1"/>
    <w:rsid w:val="0052410C"/>
    <w:rsid w:val="005245AC"/>
    <w:rsid w:val="0052467D"/>
    <w:rsid w:val="005248AC"/>
    <w:rsid w:val="00525002"/>
    <w:rsid w:val="00525210"/>
    <w:rsid w:val="00526517"/>
    <w:rsid w:val="00526D24"/>
    <w:rsid w:val="005271F0"/>
    <w:rsid w:val="0052727E"/>
    <w:rsid w:val="0052760B"/>
    <w:rsid w:val="0053007D"/>
    <w:rsid w:val="005301C5"/>
    <w:rsid w:val="00530914"/>
    <w:rsid w:val="005309B6"/>
    <w:rsid w:val="00530DDD"/>
    <w:rsid w:val="005313DD"/>
    <w:rsid w:val="005314EE"/>
    <w:rsid w:val="005318DB"/>
    <w:rsid w:val="00531E00"/>
    <w:rsid w:val="005323C3"/>
    <w:rsid w:val="00532584"/>
    <w:rsid w:val="005325B2"/>
    <w:rsid w:val="00532825"/>
    <w:rsid w:val="00532EAE"/>
    <w:rsid w:val="00533A69"/>
    <w:rsid w:val="00533ED4"/>
    <w:rsid w:val="005348D7"/>
    <w:rsid w:val="00534A3F"/>
    <w:rsid w:val="00535960"/>
    <w:rsid w:val="005359DF"/>
    <w:rsid w:val="005361EF"/>
    <w:rsid w:val="00536552"/>
    <w:rsid w:val="00536947"/>
    <w:rsid w:val="00536C2A"/>
    <w:rsid w:val="005373AD"/>
    <w:rsid w:val="00537964"/>
    <w:rsid w:val="00537D95"/>
    <w:rsid w:val="00537F08"/>
    <w:rsid w:val="005400B5"/>
    <w:rsid w:val="005405F8"/>
    <w:rsid w:val="0054086E"/>
    <w:rsid w:val="005408C4"/>
    <w:rsid w:val="005410BE"/>
    <w:rsid w:val="0054172A"/>
    <w:rsid w:val="005421A4"/>
    <w:rsid w:val="005426E6"/>
    <w:rsid w:val="005434C6"/>
    <w:rsid w:val="005449EF"/>
    <w:rsid w:val="00545DB0"/>
    <w:rsid w:val="005501FB"/>
    <w:rsid w:val="005506F7"/>
    <w:rsid w:val="0055073D"/>
    <w:rsid w:val="00550EB1"/>
    <w:rsid w:val="00551FBB"/>
    <w:rsid w:val="00552CDC"/>
    <w:rsid w:val="00553013"/>
    <w:rsid w:val="005541C9"/>
    <w:rsid w:val="00554A42"/>
    <w:rsid w:val="00554A99"/>
    <w:rsid w:val="00554E2D"/>
    <w:rsid w:val="00555EDA"/>
    <w:rsid w:val="00555F12"/>
    <w:rsid w:val="00556121"/>
    <w:rsid w:val="005564F1"/>
    <w:rsid w:val="00556856"/>
    <w:rsid w:val="00556FFE"/>
    <w:rsid w:val="0055702B"/>
    <w:rsid w:val="00557456"/>
    <w:rsid w:val="005603AF"/>
    <w:rsid w:val="00560664"/>
    <w:rsid w:val="0056139A"/>
    <w:rsid w:val="0056191F"/>
    <w:rsid w:val="0056222F"/>
    <w:rsid w:val="00562DFF"/>
    <w:rsid w:val="00563B54"/>
    <w:rsid w:val="00563B82"/>
    <w:rsid w:val="0056556B"/>
    <w:rsid w:val="00565A6C"/>
    <w:rsid w:val="00565E38"/>
    <w:rsid w:val="00566453"/>
    <w:rsid w:val="00566787"/>
    <w:rsid w:val="00567817"/>
    <w:rsid w:val="00567A3B"/>
    <w:rsid w:val="00567CA2"/>
    <w:rsid w:val="00567DDF"/>
    <w:rsid w:val="005702CB"/>
    <w:rsid w:val="00570604"/>
    <w:rsid w:val="00570951"/>
    <w:rsid w:val="00571072"/>
    <w:rsid w:val="00571988"/>
    <w:rsid w:val="005738D5"/>
    <w:rsid w:val="0057409B"/>
    <w:rsid w:val="005743C5"/>
    <w:rsid w:val="00574621"/>
    <w:rsid w:val="00574791"/>
    <w:rsid w:val="00574B67"/>
    <w:rsid w:val="00574EC3"/>
    <w:rsid w:val="0057508A"/>
    <w:rsid w:val="005757F7"/>
    <w:rsid w:val="00575E91"/>
    <w:rsid w:val="00576947"/>
    <w:rsid w:val="005769CC"/>
    <w:rsid w:val="00576A71"/>
    <w:rsid w:val="00577300"/>
    <w:rsid w:val="005773DB"/>
    <w:rsid w:val="00577431"/>
    <w:rsid w:val="005774B5"/>
    <w:rsid w:val="0057768B"/>
    <w:rsid w:val="00577819"/>
    <w:rsid w:val="00577D03"/>
    <w:rsid w:val="00580DC1"/>
    <w:rsid w:val="00581118"/>
    <w:rsid w:val="005815DA"/>
    <w:rsid w:val="00581CCE"/>
    <w:rsid w:val="00581E2F"/>
    <w:rsid w:val="00582150"/>
    <w:rsid w:val="005832D0"/>
    <w:rsid w:val="005844AF"/>
    <w:rsid w:val="00584988"/>
    <w:rsid w:val="005851AF"/>
    <w:rsid w:val="00585C19"/>
    <w:rsid w:val="00585FD3"/>
    <w:rsid w:val="005862AC"/>
    <w:rsid w:val="005868F9"/>
    <w:rsid w:val="0058769A"/>
    <w:rsid w:val="005877D8"/>
    <w:rsid w:val="00591ED0"/>
    <w:rsid w:val="00592370"/>
    <w:rsid w:val="00592E4C"/>
    <w:rsid w:val="00593506"/>
    <w:rsid w:val="00595562"/>
    <w:rsid w:val="00595AB7"/>
    <w:rsid w:val="005964D4"/>
    <w:rsid w:val="005964F4"/>
    <w:rsid w:val="0059689E"/>
    <w:rsid w:val="00596A23"/>
    <w:rsid w:val="00596ADC"/>
    <w:rsid w:val="00596AE5"/>
    <w:rsid w:val="00597236"/>
    <w:rsid w:val="0059735D"/>
    <w:rsid w:val="005974F1"/>
    <w:rsid w:val="0059789C"/>
    <w:rsid w:val="0059796C"/>
    <w:rsid w:val="005979F7"/>
    <w:rsid w:val="00597BA6"/>
    <w:rsid w:val="005A0807"/>
    <w:rsid w:val="005A0B6E"/>
    <w:rsid w:val="005A0D1E"/>
    <w:rsid w:val="005A1237"/>
    <w:rsid w:val="005A14FE"/>
    <w:rsid w:val="005A5104"/>
    <w:rsid w:val="005A57E4"/>
    <w:rsid w:val="005A580A"/>
    <w:rsid w:val="005A6173"/>
    <w:rsid w:val="005A6176"/>
    <w:rsid w:val="005A693A"/>
    <w:rsid w:val="005A6CD5"/>
    <w:rsid w:val="005A6D32"/>
    <w:rsid w:val="005A7B15"/>
    <w:rsid w:val="005A7EF1"/>
    <w:rsid w:val="005B0A08"/>
    <w:rsid w:val="005B0B7D"/>
    <w:rsid w:val="005B1896"/>
    <w:rsid w:val="005B2625"/>
    <w:rsid w:val="005B2D84"/>
    <w:rsid w:val="005B2ED5"/>
    <w:rsid w:val="005B3C1B"/>
    <w:rsid w:val="005B43AD"/>
    <w:rsid w:val="005B4616"/>
    <w:rsid w:val="005B4625"/>
    <w:rsid w:val="005B4856"/>
    <w:rsid w:val="005B5612"/>
    <w:rsid w:val="005B5C16"/>
    <w:rsid w:val="005B6207"/>
    <w:rsid w:val="005B6C66"/>
    <w:rsid w:val="005B7B9D"/>
    <w:rsid w:val="005B7F38"/>
    <w:rsid w:val="005C0007"/>
    <w:rsid w:val="005C00E0"/>
    <w:rsid w:val="005C2AF2"/>
    <w:rsid w:val="005C2CC5"/>
    <w:rsid w:val="005C35C6"/>
    <w:rsid w:val="005C3A04"/>
    <w:rsid w:val="005C3E3B"/>
    <w:rsid w:val="005C44F8"/>
    <w:rsid w:val="005C54EC"/>
    <w:rsid w:val="005C5AD7"/>
    <w:rsid w:val="005C5CE8"/>
    <w:rsid w:val="005C61C5"/>
    <w:rsid w:val="005C6295"/>
    <w:rsid w:val="005C6419"/>
    <w:rsid w:val="005C6F84"/>
    <w:rsid w:val="005C704A"/>
    <w:rsid w:val="005C7110"/>
    <w:rsid w:val="005C76CE"/>
    <w:rsid w:val="005C7D98"/>
    <w:rsid w:val="005D00C0"/>
    <w:rsid w:val="005D04E6"/>
    <w:rsid w:val="005D05B2"/>
    <w:rsid w:val="005D0AFA"/>
    <w:rsid w:val="005D2103"/>
    <w:rsid w:val="005D214A"/>
    <w:rsid w:val="005D2488"/>
    <w:rsid w:val="005D4509"/>
    <w:rsid w:val="005D452C"/>
    <w:rsid w:val="005D4BE4"/>
    <w:rsid w:val="005D4D37"/>
    <w:rsid w:val="005D5010"/>
    <w:rsid w:val="005D5179"/>
    <w:rsid w:val="005D5928"/>
    <w:rsid w:val="005D7802"/>
    <w:rsid w:val="005D78C2"/>
    <w:rsid w:val="005D7B42"/>
    <w:rsid w:val="005D7DA8"/>
    <w:rsid w:val="005E01B1"/>
    <w:rsid w:val="005E0EE9"/>
    <w:rsid w:val="005E0F41"/>
    <w:rsid w:val="005E1076"/>
    <w:rsid w:val="005E14FF"/>
    <w:rsid w:val="005E1D2F"/>
    <w:rsid w:val="005E2807"/>
    <w:rsid w:val="005E2AB7"/>
    <w:rsid w:val="005E3029"/>
    <w:rsid w:val="005E3188"/>
    <w:rsid w:val="005E3463"/>
    <w:rsid w:val="005E36DA"/>
    <w:rsid w:val="005E388A"/>
    <w:rsid w:val="005E42E0"/>
    <w:rsid w:val="005E4C27"/>
    <w:rsid w:val="005E5114"/>
    <w:rsid w:val="005E59C2"/>
    <w:rsid w:val="005E5C42"/>
    <w:rsid w:val="005E66BF"/>
    <w:rsid w:val="005E722A"/>
    <w:rsid w:val="005E739B"/>
    <w:rsid w:val="005E7B33"/>
    <w:rsid w:val="005F15B2"/>
    <w:rsid w:val="005F1878"/>
    <w:rsid w:val="005F1B0D"/>
    <w:rsid w:val="005F2126"/>
    <w:rsid w:val="005F2161"/>
    <w:rsid w:val="005F2436"/>
    <w:rsid w:val="005F2993"/>
    <w:rsid w:val="005F369D"/>
    <w:rsid w:val="005F3CB0"/>
    <w:rsid w:val="005F4BD3"/>
    <w:rsid w:val="005F553A"/>
    <w:rsid w:val="005F572B"/>
    <w:rsid w:val="005F590A"/>
    <w:rsid w:val="005F6022"/>
    <w:rsid w:val="005F7289"/>
    <w:rsid w:val="005F7C24"/>
    <w:rsid w:val="0060034F"/>
    <w:rsid w:val="006009D6"/>
    <w:rsid w:val="00600A03"/>
    <w:rsid w:val="00601AF9"/>
    <w:rsid w:val="006021FA"/>
    <w:rsid w:val="0060312F"/>
    <w:rsid w:val="0060345C"/>
    <w:rsid w:val="00603504"/>
    <w:rsid w:val="00603E59"/>
    <w:rsid w:val="00604493"/>
    <w:rsid w:val="00604556"/>
    <w:rsid w:val="006049D4"/>
    <w:rsid w:val="00605FB1"/>
    <w:rsid w:val="00606146"/>
    <w:rsid w:val="006062EC"/>
    <w:rsid w:val="0060689B"/>
    <w:rsid w:val="00606DD3"/>
    <w:rsid w:val="00606E27"/>
    <w:rsid w:val="006072DA"/>
    <w:rsid w:val="0061007C"/>
    <w:rsid w:val="00611376"/>
    <w:rsid w:val="006118E9"/>
    <w:rsid w:val="00611DFB"/>
    <w:rsid w:val="00612DCD"/>
    <w:rsid w:val="0061306D"/>
    <w:rsid w:val="006134D8"/>
    <w:rsid w:val="00613634"/>
    <w:rsid w:val="00614606"/>
    <w:rsid w:val="00614EA3"/>
    <w:rsid w:val="006155C5"/>
    <w:rsid w:val="00615A25"/>
    <w:rsid w:val="0061735C"/>
    <w:rsid w:val="00617F42"/>
    <w:rsid w:val="006209BF"/>
    <w:rsid w:val="00620BB5"/>
    <w:rsid w:val="00621298"/>
    <w:rsid w:val="00621B41"/>
    <w:rsid w:val="00621D2D"/>
    <w:rsid w:val="00621ECF"/>
    <w:rsid w:val="00624362"/>
    <w:rsid w:val="006246B8"/>
    <w:rsid w:val="006275B1"/>
    <w:rsid w:val="00627919"/>
    <w:rsid w:val="00627C92"/>
    <w:rsid w:val="006303FF"/>
    <w:rsid w:val="00630487"/>
    <w:rsid w:val="0063093A"/>
    <w:rsid w:val="00631312"/>
    <w:rsid w:val="006315AF"/>
    <w:rsid w:val="00631984"/>
    <w:rsid w:val="00632A12"/>
    <w:rsid w:val="0063327D"/>
    <w:rsid w:val="00633EF3"/>
    <w:rsid w:val="0063465D"/>
    <w:rsid w:val="006358D5"/>
    <w:rsid w:val="0063594B"/>
    <w:rsid w:val="006359D0"/>
    <w:rsid w:val="006362B0"/>
    <w:rsid w:val="006363BB"/>
    <w:rsid w:val="006368E5"/>
    <w:rsid w:val="00637236"/>
    <w:rsid w:val="00637D59"/>
    <w:rsid w:val="00637EA6"/>
    <w:rsid w:val="0064013A"/>
    <w:rsid w:val="006401A5"/>
    <w:rsid w:val="006403DF"/>
    <w:rsid w:val="0064040B"/>
    <w:rsid w:val="00640EE6"/>
    <w:rsid w:val="00641667"/>
    <w:rsid w:val="0064180D"/>
    <w:rsid w:val="00641A0B"/>
    <w:rsid w:val="00641C0B"/>
    <w:rsid w:val="0064206C"/>
    <w:rsid w:val="006421C6"/>
    <w:rsid w:val="00642BE5"/>
    <w:rsid w:val="00643023"/>
    <w:rsid w:val="006435C3"/>
    <w:rsid w:val="006437F0"/>
    <w:rsid w:val="0064383B"/>
    <w:rsid w:val="0064429C"/>
    <w:rsid w:val="00644A7C"/>
    <w:rsid w:val="00644DE2"/>
    <w:rsid w:val="00644E7B"/>
    <w:rsid w:val="006452DA"/>
    <w:rsid w:val="00646789"/>
    <w:rsid w:val="00647435"/>
    <w:rsid w:val="006474E8"/>
    <w:rsid w:val="006474FD"/>
    <w:rsid w:val="00647A8B"/>
    <w:rsid w:val="00650241"/>
    <w:rsid w:val="0065047B"/>
    <w:rsid w:val="00650495"/>
    <w:rsid w:val="00650D17"/>
    <w:rsid w:val="0065115B"/>
    <w:rsid w:val="0065140A"/>
    <w:rsid w:val="00651EAF"/>
    <w:rsid w:val="00652FEC"/>
    <w:rsid w:val="006530F5"/>
    <w:rsid w:val="00653361"/>
    <w:rsid w:val="00653453"/>
    <w:rsid w:val="00653900"/>
    <w:rsid w:val="006540FD"/>
    <w:rsid w:val="00654ABB"/>
    <w:rsid w:val="00654C19"/>
    <w:rsid w:val="006550DC"/>
    <w:rsid w:val="00655BED"/>
    <w:rsid w:val="00655F2B"/>
    <w:rsid w:val="00657093"/>
    <w:rsid w:val="00657523"/>
    <w:rsid w:val="00657D3E"/>
    <w:rsid w:val="006601E1"/>
    <w:rsid w:val="0066036D"/>
    <w:rsid w:val="00660967"/>
    <w:rsid w:val="00660A11"/>
    <w:rsid w:val="00660C39"/>
    <w:rsid w:val="00661038"/>
    <w:rsid w:val="00661285"/>
    <w:rsid w:val="00661B52"/>
    <w:rsid w:val="00661D16"/>
    <w:rsid w:val="00661E6D"/>
    <w:rsid w:val="0066287E"/>
    <w:rsid w:val="00662D61"/>
    <w:rsid w:val="0066301A"/>
    <w:rsid w:val="00663404"/>
    <w:rsid w:val="0066347E"/>
    <w:rsid w:val="00663A7E"/>
    <w:rsid w:val="0066488E"/>
    <w:rsid w:val="00664929"/>
    <w:rsid w:val="00664DEB"/>
    <w:rsid w:val="00665FBE"/>
    <w:rsid w:val="0066631A"/>
    <w:rsid w:val="0066695F"/>
    <w:rsid w:val="00666C45"/>
    <w:rsid w:val="00667649"/>
    <w:rsid w:val="0066793C"/>
    <w:rsid w:val="00667946"/>
    <w:rsid w:val="00667B32"/>
    <w:rsid w:val="00670522"/>
    <w:rsid w:val="00670F17"/>
    <w:rsid w:val="00671C65"/>
    <w:rsid w:val="00671EAB"/>
    <w:rsid w:val="00671EC1"/>
    <w:rsid w:val="0067216C"/>
    <w:rsid w:val="00672C08"/>
    <w:rsid w:val="006736C8"/>
    <w:rsid w:val="00673C70"/>
    <w:rsid w:val="00673CDE"/>
    <w:rsid w:val="00673D9B"/>
    <w:rsid w:val="00673F30"/>
    <w:rsid w:val="006744F1"/>
    <w:rsid w:val="00675736"/>
    <w:rsid w:val="00675D62"/>
    <w:rsid w:val="00675D7D"/>
    <w:rsid w:val="00675E6F"/>
    <w:rsid w:val="0067664F"/>
    <w:rsid w:val="00676A8E"/>
    <w:rsid w:val="006770D3"/>
    <w:rsid w:val="00680404"/>
    <w:rsid w:val="00680413"/>
    <w:rsid w:val="006818D5"/>
    <w:rsid w:val="00681949"/>
    <w:rsid w:val="0068195F"/>
    <w:rsid w:val="00682EE7"/>
    <w:rsid w:val="00682F97"/>
    <w:rsid w:val="0068324D"/>
    <w:rsid w:val="00683449"/>
    <w:rsid w:val="0068374C"/>
    <w:rsid w:val="00684FF8"/>
    <w:rsid w:val="00685522"/>
    <w:rsid w:val="00685C73"/>
    <w:rsid w:val="00686550"/>
    <w:rsid w:val="00687757"/>
    <w:rsid w:val="006905DF"/>
    <w:rsid w:val="00690C42"/>
    <w:rsid w:val="00692EF8"/>
    <w:rsid w:val="006933A2"/>
    <w:rsid w:val="006934BF"/>
    <w:rsid w:val="00693D52"/>
    <w:rsid w:val="00693D7C"/>
    <w:rsid w:val="006943F2"/>
    <w:rsid w:val="006944E1"/>
    <w:rsid w:val="00694D9B"/>
    <w:rsid w:val="00695461"/>
    <w:rsid w:val="0069607F"/>
    <w:rsid w:val="00696382"/>
    <w:rsid w:val="00697E5D"/>
    <w:rsid w:val="006A0503"/>
    <w:rsid w:val="006A06F9"/>
    <w:rsid w:val="006A1794"/>
    <w:rsid w:val="006A2838"/>
    <w:rsid w:val="006A2F3F"/>
    <w:rsid w:val="006A30DA"/>
    <w:rsid w:val="006A346C"/>
    <w:rsid w:val="006A3E3A"/>
    <w:rsid w:val="006A407E"/>
    <w:rsid w:val="006A40DD"/>
    <w:rsid w:val="006A4EBD"/>
    <w:rsid w:val="006A4FBD"/>
    <w:rsid w:val="006A5630"/>
    <w:rsid w:val="006A585C"/>
    <w:rsid w:val="006A5CF3"/>
    <w:rsid w:val="006A7057"/>
    <w:rsid w:val="006A760E"/>
    <w:rsid w:val="006B009C"/>
    <w:rsid w:val="006B0598"/>
    <w:rsid w:val="006B0D9E"/>
    <w:rsid w:val="006B1567"/>
    <w:rsid w:val="006B2510"/>
    <w:rsid w:val="006B3054"/>
    <w:rsid w:val="006B3104"/>
    <w:rsid w:val="006B39F9"/>
    <w:rsid w:val="006B3DB5"/>
    <w:rsid w:val="006B3ECE"/>
    <w:rsid w:val="006B4100"/>
    <w:rsid w:val="006B4120"/>
    <w:rsid w:val="006B4266"/>
    <w:rsid w:val="006B5967"/>
    <w:rsid w:val="006B5E43"/>
    <w:rsid w:val="006B61E6"/>
    <w:rsid w:val="006B6D16"/>
    <w:rsid w:val="006B7439"/>
    <w:rsid w:val="006B7E7B"/>
    <w:rsid w:val="006C0ABC"/>
    <w:rsid w:val="006C0C2B"/>
    <w:rsid w:val="006C0DF9"/>
    <w:rsid w:val="006C15F9"/>
    <w:rsid w:val="006C1C0F"/>
    <w:rsid w:val="006C2762"/>
    <w:rsid w:val="006C32D3"/>
    <w:rsid w:val="006C42C0"/>
    <w:rsid w:val="006C44D4"/>
    <w:rsid w:val="006C496F"/>
    <w:rsid w:val="006C4A67"/>
    <w:rsid w:val="006C549B"/>
    <w:rsid w:val="006C55F1"/>
    <w:rsid w:val="006C607F"/>
    <w:rsid w:val="006C624D"/>
    <w:rsid w:val="006C7407"/>
    <w:rsid w:val="006C7496"/>
    <w:rsid w:val="006D0F45"/>
    <w:rsid w:val="006D25E1"/>
    <w:rsid w:val="006D271C"/>
    <w:rsid w:val="006D2788"/>
    <w:rsid w:val="006D304E"/>
    <w:rsid w:val="006D5449"/>
    <w:rsid w:val="006D5D0F"/>
    <w:rsid w:val="006D5F44"/>
    <w:rsid w:val="006D698D"/>
    <w:rsid w:val="006D6B59"/>
    <w:rsid w:val="006D6E8B"/>
    <w:rsid w:val="006D706C"/>
    <w:rsid w:val="006D7AFF"/>
    <w:rsid w:val="006E06DB"/>
    <w:rsid w:val="006E1618"/>
    <w:rsid w:val="006E2111"/>
    <w:rsid w:val="006E2252"/>
    <w:rsid w:val="006E2986"/>
    <w:rsid w:val="006E2D02"/>
    <w:rsid w:val="006E2F3E"/>
    <w:rsid w:val="006E3909"/>
    <w:rsid w:val="006E4FEA"/>
    <w:rsid w:val="006E538E"/>
    <w:rsid w:val="006E5B27"/>
    <w:rsid w:val="006E6344"/>
    <w:rsid w:val="006E64B2"/>
    <w:rsid w:val="006E64D0"/>
    <w:rsid w:val="006E6698"/>
    <w:rsid w:val="006E7186"/>
    <w:rsid w:val="006E74B7"/>
    <w:rsid w:val="006E7926"/>
    <w:rsid w:val="006E7A00"/>
    <w:rsid w:val="006E7B6B"/>
    <w:rsid w:val="006F0CE5"/>
    <w:rsid w:val="006F11CD"/>
    <w:rsid w:val="006F12B8"/>
    <w:rsid w:val="006F2528"/>
    <w:rsid w:val="006F3150"/>
    <w:rsid w:val="006F36DE"/>
    <w:rsid w:val="006F37FE"/>
    <w:rsid w:val="006F4875"/>
    <w:rsid w:val="006F4D44"/>
    <w:rsid w:val="006F687F"/>
    <w:rsid w:val="007000DC"/>
    <w:rsid w:val="0070103E"/>
    <w:rsid w:val="0070240E"/>
    <w:rsid w:val="007034BF"/>
    <w:rsid w:val="00703BC9"/>
    <w:rsid w:val="007043E9"/>
    <w:rsid w:val="007049A7"/>
    <w:rsid w:val="007051EB"/>
    <w:rsid w:val="00705482"/>
    <w:rsid w:val="007062F3"/>
    <w:rsid w:val="007066D8"/>
    <w:rsid w:val="00706C50"/>
    <w:rsid w:val="00706F49"/>
    <w:rsid w:val="00707108"/>
    <w:rsid w:val="007075BB"/>
    <w:rsid w:val="00707ACB"/>
    <w:rsid w:val="00707F24"/>
    <w:rsid w:val="00707F69"/>
    <w:rsid w:val="00710228"/>
    <w:rsid w:val="0071108A"/>
    <w:rsid w:val="007111BF"/>
    <w:rsid w:val="00711D9F"/>
    <w:rsid w:val="00712067"/>
    <w:rsid w:val="007125CC"/>
    <w:rsid w:val="00712A0C"/>
    <w:rsid w:val="00712CF8"/>
    <w:rsid w:val="0071326B"/>
    <w:rsid w:val="00713D5A"/>
    <w:rsid w:val="0071443E"/>
    <w:rsid w:val="0071469C"/>
    <w:rsid w:val="00714951"/>
    <w:rsid w:val="0071573E"/>
    <w:rsid w:val="007164CB"/>
    <w:rsid w:val="0071693C"/>
    <w:rsid w:val="00716DEB"/>
    <w:rsid w:val="00717026"/>
    <w:rsid w:val="00717F5F"/>
    <w:rsid w:val="0072008F"/>
    <w:rsid w:val="00720187"/>
    <w:rsid w:val="00720729"/>
    <w:rsid w:val="007209A4"/>
    <w:rsid w:val="0072108F"/>
    <w:rsid w:val="007211CA"/>
    <w:rsid w:val="00721265"/>
    <w:rsid w:val="0072144F"/>
    <w:rsid w:val="0072272D"/>
    <w:rsid w:val="00722FC3"/>
    <w:rsid w:val="00723C5F"/>
    <w:rsid w:val="00723D0F"/>
    <w:rsid w:val="007247EC"/>
    <w:rsid w:val="00724EAD"/>
    <w:rsid w:val="00725015"/>
    <w:rsid w:val="00725B38"/>
    <w:rsid w:val="00725D3A"/>
    <w:rsid w:val="00725FB7"/>
    <w:rsid w:val="007262B2"/>
    <w:rsid w:val="00726F3F"/>
    <w:rsid w:val="00727A20"/>
    <w:rsid w:val="0073061F"/>
    <w:rsid w:val="00730C10"/>
    <w:rsid w:val="00730D8E"/>
    <w:rsid w:val="007310E7"/>
    <w:rsid w:val="007312B3"/>
    <w:rsid w:val="00731331"/>
    <w:rsid w:val="007315E6"/>
    <w:rsid w:val="00731E3D"/>
    <w:rsid w:val="0073275F"/>
    <w:rsid w:val="0073287C"/>
    <w:rsid w:val="007328AB"/>
    <w:rsid w:val="007328FC"/>
    <w:rsid w:val="0073295A"/>
    <w:rsid w:val="00732B9B"/>
    <w:rsid w:val="00733091"/>
    <w:rsid w:val="00734592"/>
    <w:rsid w:val="007347F4"/>
    <w:rsid w:val="00734F21"/>
    <w:rsid w:val="00735092"/>
    <w:rsid w:val="007354BD"/>
    <w:rsid w:val="00735AF2"/>
    <w:rsid w:val="00735E97"/>
    <w:rsid w:val="0073660A"/>
    <w:rsid w:val="007373E9"/>
    <w:rsid w:val="0073746E"/>
    <w:rsid w:val="00737E20"/>
    <w:rsid w:val="0074076B"/>
    <w:rsid w:val="00740C3D"/>
    <w:rsid w:val="0074192A"/>
    <w:rsid w:val="007426B2"/>
    <w:rsid w:val="007428E1"/>
    <w:rsid w:val="0074362E"/>
    <w:rsid w:val="007438B6"/>
    <w:rsid w:val="00743D2D"/>
    <w:rsid w:val="00743F34"/>
    <w:rsid w:val="00743FBA"/>
    <w:rsid w:val="00744A37"/>
    <w:rsid w:val="00744B1D"/>
    <w:rsid w:val="007459D0"/>
    <w:rsid w:val="00745B79"/>
    <w:rsid w:val="007462F4"/>
    <w:rsid w:val="007463DF"/>
    <w:rsid w:val="00746811"/>
    <w:rsid w:val="007472A9"/>
    <w:rsid w:val="0074750D"/>
    <w:rsid w:val="0074792B"/>
    <w:rsid w:val="00747E4C"/>
    <w:rsid w:val="00750B2B"/>
    <w:rsid w:val="00750CED"/>
    <w:rsid w:val="007513A2"/>
    <w:rsid w:val="0075199D"/>
    <w:rsid w:val="007524E7"/>
    <w:rsid w:val="0075294D"/>
    <w:rsid w:val="007529DA"/>
    <w:rsid w:val="00752A98"/>
    <w:rsid w:val="00752DE3"/>
    <w:rsid w:val="0075351F"/>
    <w:rsid w:val="0075387F"/>
    <w:rsid w:val="00754080"/>
    <w:rsid w:val="00754296"/>
    <w:rsid w:val="00754F84"/>
    <w:rsid w:val="00755C4E"/>
    <w:rsid w:val="0075655E"/>
    <w:rsid w:val="007566C2"/>
    <w:rsid w:val="007602DD"/>
    <w:rsid w:val="00760744"/>
    <w:rsid w:val="0076076C"/>
    <w:rsid w:val="00760B46"/>
    <w:rsid w:val="00760F63"/>
    <w:rsid w:val="00762C77"/>
    <w:rsid w:val="00763656"/>
    <w:rsid w:val="00763F1E"/>
    <w:rsid w:val="00764309"/>
    <w:rsid w:val="0076465E"/>
    <w:rsid w:val="007656ED"/>
    <w:rsid w:val="007658CE"/>
    <w:rsid w:val="007660B9"/>
    <w:rsid w:val="00766563"/>
    <w:rsid w:val="00766EF4"/>
    <w:rsid w:val="00767114"/>
    <w:rsid w:val="00767786"/>
    <w:rsid w:val="00767BC8"/>
    <w:rsid w:val="00767D16"/>
    <w:rsid w:val="0077005E"/>
    <w:rsid w:val="007702B2"/>
    <w:rsid w:val="00770406"/>
    <w:rsid w:val="007705F1"/>
    <w:rsid w:val="00771600"/>
    <w:rsid w:val="0077164E"/>
    <w:rsid w:val="0077185B"/>
    <w:rsid w:val="007719CD"/>
    <w:rsid w:val="00771C3F"/>
    <w:rsid w:val="007721A9"/>
    <w:rsid w:val="00772843"/>
    <w:rsid w:val="00772D5B"/>
    <w:rsid w:val="00773305"/>
    <w:rsid w:val="007737FF"/>
    <w:rsid w:val="00773DC5"/>
    <w:rsid w:val="00773F84"/>
    <w:rsid w:val="00773FEE"/>
    <w:rsid w:val="00774A7F"/>
    <w:rsid w:val="007754BB"/>
    <w:rsid w:val="007761FD"/>
    <w:rsid w:val="007763C6"/>
    <w:rsid w:val="007769AC"/>
    <w:rsid w:val="00776C72"/>
    <w:rsid w:val="00776C8A"/>
    <w:rsid w:val="00776FE2"/>
    <w:rsid w:val="007775E1"/>
    <w:rsid w:val="00777F26"/>
    <w:rsid w:val="00780343"/>
    <w:rsid w:val="007803DF"/>
    <w:rsid w:val="007809BB"/>
    <w:rsid w:val="00781C60"/>
    <w:rsid w:val="0078252A"/>
    <w:rsid w:val="00782B68"/>
    <w:rsid w:val="00782DE8"/>
    <w:rsid w:val="00783089"/>
    <w:rsid w:val="007833D0"/>
    <w:rsid w:val="00783508"/>
    <w:rsid w:val="007836FD"/>
    <w:rsid w:val="0078409A"/>
    <w:rsid w:val="0078427B"/>
    <w:rsid w:val="00784440"/>
    <w:rsid w:val="0078531D"/>
    <w:rsid w:val="00785479"/>
    <w:rsid w:val="007860AC"/>
    <w:rsid w:val="007869BE"/>
    <w:rsid w:val="00786A7B"/>
    <w:rsid w:val="00786B35"/>
    <w:rsid w:val="007872AF"/>
    <w:rsid w:val="0079021F"/>
    <w:rsid w:val="00790497"/>
    <w:rsid w:val="00790CE8"/>
    <w:rsid w:val="00791276"/>
    <w:rsid w:val="0079131C"/>
    <w:rsid w:val="0079151E"/>
    <w:rsid w:val="0079156E"/>
    <w:rsid w:val="00791741"/>
    <w:rsid w:val="00791ADC"/>
    <w:rsid w:val="007923FA"/>
    <w:rsid w:val="007925CF"/>
    <w:rsid w:val="00793006"/>
    <w:rsid w:val="007938EA"/>
    <w:rsid w:val="00793CA2"/>
    <w:rsid w:val="00793E24"/>
    <w:rsid w:val="00794C7D"/>
    <w:rsid w:val="007957A3"/>
    <w:rsid w:val="00795868"/>
    <w:rsid w:val="007958AC"/>
    <w:rsid w:val="0079641D"/>
    <w:rsid w:val="007965DF"/>
    <w:rsid w:val="00796A00"/>
    <w:rsid w:val="007976D6"/>
    <w:rsid w:val="007A013A"/>
    <w:rsid w:val="007A149C"/>
    <w:rsid w:val="007A1776"/>
    <w:rsid w:val="007A1794"/>
    <w:rsid w:val="007A1C8E"/>
    <w:rsid w:val="007A2122"/>
    <w:rsid w:val="007A33C3"/>
    <w:rsid w:val="007A3CD8"/>
    <w:rsid w:val="007A4408"/>
    <w:rsid w:val="007A53F5"/>
    <w:rsid w:val="007A607F"/>
    <w:rsid w:val="007A7337"/>
    <w:rsid w:val="007A78B8"/>
    <w:rsid w:val="007A7A75"/>
    <w:rsid w:val="007A7EA9"/>
    <w:rsid w:val="007B0937"/>
    <w:rsid w:val="007B0A1F"/>
    <w:rsid w:val="007B0FBB"/>
    <w:rsid w:val="007B1215"/>
    <w:rsid w:val="007B1A0D"/>
    <w:rsid w:val="007B1E31"/>
    <w:rsid w:val="007B227C"/>
    <w:rsid w:val="007B2E01"/>
    <w:rsid w:val="007B3088"/>
    <w:rsid w:val="007B3239"/>
    <w:rsid w:val="007B397B"/>
    <w:rsid w:val="007B3B18"/>
    <w:rsid w:val="007B3F32"/>
    <w:rsid w:val="007B4015"/>
    <w:rsid w:val="007B4F8E"/>
    <w:rsid w:val="007B5D82"/>
    <w:rsid w:val="007B5D9C"/>
    <w:rsid w:val="007B714D"/>
    <w:rsid w:val="007B78F6"/>
    <w:rsid w:val="007B7917"/>
    <w:rsid w:val="007B7E52"/>
    <w:rsid w:val="007C01A2"/>
    <w:rsid w:val="007C0474"/>
    <w:rsid w:val="007C0C26"/>
    <w:rsid w:val="007C1964"/>
    <w:rsid w:val="007C1C80"/>
    <w:rsid w:val="007C3452"/>
    <w:rsid w:val="007C3E8A"/>
    <w:rsid w:val="007C4545"/>
    <w:rsid w:val="007C640E"/>
    <w:rsid w:val="007C770F"/>
    <w:rsid w:val="007C7E0D"/>
    <w:rsid w:val="007C7EAD"/>
    <w:rsid w:val="007C7ECC"/>
    <w:rsid w:val="007C7F93"/>
    <w:rsid w:val="007D04CE"/>
    <w:rsid w:val="007D08CD"/>
    <w:rsid w:val="007D0F1D"/>
    <w:rsid w:val="007D1458"/>
    <w:rsid w:val="007D1BAF"/>
    <w:rsid w:val="007D1C47"/>
    <w:rsid w:val="007D228D"/>
    <w:rsid w:val="007D267A"/>
    <w:rsid w:val="007D2D8D"/>
    <w:rsid w:val="007D3740"/>
    <w:rsid w:val="007D375B"/>
    <w:rsid w:val="007D3A66"/>
    <w:rsid w:val="007D4399"/>
    <w:rsid w:val="007D4740"/>
    <w:rsid w:val="007D48B1"/>
    <w:rsid w:val="007D717B"/>
    <w:rsid w:val="007E00A5"/>
    <w:rsid w:val="007E104F"/>
    <w:rsid w:val="007E184D"/>
    <w:rsid w:val="007E1AFD"/>
    <w:rsid w:val="007E23BE"/>
    <w:rsid w:val="007E2867"/>
    <w:rsid w:val="007E3261"/>
    <w:rsid w:val="007E4D48"/>
    <w:rsid w:val="007E566D"/>
    <w:rsid w:val="007E600B"/>
    <w:rsid w:val="007E78B3"/>
    <w:rsid w:val="007E7B93"/>
    <w:rsid w:val="007E7C19"/>
    <w:rsid w:val="007F00E9"/>
    <w:rsid w:val="007F015F"/>
    <w:rsid w:val="007F1548"/>
    <w:rsid w:val="007F1A92"/>
    <w:rsid w:val="007F1F07"/>
    <w:rsid w:val="007F215C"/>
    <w:rsid w:val="007F2D0D"/>
    <w:rsid w:val="007F2FE2"/>
    <w:rsid w:val="007F3950"/>
    <w:rsid w:val="007F3E15"/>
    <w:rsid w:val="007F474B"/>
    <w:rsid w:val="007F537B"/>
    <w:rsid w:val="007F54FB"/>
    <w:rsid w:val="007F564A"/>
    <w:rsid w:val="007F65B3"/>
    <w:rsid w:val="007F66EF"/>
    <w:rsid w:val="007F7ABA"/>
    <w:rsid w:val="007F7B46"/>
    <w:rsid w:val="007F7D65"/>
    <w:rsid w:val="007F7E14"/>
    <w:rsid w:val="00800B26"/>
    <w:rsid w:val="008014AA"/>
    <w:rsid w:val="00801985"/>
    <w:rsid w:val="00801E22"/>
    <w:rsid w:val="00802678"/>
    <w:rsid w:val="00802A81"/>
    <w:rsid w:val="00802AD2"/>
    <w:rsid w:val="00802B57"/>
    <w:rsid w:val="00804B7C"/>
    <w:rsid w:val="00804B86"/>
    <w:rsid w:val="00804FBC"/>
    <w:rsid w:val="0080506F"/>
    <w:rsid w:val="008051BA"/>
    <w:rsid w:val="00805443"/>
    <w:rsid w:val="00805AA3"/>
    <w:rsid w:val="00806329"/>
    <w:rsid w:val="00806374"/>
    <w:rsid w:val="0080698D"/>
    <w:rsid w:val="00807162"/>
    <w:rsid w:val="008075FB"/>
    <w:rsid w:val="00810092"/>
    <w:rsid w:val="00810477"/>
    <w:rsid w:val="00810563"/>
    <w:rsid w:val="00810E1F"/>
    <w:rsid w:val="00811326"/>
    <w:rsid w:val="008119A7"/>
    <w:rsid w:val="008121DF"/>
    <w:rsid w:val="00812FA2"/>
    <w:rsid w:val="008136A3"/>
    <w:rsid w:val="00815041"/>
    <w:rsid w:val="008150FA"/>
    <w:rsid w:val="008156EE"/>
    <w:rsid w:val="0081598A"/>
    <w:rsid w:val="0081621A"/>
    <w:rsid w:val="0081691F"/>
    <w:rsid w:val="00817A90"/>
    <w:rsid w:val="00817FE1"/>
    <w:rsid w:val="00820E6A"/>
    <w:rsid w:val="008217E4"/>
    <w:rsid w:val="00821BAA"/>
    <w:rsid w:val="008223E4"/>
    <w:rsid w:val="00822571"/>
    <w:rsid w:val="00823E96"/>
    <w:rsid w:val="0082440A"/>
    <w:rsid w:val="008248F8"/>
    <w:rsid w:val="008258EE"/>
    <w:rsid w:val="00825C46"/>
    <w:rsid w:val="00826442"/>
    <w:rsid w:val="00826F34"/>
    <w:rsid w:val="00830451"/>
    <w:rsid w:val="008307C1"/>
    <w:rsid w:val="00830D9C"/>
    <w:rsid w:val="00830FE9"/>
    <w:rsid w:val="008315CE"/>
    <w:rsid w:val="008329E9"/>
    <w:rsid w:val="00832F65"/>
    <w:rsid w:val="008335ED"/>
    <w:rsid w:val="00833797"/>
    <w:rsid w:val="008342D3"/>
    <w:rsid w:val="00834DAC"/>
    <w:rsid w:val="00834FBC"/>
    <w:rsid w:val="008362AF"/>
    <w:rsid w:val="008365BA"/>
    <w:rsid w:val="00836ED3"/>
    <w:rsid w:val="008377F4"/>
    <w:rsid w:val="00837C35"/>
    <w:rsid w:val="008403FB"/>
    <w:rsid w:val="008404B5"/>
    <w:rsid w:val="008408D9"/>
    <w:rsid w:val="0084164B"/>
    <w:rsid w:val="00841E26"/>
    <w:rsid w:val="00841EAC"/>
    <w:rsid w:val="00841EC1"/>
    <w:rsid w:val="008421C8"/>
    <w:rsid w:val="00842356"/>
    <w:rsid w:val="008427B1"/>
    <w:rsid w:val="0084312A"/>
    <w:rsid w:val="008436D3"/>
    <w:rsid w:val="008436F1"/>
    <w:rsid w:val="008439AC"/>
    <w:rsid w:val="00843CE1"/>
    <w:rsid w:val="008442D0"/>
    <w:rsid w:val="00844CF8"/>
    <w:rsid w:val="00845119"/>
    <w:rsid w:val="00845876"/>
    <w:rsid w:val="008461D4"/>
    <w:rsid w:val="00846B4D"/>
    <w:rsid w:val="0084707B"/>
    <w:rsid w:val="008478B2"/>
    <w:rsid w:val="00847C7F"/>
    <w:rsid w:val="00847F23"/>
    <w:rsid w:val="008504BD"/>
    <w:rsid w:val="00850588"/>
    <w:rsid w:val="00850C88"/>
    <w:rsid w:val="008514AE"/>
    <w:rsid w:val="00851772"/>
    <w:rsid w:val="00852E7C"/>
    <w:rsid w:val="00853443"/>
    <w:rsid w:val="00853776"/>
    <w:rsid w:val="00853F04"/>
    <w:rsid w:val="008541DC"/>
    <w:rsid w:val="00854230"/>
    <w:rsid w:val="0085495E"/>
    <w:rsid w:val="00855F79"/>
    <w:rsid w:val="00856138"/>
    <w:rsid w:val="00856F8D"/>
    <w:rsid w:val="00857D1A"/>
    <w:rsid w:val="00861A20"/>
    <w:rsid w:val="0086289A"/>
    <w:rsid w:val="00863611"/>
    <w:rsid w:val="00863DAE"/>
    <w:rsid w:val="00863EF4"/>
    <w:rsid w:val="00864365"/>
    <w:rsid w:val="008647FE"/>
    <w:rsid w:val="00864E80"/>
    <w:rsid w:val="00865941"/>
    <w:rsid w:val="00865AD6"/>
    <w:rsid w:val="00865DB5"/>
    <w:rsid w:val="0086669B"/>
    <w:rsid w:val="0086680E"/>
    <w:rsid w:val="00867CD9"/>
    <w:rsid w:val="008702AF"/>
    <w:rsid w:val="00870478"/>
    <w:rsid w:val="00870855"/>
    <w:rsid w:val="0087135D"/>
    <w:rsid w:val="00871369"/>
    <w:rsid w:val="00871BB5"/>
    <w:rsid w:val="0087221E"/>
    <w:rsid w:val="00873054"/>
    <w:rsid w:val="008740F2"/>
    <w:rsid w:val="00874499"/>
    <w:rsid w:val="0087449E"/>
    <w:rsid w:val="00875724"/>
    <w:rsid w:val="00875A98"/>
    <w:rsid w:val="00875CE8"/>
    <w:rsid w:val="00876527"/>
    <w:rsid w:val="00876873"/>
    <w:rsid w:val="0087699B"/>
    <w:rsid w:val="00876F8F"/>
    <w:rsid w:val="00880055"/>
    <w:rsid w:val="00880C93"/>
    <w:rsid w:val="008814AE"/>
    <w:rsid w:val="00882981"/>
    <w:rsid w:val="00883FE5"/>
    <w:rsid w:val="0088407F"/>
    <w:rsid w:val="00884802"/>
    <w:rsid w:val="008851BE"/>
    <w:rsid w:val="008852F2"/>
    <w:rsid w:val="00885AC6"/>
    <w:rsid w:val="00885C8D"/>
    <w:rsid w:val="00886D6B"/>
    <w:rsid w:val="00887FB1"/>
    <w:rsid w:val="008909B0"/>
    <w:rsid w:val="00890E2D"/>
    <w:rsid w:val="00891069"/>
    <w:rsid w:val="008911FE"/>
    <w:rsid w:val="00891495"/>
    <w:rsid w:val="008917B2"/>
    <w:rsid w:val="00891BDF"/>
    <w:rsid w:val="00891FF6"/>
    <w:rsid w:val="00892283"/>
    <w:rsid w:val="008930E1"/>
    <w:rsid w:val="00893630"/>
    <w:rsid w:val="0089420B"/>
    <w:rsid w:val="008942FF"/>
    <w:rsid w:val="00894302"/>
    <w:rsid w:val="00894308"/>
    <w:rsid w:val="00894A41"/>
    <w:rsid w:val="0089573F"/>
    <w:rsid w:val="0089588E"/>
    <w:rsid w:val="00895BBE"/>
    <w:rsid w:val="00896D4B"/>
    <w:rsid w:val="00896FBC"/>
    <w:rsid w:val="0089748B"/>
    <w:rsid w:val="008A1E8C"/>
    <w:rsid w:val="008A2782"/>
    <w:rsid w:val="008A3377"/>
    <w:rsid w:val="008A35E1"/>
    <w:rsid w:val="008A3B29"/>
    <w:rsid w:val="008A4166"/>
    <w:rsid w:val="008A41D0"/>
    <w:rsid w:val="008A434A"/>
    <w:rsid w:val="008A4644"/>
    <w:rsid w:val="008A4916"/>
    <w:rsid w:val="008A5D11"/>
    <w:rsid w:val="008A64B4"/>
    <w:rsid w:val="008A725E"/>
    <w:rsid w:val="008A772F"/>
    <w:rsid w:val="008A7D0D"/>
    <w:rsid w:val="008B0781"/>
    <w:rsid w:val="008B0B50"/>
    <w:rsid w:val="008B2A20"/>
    <w:rsid w:val="008B334C"/>
    <w:rsid w:val="008B6422"/>
    <w:rsid w:val="008B6DC4"/>
    <w:rsid w:val="008C0127"/>
    <w:rsid w:val="008C0438"/>
    <w:rsid w:val="008C0F0B"/>
    <w:rsid w:val="008C15D7"/>
    <w:rsid w:val="008C243D"/>
    <w:rsid w:val="008C2654"/>
    <w:rsid w:val="008C2B65"/>
    <w:rsid w:val="008C2BA5"/>
    <w:rsid w:val="008C2E78"/>
    <w:rsid w:val="008C2F90"/>
    <w:rsid w:val="008C3E06"/>
    <w:rsid w:val="008C4525"/>
    <w:rsid w:val="008C4C51"/>
    <w:rsid w:val="008C51D4"/>
    <w:rsid w:val="008C54B3"/>
    <w:rsid w:val="008C54F8"/>
    <w:rsid w:val="008C57E4"/>
    <w:rsid w:val="008C65CE"/>
    <w:rsid w:val="008C6ED6"/>
    <w:rsid w:val="008C742A"/>
    <w:rsid w:val="008C7B99"/>
    <w:rsid w:val="008C7F2E"/>
    <w:rsid w:val="008D0158"/>
    <w:rsid w:val="008D1A1A"/>
    <w:rsid w:val="008D3604"/>
    <w:rsid w:val="008D3C7C"/>
    <w:rsid w:val="008D3CC5"/>
    <w:rsid w:val="008D4B0B"/>
    <w:rsid w:val="008D5AD9"/>
    <w:rsid w:val="008D5FB3"/>
    <w:rsid w:val="008D6010"/>
    <w:rsid w:val="008D65A1"/>
    <w:rsid w:val="008D66AE"/>
    <w:rsid w:val="008D698E"/>
    <w:rsid w:val="008D6EC8"/>
    <w:rsid w:val="008D7C4B"/>
    <w:rsid w:val="008D7D5A"/>
    <w:rsid w:val="008E027D"/>
    <w:rsid w:val="008E0E5A"/>
    <w:rsid w:val="008E2783"/>
    <w:rsid w:val="008E325B"/>
    <w:rsid w:val="008E3600"/>
    <w:rsid w:val="008E37EB"/>
    <w:rsid w:val="008E3C2D"/>
    <w:rsid w:val="008E463E"/>
    <w:rsid w:val="008E4C2E"/>
    <w:rsid w:val="008E5754"/>
    <w:rsid w:val="008E5813"/>
    <w:rsid w:val="008E5BAC"/>
    <w:rsid w:val="008E5CF5"/>
    <w:rsid w:val="008E6184"/>
    <w:rsid w:val="008E699E"/>
    <w:rsid w:val="008E7312"/>
    <w:rsid w:val="008F104E"/>
    <w:rsid w:val="008F1873"/>
    <w:rsid w:val="008F1F63"/>
    <w:rsid w:val="008F2745"/>
    <w:rsid w:val="008F2793"/>
    <w:rsid w:val="008F2EDC"/>
    <w:rsid w:val="008F300E"/>
    <w:rsid w:val="008F39C2"/>
    <w:rsid w:val="008F3A68"/>
    <w:rsid w:val="008F3BA2"/>
    <w:rsid w:val="008F4D60"/>
    <w:rsid w:val="008F5211"/>
    <w:rsid w:val="008F5357"/>
    <w:rsid w:val="008F59FE"/>
    <w:rsid w:val="008F5B36"/>
    <w:rsid w:val="008F611B"/>
    <w:rsid w:val="008F73FE"/>
    <w:rsid w:val="008F75D6"/>
    <w:rsid w:val="008F7A6B"/>
    <w:rsid w:val="00900404"/>
    <w:rsid w:val="00900F77"/>
    <w:rsid w:val="00901390"/>
    <w:rsid w:val="00901FA8"/>
    <w:rsid w:val="00902546"/>
    <w:rsid w:val="009035CF"/>
    <w:rsid w:val="00903708"/>
    <w:rsid w:val="00904416"/>
    <w:rsid w:val="00904457"/>
    <w:rsid w:val="00904AD0"/>
    <w:rsid w:val="0090567F"/>
    <w:rsid w:val="009056A2"/>
    <w:rsid w:val="00905C6E"/>
    <w:rsid w:val="0090610B"/>
    <w:rsid w:val="0090660F"/>
    <w:rsid w:val="00906EEF"/>
    <w:rsid w:val="00907537"/>
    <w:rsid w:val="00907B4D"/>
    <w:rsid w:val="009100CA"/>
    <w:rsid w:val="0091012D"/>
    <w:rsid w:val="009110AA"/>
    <w:rsid w:val="0091164F"/>
    <w:rsid w:val="0091220E"/>
    <w:rsid w:val="00912D93"/>
    <w:rsid w:val="00913084"/>
    <w:rsid w:val="00914132"/>
    <w:rsid w:val="00914348"/>
    <w:rsid w:val="00914F11"/>
    <w:rsid w:val="00915B57"/>
    <w:rsid w:val="00915E5D"/>
    <w:rsid w:val="009160D0"/>
    <w:rsid w:val="00916B46"/>
    <w:rsid w:val="009206FC"/>
    <w:rsid w:val="00921231"/>
    <w:rsid w:val="00921437"/>
    <w:rsid w:val="009215FD"/>
    <w:rsid w:val="00921BF3"/>
    <w:rsid w:val="00921FF4"/>
    <w:rsid w:val="0092215C"/>
    <w:rsid w:val="00923362"/>
    <w:rsid w:val="00923CD6"/>
    <w:rsid w:val="0092516A"/>
    <w:rsid w:val="00925E36"/>
    <w:rsid w:val="00926B14"/>
    <w:rsid w:val="00927305"/>
    <w:rsid w:val="00927A4B"/>
    <w:rsid w:val="00927D4E"/>
    <w:rsid w:val="00927D85"/>
    <w:rsid w:val="0093019B"/>
    <w:rsid w:val="00931312"/>
    <w:rsid w:val="00932963"/>
    <w:rsid w:val="009331D8"/>
    <w:rsid w:val="00933660"/>
    <w:rsid w:val="00934181"/>
    <w:rsid w:val="0093454F"/>
    <w:rsid w:val="00934A76"/>
    <w:rsid w:val="009352FB"/>
    <w:rsid w:val="009357BF"/>
    <w:rsid w:val="00935F41"/>
    <w:rsid w:val="00936301"/>
    <w:rsid w:val="00937A2B"/>
    <w:rsid w:val="00937EC1"/>
    <w:rsid w:val="00940425"/>
    <w:rsid w:val="00941DA0"/>
    <w:rsid w:val="00942461"/>
    <w:rsid w:val="009424E3"/>
    <w:rsid w:val="009426B1"/>
    <w:rsid w:val="00942DE7"/>
    <w:rsid w:val="00943ACC"/>
    <w:rsid w:val="00943C00"/>
    <w:rsid w:val="00944360"/>
    <w:rsid w:val="0094446D"/>
    <w:rsid w:val="00945AA6"/>
    <w:rsid w:val="00946368"/>
    <w:rsid w:val="009502DF"/>
    <w:rsid w:val="00950318"/>
    <w:rsid w:val="00950467"/>
    <w:rsid w:val="00950AC8"/>
    <w:rsid w:val="0095248F"/>
    <w:rsid w:val="00953542"/>
    <w:rsid w:val="009536C5"/>
    <w:rsid w:val="00953738"/>
    <w:rsid w:val="00954DF8"/>
    <w:rsid w:val="00954E9C"/>
    <w:rsid w:val="009554AB"/>
    <w:rsid w:val="009554F2"/>
    <w:rsid w:val="009575E5"/>
    <w:rsid w:val="00957E3D"/>
    <w:rsid w:val="00960C5A"/>
    <w:rsid w:val="00961697"/>
    <w:rsid w:val="0096182A"/>
    <w:rsid w:val="0096321C"/>
    <w:rsid w:val="00963424"/>
    <w:rsid w:val="00963CBB"/>
    <w:rsid w:val="00963E4D"/>
    <w:rsid w:val="00963EDC"/>
    <w:rsid w:val="00963F69"/>
    <w:rsid w:val="00964736"/>
    <w:rsid w:val="00964869"/>
    <w:rsid w:val="00965023"/>
    <w:rsid w:val="009652A0"/>
    <w:rsid w:val="009653E5"/>
    <w:rsid w:val="009657A3"/>
    <w:rsid w:val="00965B21"/>
    <w:rsid w:val="0096675F"/>
    <w:rsid w:val="00966940"/>
    <w:rsid w:val="0096710F"/>
    <w:rsid w:val="00967CA2"/>
    <w:rsid w:val="00970083"/>
    <w:rsid w:val="009701E3"/>
    <w:rsid w:val="00970B00"/>
    <w:rsid w:val="009721B4"/>
    <w:rsid w:val="009721DA"/>
    <w:rsid w:val="00972584"/>
    <w:rsid w:val="00973910"/>
    <w:rsid w:val="00973E5B"/>
    <w:rsid w:val="00974448"/>
    <w:rsid w:val="0097563A"/>
    <w:rsid w:val="00975A91"/>
    <w:rsid w:val="00975B22"/>
    <w:rsid w:val="00976AF8"/>
    <w:rsid w:val="009800C5"/>
    <w:rsid w:val="009805BA"/>
    <w:rsid w:val="009807F9"/>
    <w:rsid w:val="009818E4"/>
    <w:rsid w:val="009839F9"/>
    <w:rsid w:val="00983C8B"/>
    <w:rsid w:val="00983ED2"/>
    <w:rsid w:val="009842BC"/>
    <w:rsid w:val="009844C9"/>
    <w:rsid w:val="0098451C"/>
    <w:rsid w:val="009847AE"/>
    <w:rsid w:val="0098517B"/>
    <w:rsid w:val="00986373"/>
    <w:rsid w:val="009868EB"/>
    <w:rsid w:val="00986A2A"/>
    <w:rsid w:val="00986A95"/>
    <w:rsid w:val="00986AAB"/>
    <w:rsid w:val="00986BBC"/>
    <w:rsid w:val="00986C52"/>
    <w:rsid w:val="0099023F"/>
    <w:rsid w:val="00990710"/>
    <w:rsid w:val="0099094E"/>
    <w:rsid w:val="0099142C"/>
    <w:rsid w:val="00991485"/>
    <w:rsid w:val="00991791"/>
    <w:rsid w:val="00991EF6"/>
    <w:rsid w:val="00992087"/>
    <w:rsid w:val="00993654"/>
    <w:rsid w:val="0099393B"/>
    <w:rsid w:val="00993A41"/>
    <w:rsid w:val="00993D44"/>
    <w:rsid w:val="009956EF"/>
    <w:rsid w:val="009957DA"/>
    <w:rsid w:val="009957DB"/>
    <w:rsid w:val="00995EB8"/>
    <w:rsid w:val="00996237"/>
    <w:rsid w:val="00996780"/>
    <w:rsid w:val="00996C5B"/>
    <w:rsid w:val="00996D0F"/>
    <w:rsid w:val="00996FAF"/>
    <w:rsid w:val="00997311"/>
    <w:rsid w:val="009A0258"/>
    <w:rsid w:val="009A0393"/>
    <w:rsid w:val="009A08DD"/>
    <w:rsid w:val="009A180A"/>
    <w:rsid w:val="009A2006"/>
    <w:rsid w:val="009A225B"/>
    <w:rsid w:val="009A2C31"/>
    <w:rsid w:val="009A2F8D"/>
    <w:rsid w:val="009A3757"/>
    <w:rsid w:val="009A3DE0"/>
    <w:rsid w:val="009A424F"/>
    <w:rsid w:val="009A485C"/>
    <w:rsid w:val="009A5156"/>
    <w:rsid w:val="009A51A2"/>
    <w:rsid w:val="009A5A95"/>
    <w:rsid w:val="009A5DC7"/>
    <w:rsid w:val="009A6CE1"/>
    <w:rsid w:val="009A73AB"/>
    <w:rsid w:val="009A752E"/>
    <w:rsid w:val="009B014D"/>
    <w:rsid w:val="009B03B3"/>
    <w:rsid w:val="009B0FB9"/>
    <w:rsid w:val="009B1AA3"/>
    <w:rsid w:val="009B1CF6"/>
    <w:rsid w:val="009B1F8C"/>
    <w:rsid w:val="009B2034"/>
    <w:rsid w:val="009B26F9"/>
    <w:rsid w:val="009B2FBB"/>
    <w:rsid w:val="009B32AA"/>
    <w:rsid w:val="009B331A"/>
    <w:rsid w:val="009B45CB"/>
    <w:rsid w:val="009B4676"/>
    <w:rsid w:val="009B487F"/>
    <w:rsid w:val="009B50A9"/>
    <w:rsid w:val="009B5D41"/>
    <w:rsid w:val="009B5E2D"/>
    <w:rsid w:val="009B65A3"/>
    <w:rsid w:val="009B6F16"/>
    <w:rsid w:val="009B7622"/>
    <w:rsid w:val="009B7954"/>
    <w:rsid w:val="009C011C"/>
    <w:rsid w:val="009C015E"/>
    <w:rsid w:val="009C16CD"/>
    <w:rsid w:val="009C19F0"/>
    <w:rsid w:val="009C356E"/>
    <w:rsid w:val="009C35BA"/>
    <w:rsid w:val="009C3B1E"/>
    <w:rsid w:val="009C3D50"/>
    <w:rsid w:val="009C4953"/>
    <w:rsid w:val="009C49A7"/>
    <w:rsid w:val="009C518D"/>
    <w:rsid w:val="009C7260"/>
    <w:rsid w:val="009C7B51"/>
    <w:rsid w:val="009D0945"/>
    <w:rsid w:val="009D09CC"/>
    <w:rsid w:val="009D127E"/>
    <w:rsid w:val="009D1A29"/>
    <w:rsid w:val="009D1D75"/>
    <w:rsid w:val="009D21D5"/>
    <w:rsid w:val="009D25B7"/>
    <w:rsid w:val="009D2EA7"/>
    <w:rsid w:val="009D3DBC"/>
    <w:rsid w:val="009D4986"/>
    <w:rsid w:val="009D4DC9"/>
    <w:rsid w:val="009D4E64"/>
    <w:rsid w:val="009D5880"/>
    <w:rsid w:val="009D6236"/>
    <w:rsid w:val="009D6675"/>
    <w:rsid w:val="009D676A"/>
    <w:rsid w:val="009D6B60"/>
    <w:rsid w:val="009D6EC8"/>
    <w:rsid w:val="009D6F39"/>
    <w:rsid w:val="009D7F94"/>
    <w:rsid w:val="009E14C0"/>
    <w:rsid w:val="009E16A8"/>
    <w:rsid w:val="009E186C"/>
    <w:rsid w:val="009E1FC5"/>
    <w:rsid w:val="009E2276"/>
    <w:rsid w:val="009E291A"/>
    <w:rsid w:val="009E2997"/>
    <w:rsid w:val="009E2EDD"/>
    <w:rsid w:val="009E3A51"/>
    <w:rsid w:val="009E3B0D"/>
    <w:rsid w:val="009E44DE"/>
    <w:rsid w:val="009E48D0"/>
    <w:rsid w:val="009E62FD"/>
    <w:rsid w:val="009E6857"/>
    <w:rsid w:val="009E6A4F"/>
    <w:rsid w:val="009E723F"/>
    <w:rsid w:val="009E7510"/>
    <w:rsid w:val="009E7595"/>
    <w:rsid w:val="009E7F11"/>
    <w:rsid w:val="009F015E"/>
    <w:rsid w:val="009F0248"/>
    <w:rsid w:val="009F07C5"/>
    <w:rsid w:val="009F0A84"/>
    <w:rsid w:val="009F1540"/>
    <w:rsid w:val="009F1645"/>
    <w:rsid w:val="009F1A08"/>
    <w:rsid w:val="009F2682"/>
    <w:rsid w:val="009F3206"/>
    <w:rsid w:val="009F3E08"/>
    <w:rsid w:val="009F3E98"/>
    <w:rsid w:val="009F43EA"/>
    <w:rsid w:val="009F4708"/>
    <w:rsid w:val="009F488F"/>
    <w:rsid w:val="009F541F"/>
    <w:rsid w:val="009F5866"/>
    <w:rsid w:val="009F59BE"/>
    <w:rsid w:val="009F5F7B"/>
    <w:rsid w:val="009F64CA"/>
    <w:rsid w:val="009F6590"/>
    <w:rsid w:val="009F76FF"/>
    <w:rsid w:val="00A00AE2"/>
    <w:rsid w:val="00A00CED"/>
    <w:rsid w:val="00A0118C"/>
    <w:rsid w:val="00A0120C"/>
    <w:rsid w:val="00A01286"/>
    <w:rsid w:val="00A013D7"/>
    <w:rsid w:val="00A015DF"/>
    <w:rsid w:val="00A02356"/>
    <w:rsid w:val="00A026AF"/>
    <w:rsid w:val="00A03D9B"/>
    <w:rsid w:val="00A04739"/>
    <w:rsid w:val="00A04CC4"/>
    <w:rsid w:val="00A05249"/>
    <w:rsid w:val="00A071BA"/>
    <w:rsid w:val="00A0746A"/>
    <w:rsid w:val="00A07682"/>
    <w:rsid w:val="00A07728"/>
    <w:rsid w:val="00A07951"/>
    <w:rsid w:val="00A07C16"/>
    <w:rsid w:val="00A07DCE"/>
    <w:rsid w:val="00A100ED"/>
    <w:rsid w:val="00A102BE"/>
    <w:rsid w:val="00A10B26"/>
    <w:rsid w:val="00A10FF6"/>
    <w:rsid w:val="00A11377"/>
    <w:rsid w:val="00A12C09"/>
    <w:rsid w:val="00A1338F"/>
    <w:rsid w:val="00A14608"/>
    <w:rsid w:val="00A14628"/>
    <w:rsid w:val="00A146C0"/>
    <w:rsid w:val="00A1501C"/>
    <w:rsid w:val="00A1546E"/>
    <w:rsid w:val="00A15F77"/>
    <w:rsid w:val="00A16C35"/>
    <w:rsid w:val="00A17656"/>
    <w:rsid w:val="00A17E5D"/>
    <w:rsid w:val="00A21956"/>
    <w:rsid w:val="00A2218D"/>
    <w:rsid w:val="00A2246F"/>
    <w:rsid w:val="00A22E6E"/>
    <w:rsid w:val="00A231AF"/>
    <w:rsid w:val="00A23997"/>
    <w:rsid w:val="00A23A64"/>
    <w:rsid w:val="00A24453"/>
    <w:rsid w:val="00A247BD"/>
    <w:rsid w:val="00A24E45"/>
    <w:rsid w:val="00A25128"/>
    <w:rsid w:val="00A256B8"/>
    <w:rsid w:val="00A2590A"/>
    <w:rsid w:val="00A25945"/>
    <w:rsid w:val="00A2746D"/>
    <w:rsid w:val="00A27C99"/>
    <w:rsid w:val="00A27CAA"/>
    <w:rsid w:val="00A3131D"/>
    <w:rsid w:val="00A31F6B"/>
    <w:rsid w:val="00A3226A"/>
    <w:rsid w:val="00A32328"/>
    <w:rsid w:val="00A32AFD"/>
    <w:rsid w:val="00A3347C"/>
    <w:rsid w:val="00A334CA"/>
    <w:rsid w:val="00A33946"/>
    <w:rsid w:val="00A34139"/>
    <w:rsid w:val="00A3425C"/>
    <w:rsid w:val="00A34715"/>
    <w:rsid w:val="00A34CFF"/>
    <w:rsid w:val="00A34D84"/>
    <w:rsid w:val="00A37015"/>
    <w:rsid w:val="00A37232"/>
    <w:rsid w:val="00A403E4"/>
    <w:rsid w:val="00A41664"/>
    <w:rsid w:val="00A41AB2"/>
    <w:rsid w:val="00A41E17"/>
    <w:rsid w:val="00A42907"/>
    <w:rsid w:val="00A42DEE"/>
    <w:rsid w:val="00A4340B"/>
    <w:rsid w:val="00A43851"/>
    <w:rsid w:val="00A43E98"/>
    <w:rsid w:val="00A43F63"/>
    <w:rsid w:val="00A440AF"/>
    <w:rsid w:val="00A448F5"/>
    <w:rsid w:val="00A449EA"/>
    <w:rsid w:val="00A44CB1"/>
    <w:rsid w:val="00A4609E"/>
    <w:rsid w:val="00A47105"/>
    <w:rsid w:val="00A47660"/>
    <w:rsid w:val="00A478CF"/>
    <w:rsid w:val="00A47FBF"/>
    <w:rsid w:val="00A5036E"/>
    <w:rsid w:val="00A505BE"/>
    <w:rsid w:val="00A508AF"/>
    <w:rsid w:val="00A51002"/>
    <w:rsid w:val="00A51B66"/>
    <w:rsid w:val="00A51BB6"/>
    <w:rsid w:val="00A51E89"/>
    <w:rsid w:val="00A51F2B"/>
    <w:rsid w:val="00A522BB"/>
    <w:rsid w:val="00A52EF3"/>
    <w:rsid w:val="00A534B7"/>
    <w:rsid w:val="00A534F2"/>
    <w:rsid w:val="00A53EB1"/>
    <w:rsid w:val="00A5437A"/>
    <w:rsid w:val="00A54601"/>
    <w:rsid w:val="00A54878"/>
    <w:rsid w:val="00A54B11"/>
    <w:rsid w:val="00A54EE1"/>
    <w:rsid w:val="00A55104"/>
    <w:rsid w:val="00A55E52"/>
    <w:rsid w:val="00A56116"/>
    <w:rsid w:val="00A56532"/>
    <w:rsid w:val="00A56EE1"/>
    <w:rsid w:val="00A57ADF"/>
    <w:rsid w:val="00A60077"/>
    <w:rsid w:val="00A607E4"/>
    <w:rsid w:val="00A6082D"/>
    <w:rsid w:val="00A60C96"/>
    <w:rsid w:val="00A60F16"/>
    <w:rsid w:val="00A6151B"/>
    <w:rsid w:val="00A617E3"/>
    <w:rsid w:val="00A61ACB"/>
    <w:rsid w:val="00A61CA3"/>
    <w:rsid w:val="00A62152"/>
    <w:rsid w:val="00A628EB"/>
    <w:rsid w:val="00A629E1"/>
    <w:rsid w:val="00A63056"/>
    <w:rsid w:val="00A6308D"/>
    <w:rsid w:val="00A63202"/>
    <w:rsid w:val="00A633DB"/>
    <w:rsid w:val="00A6364F"/>
    <w:rsid w:val="00A6433A"/>
    <w:rsid w:val="00A64541"/>
    <w:rsid w:val="00A64784"/>
    <w:rsid w:val="00A64B72"/>
    <w:rsid w:val="00A64C3E"/>
    <w:rsid w:val="00A6512E"/>
    <w:rsid w:val="00A655CF"/>
    <w:rsid w:val="00A656D8"/>
    <w:rsid w:val="00A660FF"/>
    <w:rsid w:val="00A66311"/>
    <w:rsid w:val="00A67457"/>
    <w:rsid w:val="00A67EFA"/>
    <w:rsid w:val="00A70340"/>
    <w:rsid w:val="00A70872"/>
    <w:rsid w:val="00A708EC"/>
    <w:rsid w:val="00A70B40"/>
    <w:rsid w:val="00A70BE4"/>
    <w:rsid w:val="00A70F1D"/>
    <w:rsid w:val="00A70FE0"/>
    <w:rsid w:val="00A7148F"/>
    <w:rsid w:val="00A7170A"/>
    <w:rsid w:val="00A7259D"/>
    <w:rsid w:val="00A72F86"/>
    <w:rsid w:val="00A73730"/>
    <w:rsid w:val="00A73ADE"/>
    <w:rsid w:val="00A74518"/>
    <w:rsid w:val="00A74E4B"/>
    <w:rsid w:val="00A760FB"/>
    <w:rsid w:val="00A76313"/>
    <w:rsid w:val="00A7643F"/>
    <w:rsid w:val="00A76931"/>
    <w:rsid w:val="00A769B0"/>
    <w:rsid w:val="00A76B5F"/>
    <w:rsid w:val="00A76D6A"/>
    <w:rsid w:val="00A76E7E"/>
    <w:rsid w:val="00A77141"/>
    <w:rsid w:val="00A7727F"/>
    <w:rsid w:val="00A77F28"/>
    <w:rsid w:val="00A77FB2"/>
    <w:rsid w:val="00A80215"/>
    <w:rsid w:val="00A80970"/>
    <w:rsid w:val="00A81C2A"/>
    <w:rsid w:val="00A823F0"/>
    <w:rsid w:val="00A82A64"/>
    <w:rsid w:val="00A82FEA"/>
    <w:rsid w:val="00A833AF"/>
    <w:rsid w:val="00A838B4"/>
    <w:rsid w:val="00A840EC"/>
    <w:rsid w:val="00A8494E"/>
    <w:rsid w:val="00A8497C"/>
    <w:rsid w:val="00A85844"/>
    <w:rsid w:val="00A85D4F"/>
    <w:rsid w:val="00A87A65"/>
    <w:rsid w:val="00A87CD9"/>
    <w:rsid w:val="00A91895"/>
    <w:rsid w:val="00A9189E"/>
    <w:rsid w:val="00A92040"/>
    <w:rsid w:val="00A924DB"/>
    <w:rsid w:val="00A927E7"/>
    <w:rsid w:val="00A9330C"/>
    <w:rsid w:val="00A93696"/>
    <w:rsid w:val="00A9376D"/>
    <w:rsid w:val="00A957E3"/>
    <w:rsid w:val="00A95816"/>
    <w:rsid w:val="00A9589A"/>
    <w:rsid w:val="00A9683A"/>
    <w:rsid w:val="00A97375"/>
    <w:rsid w:val="00A97E83"/>
    <w:rsid w:val="00AA2F5B"/>
    <w:rsid w:val="00AA309A"/>
    <w:rsid w:val="00AA3106"/>
    <w:rsid w:val="00AA3599"/>
    <w:rsid w:val="00AA4706"/>
    <w:rsid w:val="00AA4CC1"/>
    <w:rsid w:val="00AA527B"/>
    <w:rsid w:val="00AA54E2"/>
    <w:rsid w:val="00AA5CCB"/>
    <w:rsid w:val="00AB01B3"/>
    <w:rsid w:val="00AB0EC7"/>
    <w:rsid w:val="00AB345B"/>
    <w:rsid w:val="00AB36D6"/>
    <w:rsid w:val="00AB39AB"/>
    <w:rsid w:val="00AB45D1"/>
    <w:rsid w:val="00AB5D1E"/>
    <w:rsid w:val="00AB70AA"/>
    <w:rsid w:val="00AB7984"/>
    <w:rsid w:val="00AC010A"/>
    <w:rsid w:val="00AC0C4B"/>
    <w:rsid w:val="00AC1667"/>
    <w:rsid w:val="00AC2B5E"/>
    <w:rsid w:val="00AC3BE3"/>
    <w:rsid w:val="00AC4EF0"/>
    <w:rsid w:val="00AC516D"/>
    <w:rsid w:val="00AC5832"/>
    <w:rsid w:val="00AC610D"/>
    <w:rsid w:val="00AC625C"/>
    <w:rsid w:val="00AC637E"/>
    <w:rsid w:val="00AC6A34"/>
    <w:rsid w:val="00AC6E10"/>
    <w:rsid w:val="00AC7176"/>
    <w:rsid w:val="00AC7514"/>
    <w:rsid w:val="00AC77BB"/>
    <w:rsid w:val="00AC7967"/>
    <w:rsid w:val="00AC7C3F"/>
    <w:rsid w:val="00AC7DDA"/>
    <w:rsid w:val="00AD02A5"/>
    <w:rsid w:val="00AD15B2"/>
    <w:rsid w:val="00AD1D51"/>
    <w:rsid w:val="00AD1F46"/>
    <w:rsid w:val="00AD213C"/>
    <w:rsid w:val="00AD3B49"/>
    <w:rsid w:val="00AD3F06"/>
    <w:rsid w:val="00AD41A7"/>
    <w:rsid w:val="00AD51F1"/>
    <w:rsid w:val="00AD5736"/>
    <w:rsid w:val="00AD6527"/>
    <w:rsid w:val="00AD7296"/>
    <w:rsid w:val="00AE132D"/>
    <w:rsid w:val="00AE171F"/>
    <w:rsid w:val="00AE1CE8"/>
    <w:rsid w:val="00AE1E86"/>
    <w:rsid w:val="00AE1F9B"/>
    <w:rsid w:val="00AE33B9"/>
    <w:rsid w:val="00AE3465"/>
    <w:rsid w:val="00AE3975"/>
    <w:rsid w:val="00AE44BD"/>
    <w:rsid w:val="00AE48A5"/>
    <w:rsid w:val="00AE52F7"/>
    <w:rsid w:val="00AE5562"/>
    <w:rsid w:val="00AE5580"/>
    <w:rsid w:val="00AE5ED2"/>
    <w:rsid w:val="00AE63DF"/>
    <w:rsid w:val="00AE66F0"/>
    <w:rsid w:val="00AE73CB"/>
    <w:rsid w:val="00AF01FC"/>
    <w:rsid w:val="00AF1DA3"/>
    <w:rsid w:val="00AF42B4"/>
    <w:rsid w:val="00AF4321"/>
    <w:rsid w:val="00AF4765"/>
    <w:rsid w:val="00AF4A7D"/>
    <w:rsid w:val="00AF4E36"/>
    <w:rsid w:val="00AF665F"/>
    <w:rsid w:val="00B000D3"/>
    <w:rsid w:val="00B001EC"/>
    <w:rsid w:val="00B0117F"/>
    <w:rsid w:val="00B01261"/>
    <w:rsid w:val="00B013C5"/>
    <w:rsid w:val="00B01A67"/>
    <w:rsid w:val="00B01AD6"/>
    <w:rsid w:val="00B01ADF"/>
    <w:rsid w:val="00B02EE8"/>
    <w:rsid w:val="00B03678"/>
    <w:rsid w:val="00B0388E"/>
    <w:rsid w:val="00B03E2F"/>
    <w:rsid w:val="00B04B01"/>
    <w:rsid w:val="00B04EF0"/>
    <w:rsid w:val="00B04FE2"/>
    <w:rsid w:val="00B0576B"/>
    <w:rsid w:val="00B05D4E"/>
    <w:rsid w:val="00B0691C"/>
    <w:rsid w:val="00B06B1C"/>
    <w:rsid w:val="00B07B16"/>
    <w:rsid w:val="00B07E0D"/>
    <w:rsid w:val="00B10E1C"/>
    <w:rsid w:val="00B1150D"/>
    <w:rsid w:val="00B11B0B"/>
    <w:rsid w:val="00B11B99"/>
    <w:rsid w:val="00B124DE"/>
    <w:rsid w:val="00B127AA"/>
    <w:rsid w:val="00B1298D"/>
    <w:rsid w:val="00B13737"/>
    <w:rsid w:val="00B1396B"/>
    <w:rsid w:val="00B142F1"/>
    <w:rsid w:val="00B148E0"/>
    <w:rsid w:val="00B149DD"/>
    <w:rsid w:val="00B16231"/>
    <w:rsid w:val="00B16322"/>
    <w:rsid w:val="00B16650"/>
    <w:rsid w:val="00B17893"/>
    <w:rsid w:val="00B17918"/>
    <w:rsid w:val="00B179DD"/>
    <w:rsid w:val="00B20A45"/>
    <w:rsid w:val="00B21227"/>
    <w:rsid w:val="00B21297"/>
    <w:rsid w:val="00B21509"/>
    <w:rsid w:val="00B21B95"/>
    <w:rsid w:val="00B21F08"/>
    <w:rsid w:val="00B222A5"/>
    <w:rsid w:val="00B22493"/>
    <w:rsid w:val="00B2249E"/>
    <w:rsid w:val="00B22505"/>
    <w:rsid w:val="00B22544"/>
    <w:rsid w:val="00B244B0"/>
    <w:rsid w:val="00B24885"/>
    <w:rsid w:val="00B24D6A"/>
    <w:rsid w:val="00B24DCA"/>
    <w:rsid w:val="00B24FC5"/>
    <w:rsid w:val="00B25CA3"/>
    <w:rsid w:val="00B25CDB"/>
    <w:rsid w:val="00B2634E"/>
    <w:rsid w:val="00B26DD0"/>
    <w:rsid w:val="00B26F9D"/>
    <w:rsid w:val="00B277D0"/>
    <w:rsid w:val="00B27933"/>
    <w:rsid w:val="00B279D9"/>
    <w:rsid w:val="00B27FEF"/>
    <w:rsid w:val="00B302C9"/>
    <w:rsid w:val="00B3031E"/>
    <w:rsid w:val="00B3098B"/>
    <w:rsid w:val="00B32220"/>
    <w:rsid w:val="00B3253E"/>
    <w:rsid w:val="00B33116"/>
    <w:rsid w:val="00B333BE"/>
    <w:rsid w:val="00B33401"/>
    <w:rsid w:val="00B334E2"/>
    <w:rsid w:val="00B34CCA"/>
    <w:rsid w:val="00B35280"/>
    <w:rsid w:val="00B35B31"/>
    <w:rsid w:val="00B368CD"/>
    <w:rsid w:val="00B36982"/>
    <w:rsid w:val="00B405DB"/>
    <w:rsid w:val="00B406F4"/>
    <w:rsid w:val="00B40EB2"/>
    <w:rsid w:val="00B4115E"/>
    <w:rsid w:val="00B41663"/>
    <w:rsid w:val="00B42B5C"/>
    <w:rsid w:val="00B432B7"/>
    <w:rsid w:val="00B43FBC"/>
    <w:rsid w:val="00B44378"/>
    <w:rsid w:val="00B4496E"/>
    <w:rsid w:val="00B45342"/>
    <w:rsid w:val="00B457D4"/>
    <w:rsid w:val="00B4584C"/>
    <w:rsid w:val="00B4643B"/>
    <w:rsid w:val="00B474C7"/>
    <w:rsid w:val="00B47747"/>
    <w:rsid w:val="00B50783"/>
    <w:rsid w:val="00B5080F"/>
    <w:rsid w:val="00B5081D"/>
    <w:rsid w:val="00B50AB0"/>
    <w:rsid w:val="00B50AEF"/>
    <w:rsid w:val="00B50B6B"/>
    <w:rsid w:val="00B50C8D"/>
    <w:rsid w:val="00B50F75"/>
    <w:rsid w:val="00B50FBE"/>
    <w:rsid w:val="00B51315"/>
    <w:rsid w:val="00B550F4"/>
    <w:rsid w:val="00B55E20"/>
    <w:rsid w:val="00B569C2"/>
    <w:rsid w:val="00B56C48"/>
    <w:rsid w:val="00B57855"/>
    <w:rsid w:val="00B578E4"/>
    <w:rsid w:val="00B57F48"/>
    <w:rsid w:val="00B60931"/>
    <w:rsid w:val="00B6112D"/>
    <w:rsid w:val="00B61901"/>
    <w:rsid w:val="00B619C0"/>
    <w:rsid w:val="00B61AC6"/>
    <w:rsid w:val="00B6269C"/>
    <w:rsid w:val="00B62A20"/>
    <w:rsid w:val="00B62BA8"/>
    <w:rsid w:val="00B63B5C"/>
    <w:rsid w:val="00B640A4"/>
    <w:rsid w:val="00B640CD"/>
    <w:rsid w:val="00B64125"/>
    <w:rsid w:val="00B6516F"/>
    <w:rsid w:val="00B65181"/>
    <w:rsid w:val="00B65A9F"/>
    <w:rsid w:val="00B65C7E"/>
    <w:rsid w:val="00B65F81"/>
    <w:rsid w:val="00B67FCD"/>
    <w:rsid w:val="00B70AFD"/>
    <w:rsid w:val="00B71170"/>
    <w:rsid w:val="00B71187"/>
    <w:rsid w:val="00B71665"/>
    <w:rsid w:val="00B71AD1"/>
    <w:rsid w:val="00B72263"/>
    <w:rsid w:val="00B722C2"/>
    <w:rsid w:val="00B7288C"/>
    <w:rsid w:val="00B72FF8"/>
    <w:rsid w:val="00B73331"/>
    <w:rsid w:val="00B73AEF"/>
    <w:rsid w:val="00B745A3"/>
    <w:rsid w:val="00B756E7"/>
    <w:rsid w:val="00B75DF8"/>
    <w:rsid w:val="00B775DC"/>
    <w:rsid w:val="00B77727"/>
    <w:rsid w:val="00B77923"/>
    <w:rsid w:val="00B77C9C"/>
    <w:rsid w:val="00B77DDE"/>
    <w:rsid w:val="00B800F1"/>
    <w:rsid w:val="00B80E64"/>
    <w:rsid w:val="00B819A8"/>
    <w:rsid w:val="00B81CF0"/>
    <w:rsid w:val="00B82E50"/>
    <w:rsid w:val="00B8306E"/>
    <w:rsid w:val="00B83131"/>
    <w:rsid w:val="00B837E1"/>
    <w:rsid w:val="00B83FF3"/>
    <w:rsid w:val="00B84CB9"/>
    <w:rsid w:val="00B85045"/>
    <w:rsid w:val="00B85DDE"/>
    <w:rsid w:val="00B8679B"/>
    <w:rsid w:val="00B86852"/>
    <w:rsid w:val="00B870C7"/>
    <w:rsid w:val="00B8783E"/>
    <w:rsid w:val="00B87AFF"/>
    <w:rsid w:val="00B87D15"/>
    <w:rsid w:val="00B87DEF"/>
    <w:rsid w:val="00B9018C"/>
    <w:rsid w:val="00B905A2"/>
    <w:rsid w:val="00B90795"/>
    <w:rsid w:val="00B90BC0"/>
    <w:rsid w:val="00B90E56"/>
    <w:rsid w:val="00B914B5"/>
    <w:rsid w:val="00B9182F"/>
    <w:rsid w:val="00B9190F"/>
    <w:rsid w:val="00B9217D"/>
    <w:rsid w:val="00B929CC"/>
    <w:rsid w:val="00B93677"/>
    <w:rsid w:val="00B9373C"/>
    <w:rsid w:val="00B93B60"/>
    <w:rsid w:val="00B93C36"/>
    <w:rsid w:val="00B9462F"/>
    <w:rsid w:val="00B94A32"/>
    <w:rsid w:val="00B94B71"/>
    <w:rsid w:val="00B94BF8"/>
    <w:rsid w:val="00B94E02"/>
    <w:rsid w:val="00B95A0B"/>
    <w:rsid w:val="00B95C10"/>
    <w:rsid w:val="00B962C5"/>
    <w:rsid w:val="00B969EF"/>
    <w:rsid w:val="00B970F7"/>
    <w:rsid w:val="00B973A5"/>
    <w:rsid w:val="00B97A8D"/>
    <w:rsid w:val="00B97C65"/>
    <w:rsid w:val="00B97D2F"/>
    <w:rsid w:val="00B97F80"/>
    <w:rsid w:val="00BA03C7"/>
    <w:rsid w:val="00BA071D"/>
    <w:rsid w:val="00BA072A"/>
    <w:rsid w:val="00BA074C"/>
    <w:rsid w:val="00BA0C27"/>
    <w:rsid w:val="00BA0E37"/>
    <w:rsid w:val="00BA1999"/>
    <w:rsid w:val="00BA2F69"/>
    <w:rsid w:val="00BA3184"/>
    <w:rsid w:val="00BA3E6F"/>
    <w:rsid w:val="00BA4159"/>
    <w:rsid w:val="00BA433A"/>
    <w:rsid w:val="00BA4411"/>
    <w:rsid w:val="00BA45AE"/>
    <w:rsid w:val="00BA56DD"/>
    <w:rsid w:val="00BA5912"/>
    <w:rsid w:val="00BA62E3"/>
    <w:rsid w:val="00BA6D44"/>
    <w:rsid w:val="00BA7D7C"/>
    <w:rsid w:val="00BB005B"/>
    <w:rsid w:val="00BB0318"/>
    <w:rsid w:val="00BB03AB"/>
    <w:rsid w:val="00BB0A62"/>
    <w:rsid w:val="00BB0F67"/>
    <w:rsid w:val="00BB1B42"/>
    <w:rsid w:val="00BB457F"/>
    <w:rsid w:val="00BB55DB"/>
    <w:rsid w:val="00BB562D"/>
    <w:rsid w:val="00BB6469"/>
    <w:rsid w:val="00BB66D5"/>
    <w:rsid w:val="00BB6D85"/>
    <w:rsid w:val="00BB6EC8"/>
    <w:rsid w:val="00BC0C2B"/>
    <w:rsid w:val="00BC0C41"/>
    <w:rsid w:val="00BC2A8E"/>
    <w:rsid w:val="00BC373B"/>
    <w:rsid w:val="00BC3A96"/>
    <w:rsid w:val="00BC4763"/>
    <w:rsid w:val="00BC4D89"/>
    <w:rsid w:val="00BC50F2"/>
    <w:rsid w:val="00BC5B88"/>
    <w:rsid w:val="00BC5C0F"/>
    <w:rsid w:val="00BD0120"/>
    <w:rsid w:val="00BD06BC"/>
    <w:rsid w:val="00BD0B8A"/>
    <w:rsid w:val="00BD17B0"/>
    <w:rsid w:val="00BD1B8C"/>
    <w:rsid w:val="00BD3B8C"/>
    <w:rsid w:val="00BD3DB9"/>
    <w:rsid w:val="00BD47B4"/>
    <w:rsid w:val="00BD4D44"/>
    <w:rsid w:val="00BD4EC7"/>
    <w:rsid w:val="00BD4F67"/>
    <w:rsid w:val="00BD55E9"/>
    <w:rsid w:val="00BD563C"/>
    <w:rsid w:val="00BD58D6"/>
    <w:rsid w:val="00BD5989"/>
    <w:rsid w:val="00BD7A96"/>
    <w:rsid w:val="00BE021A"/>
    <w:rsid w:val="00BE05E8"/>
    <w:rsid w:val="00BE0DBB"/>
    <w:rsid w:val="00BE107D"/>
    <w:rsid w:val="00BE111D"/>
    <w:rsid w:val="00BE2199"/>
    <w:rsid w:val="00BE26FC"/>
    <w:rsid w:val="00BE2790"/>
    <w:rsid w:val="00BE27CA"/>
    <w:rsid w:val="00BE2AEB"/>
    <w:rsid w:val="00BE38D6"/>
    <w:rsid w:val="00BE3C0C"/>
    <w:rsid w:val="00BE3F2E"/>
    <w:rsid w:val="00BE58AC"/>
    <w:rsid w:val="00BE590E"/>
    <w:rsid w:val="00BE5E76"/>
    <w:rsid w:val="00BE5F0F"/>
    <w:rsid w:val="00BE6C77"/>
    <w:rsid w:val="00BE730B"/>
    <w:rsid w:val="00BE761D"/>
    <w:rsid w:val="00BE792A"/>
    <w:rsid w:val="00BE7948"/>
    <w:rsid w:val="00BF0065"/>
    <w:rsid w:val="00BF07AB"/>
    <w:rsid w:val="00BF1554"/>
    <w:rsid w:val="00BF19DE"/>
    <w:rsid w:val="00BF1D9B"/>
    <w:rsid w:val="00BF20C0"/>
    <w:rsid w:val="00BF224D"/>
    <w:rsid w:val="00BF2526"/>
    <w:rsid w:val="00BF261C"/>
    <w:rsid w:val="00BF367A"/>
    <w:rsid w:val="00BF46E8"/>
    <w:rsid w:val="00BF4AB2"/>
    <w:rsid w:val="00BF4E6E"/>
    <w:rsid w:val="00BF5ECC"/>
    <w:rsid w:val="00BF607E"/>
    <w:rsid w:val="00BF60CF"/>
    <w:rsid w:val="00BF6B79"/>
    <w:rsid w:val="00BF6D3A"/>
    <w:rsid w:val="00BF6F4C"/>
    <w:rsid w:val="00C00B9E"/>
    <w:rsid w:val="00C01D84"/>
    <w:rsid w:val="00C02FDE"/>
    <w:rsid w:val="00C045EA"/>
    <w:rsid w:val="00C05F11"/>
    <w:rsid w:val="00C060AA"/>
    <w:rsid w:val="00C0644C"/>
    <w:rsid w:val="00C07A14"/>
    <w:rsid w:val="00C11204"/>
    <w:rsid w:val="00C11B7C"/>
    <w:rsid w:val="00C12D05"/>
    <w:rsid w:val="00C130B8"/>
    <w:rsid w:val="00C134F5"/>
    <w:rsid w:val="00C135EB"/>
    <w:rsid w:val="00C13A57"/>
    <w:rsid w:val="00C14872"/>
    <w:rsid w:val="00C15318"/>
    <w:rsid w:val="00C1537F"/>
    <w:rsid w:val="00C15854"/>
    <w:rsid w:val="00C15B7A"/>
    <w:rsid w:val="00C164E1"/>
    <w:rsid w:val="00C167F9"/>
    <w:rsid w:val="00C16C86"/>
    <w:rsid w:val="00C16FD8"/>
    <w:rsid w:val="00C2049F"/>
    <w:rsid w:val="00C2184E"/>
    <w:rsid w:val="00C22183"/>
    <w:rsid w:val="00C2296D"/>
    <w:rsid w:val="00C2363B"/>
    <w:rsid w:val="00C23CE2"/>
    <w:rsid w:val="00C23DA6"/>
    <w:rsid w:val="00C24356"/>
    <w:rsid w:val="00C24A3C"/>
    <w:rsid w:val="00C25A38"/>
    <w:rsid w:val="00C26056"/>
    <w:rsid w:val="00C270AE"/>
    <w:rsid w:val="00C27BBD"/>
    <w:rsid w:val="00C27E0A"/>
    <w:rsid w:val="00C310BC"/>
    <w:rsid w:val="00C34470"/>
    <w:rsid w:val="00C35A5C"/>
    <w:rsid w:val="00C35B0C"/>
    <w:rsid w:val="00C365FB"/>
    <w:rsid w:val="00C37679"/>
    <w:rsid w:val="00C37945"/>
    <w:rsid w:val="00C40247"/>
    <w:rsid w:val="00C40FCF"/>
    <w:rsid w:val="00C416C3"/>
    <w:rsid w:val="00C42816"/>
    <w:rsid w:val="00C42E17"/>
    <w:rsid w:val="00C42EA2"/>
    <w:rsid w:val="00C441BA"/>
    <w:rsid w:val="00C442E3"/>
    <w:rsid w:val="00C4453A"/>
    <w:rsid w:val="00C44589"/>
    <w:rsid w:val="00C45147"/>
    <w:rsid w:val="00C45768"/>
    <w:rsid w:val="00C45D93"/>
    <w:rsid w:val="00C467B6"/>
    <w:rsid w:val="00C46B44"/>
    <w:rsid w:val="00C47E0D"/>
    <w:rsid w:val="00C5079A"/>
    <w:rsid w:val="00C50A6E"/>
    <w:rsid w:val="00C50AE6"/>
    <w:rsid w:val="00C5143A"/>
    <w:rsid w:val="00C51FAE"/>
    <w:rsid w:val="00C526FD"/>
    <w:rsid w:val="00C5333A"/>
    <w:rsid w:val="00C53FC7"/>
    <w:rsid w:val="00C5449C"/>
    <w:rsid w:val="00C54B16"/>
    <w:rsid w:val="00C54C9B"/>
    <w:rsid w:val="00C54D0E"/>
    <w:rsid w:val="00C54EE3"/>
    <w:rsid w:val="00C5524B"/>
    <w:rsid w:val="00C56D98"/>
    <w:rsid w:val="00C56EDA"/>
    <w:rsid w:val="00C57513"/>
    <w:rsid w:val="00C61020"/>
    <w:rsid w:val="00C611AA"/>
    <w:rsid w:val="00C622F7"/>
    <w:rsid w:val="00C6283F"/>
    <w:rsid w:val="00C632A6"/>
    <w:rsid w:val="00C63589"/>
    <w:rsid w:val="00C63877"/>
    <w:rsid w:val="00C66195"/>
    <w:rsid w:val="00C662E8"/>
    <w:rsid w:val="00C66988"/>
    <w:rsid w:val="00C67001"/>
    <w:rsid w:val="00C7181B"/>
    <w:rsid w:val="00C72219"/>
    <w:rsid w:val="00C72AB0"/>
    <w:rsid w:val="00C72CB2"/>
    <w:rsid w:val="00C72FAB"/>
    <w:rsid w:val="00C7369A"/>
    <w:rsid w:val="00C7371A"/>
    <w:rsid w:val="00C738A6"/>
    <w:rsid w:val="00C73943"/>
    <w:rsid w:val="00C7440D"/>
    <w:rsid w:val="00C74BA4"/>
    <w:rsid w:val="00C74EDA"/>
    <w:rsid w:val="00C76607"/>
    <w:rsid w:val="00C767E1"/>
    <w:rsid w:val="00C76C3A"/>
    <w:rsid w:val="00C76C75"/>
    <w:rsid w:val="00C76F9A"/>
    <w:rsid w:val="00C77261"/>
    <w:rsid w:val="00C774AA"/>
    <w:rsid w:val="00C775E6"/>
    <w:rsid w:val="00C779F4"/>
    <w:rsid w:val="00C80456"/>
    <w:rsid w:val="00C805C4"/>
    <w:rsid w:val="00C80671"/>
    <w:rsid w:val="00C807AA"/>
    <w:rsid w:val="00C809E5"/>
    <w:rsid w:val="00C81904"/>
    <w:rsid w:val="00C81C8D"/>
    <w:rsid w:val="00C822CE"/>
    <w:rsid w:val="00C8285F"/>
    <w:rsid w:val="00C82B2D"/>
    <w:rsid w:val="00C83777"/>
    <w:rsid w:val="00C83F1F"/>
    <w:rsid w:val="00C8473D"/>
    <w:rsid w:val="00C84810"/>
    <w:rsid w:val="00C84AD4"/>
    <w:rsid w:val="00C856D0"/>
    <w:rsid w:val="00C85710"/>
    <w:rsid w:val="00C85C4B"/>
    <w:rsid w:val="00C85DE8"/>
    <w:rsid w:val="00C867CA"/>
    <w:rsid w:val="00C86B02"/>
    <w:rsid w:val="00C86D18"/>
    <w:rsid w:val="00C86F84"/>
    <w:rsid w:val="00C871CC"/>
    <w:rsid w:val="00C87282"/>
    <w:rsid w:val="00C91577"/>
    <w:rsid w:val="00C9171F"/>
    <w:rsid w:val="00C919D4"/>
    <w:rsid w:val="00C92096"/>
    <w:rsid w:val="00C9251F"/>
    <w:rsid w:val="00C925DB"/>
    <w:rsid w:val="00C92D2C"/>
    <w:rsid w:val="00C9323D"/>
    <w:rsid w:val="00C938B0"/>
    <w:rsid w:val="00C94145"/>
    <w:rsid w:val="00C947E1"/>
    <w:rsid w:val="00C949FD"/>
    <w:rsid w:val="00C9533B"/>
    <w:rsid w:val="00C953F8"/>
    <w:rsid w:val="00C95C5F"/>
    <w:rsid w:val="00C963BC"/>
    <w:rsid w:val="00C97F3B"/>
    <w:rsid w:val="00C97F91"/>
    <w:rsid w:val="00CA034A"/>
    <w:rsid w:val="00CA058C"/>
    <w:rsid w:val="00CA1531"/>
    <w:rsid w:val="00CA1822"/>
    <w:rsid w:val="00CA1925"/>
    <w:rsid w:val="00CA1D3F"/>
    <w:rsid w:val="00CA23BE"/>
    <w:rsid w:val="00CA31A7"/>
    <w:rsid w:val="00CA42B8"/>
    <w:rsid w:val="00CA46C2"/>
    <w:rsid w:val="00CA4720"/>
    <w:rsid w:val="00CA4B67"/>
    <w:rsid w:val="00CA4DA0"/>
    <w:rsid w:val="00CA5058"/>
    <w:rsid w:val="00CA5915"/>
    <w:rsid w:val="00CA5B3A"/>
    <w:rsid w:val="00CA5CE0"/>
    <w:rsid w:val="00CA6CB2"/>
    <w:rsid w:val="00CA760B"/>
    <w:rsid w:val="00CA77A0"/>
    <w:rsid w:val="00CA7BA0"/>
    <w:rsid w:val="00CB1AD6"/>
    <w:rsid w:val="00CB1AFF"/>
    <w:rsid w:val="00CB1D5D"/>
    <w:rsid w:val="00CB2737"/>
    <w:rsid w:val="00CB2790"/>
    <w:rsid w:val="00CB4040"/>
    <w:rsid w:val="00CB4283"/>
    <w:rsid w:val="00CB433D"/>
    <w:rsid w:val="00CB4721"/>
    <w:rsid w:val="00CB4994"/>
    <w:rsid w:val="00CB542D"/>
    <w:rsid w:val="00CB58C9"/>
    <w:rsid w:val="00CB5B6C"/>
    <w:rsid w:val="00CB5C22"/>
    <w:rsid w:val="00CB77B0"/>
    <w:rsid w:val="00CB7BC2"/>
    <w:rsid w:val="00CC0815"/>
    <w:rsid w:val="00CC0BB1"/>
    <w:rsid w:val="00CC2371"/>
    <w:rsid w:val="00CC2537"/>
    <w:rsid w:val="00CC27BE"/>
    <w:rsid w:val="00CC2880"/>
    <w:rsid w:val="00CC2EC9"/>
    <w:rsid w:val="00CC338A"/>
    <w:rsid w:val="00CC3921"/>
    <w:rsid w:val="00CC3D3A"/>
    <w:rsid w:val="00CC3FA1"/>
    <w:rsid w:val="00CC47BB"/>
    <w:rsid w:val="00CC4D98"/>
    <w:rsid w:val="00CC5020"/>
    <w:rsid w:val="00CC523E"/>
    <w:rsid w:val="00CC57A7"/>
    <w:rsid w:val="00CC5E3A"/>
    <w:rsid w:val="00CC672D"/>
    <w:rsid w:val="00CC6885"/>
    <w:rsid w:val="00CC718A"/>
    <w:rsid w:val="00CD12F4"/>
    <w:rsid w:val="00CD1D85"/>
    <w:rsid w:val="00CD2015"/>
    <w:rsid w:val="00CD297C"/>
    <w:rsid w:val="00CD2B59"/>
    <w:rsid w:val="00CD2DA6"/>
    <w:rsid w:val="00CD4791"/>
    <w:rsid w:val="00CD4F74"/>
    <w:rsid w:val="00CD558C"/>
    <w:rsid w:val="00CD56CE"/>
    <w:rsid w:val="00CD6C66"/>
    <w:rsid w:val="00CD6C8A"/>
    <w:rsid w:val="00CD6D28"/>
    <w:rsid w:val="00CD724F"/>
    <w:rsid w:val="00CD795E"/>
    <w:rsid w:val="00CD79BD"/>
    <w:rsid w:val="00CD7A67"/>
    <w:rsid w:val="00CD7C9E"/>
    <w:rsid w:val="00CE00E7"/>
    <w:rsid w:val="00CE0ACB"/>
    <w:rsid w:val="00CE1816"/>
    <w:rsid w:val="00CE19EC"/>
    <w:rsid w:val="00CE22F8"/>
    <w:rsid w:val="00CE2599"/>
    <w:rsid w:val="00CE2F4E"/>
    <w:rsid w:val="00CE3776"/>
    <w:rsid w:val="00CE419D"/>
    <w:rsid w:val="00CE47A0"/>
    <w:rsid w:val="00CE68F5"/>
    <w:rsid w:val="00CE6903"/>
    <w:rsid w:val="00CE6A83"/>
    <w:rsid w:val="00CE6FA0"/>
    <w:rsid w:val="00CE777A"/>
    <w:rsid w:val="00CE7973"/>
    <w:rsid w:val="00CE7F05"/>
    <w:rsid w:val="00CF0D7C"/>
    <w:rsid w:val="00CF0EE9"/>
    <w:rsid w:val="00CF106C"/>
    <w:rsid w:val="00CF1427"/>
    <w:rsid w:val="00CF15C3"/>
    <w:rsid w:val="00CF257A"/>
    <w:rsid w:val="00CF34AD"/>
    <w:rsid w:val="00CF3606"/>
    <w:rsid w:val="00CF42A0"/>
    <w:rsid w:val="00CF5475"/>
    <w:rsid w:val="00CF6565"/>
    <w:rsid w:val="00CF6DCC"/>
    <w:rsid w:val="00CF71AF"/>
    <w:rsid w:val="00CF78CA"/>
    <w:rsid w:val="00CF79D5"/>
    <w:rsid w:val="00CF7C28"/>
    <w:rsid w:val="00CF7F96"/>
    <w:rsid w:val="00D0123A"/>
    <w:rsid w:val="00D0137B"/>
    <w:rsid w:val="00D0142B"/>
    <w:rsid w:val="00D01BF2"/>
    <w:rsid w:val="00D01D06"/>
    <w:rsid w:val="00D01FED"/>
    <w:rsid w:val="00D025F6"/>
    <w:rsid w:val="00D02D70"/>
    <w:rsid w:val="00D02E01"/>
    <w:rsid w:val="00D03C60"/>
    <w:rsid w:val="00D03C75"/>
    <w:rsid w:val="00D04E67"/>
    <w:rsid w:val="00D04FDA"/>
    <w:rsid w:val="00D052FA"/>
    <w:rsid w:val="00D054DA"/>
    <w:rsid w:val="00D05D1C"/>
    <w:rsid w:val="00D06363"/>
    <w:rsid w:val="00D065DB"/>
    <w:rsid w:val="00D0681C"/>
    <w:rsid w:val="00D07968"/>
    <w:rsid w:val="00D10361"/>
    <w:rsid w:val="00D10AFE"/>
    <w:rsid w:val="00D10EDB"/>
    <w:rsid w:val="00D10F4C"/>
    <w:rsid w:val="00D11321"/>
    <w:rsid w:val="00D1224E"/>
    <w:rsid w:val="00D125B9"/>
    <w:rsid w:val="00D12F99"/>
    <w:rsid w:val="00D13128"/>
    <w:rsid w:val="00D13345"/>
    <w:rsid w:val="00D135F3"/>
    <w:rsid w:val="00D140A8"/>
    <w:rsid w:val="00D146B5"/>
    <w:rsid w:val="00D1524B"/>
    <w:rsid w:val="00D157CD"/>
    <w:rsid w:val="00D163B6"/>
    <w:rsid w:val="00D16563"/>
    <w:rsid w:val="00D168EF"/>
    <w:rsid w:val="00D16968"/>
    <w:rsid w:val="00D16EB2"/>
    <w:rsid w:val="00D200A5"/>
    <w:rsid w:val="00D210DF"/>
    <w:rsid w:val="00D22173"/>
    <w:rsid w:val="00D22387"/>
    <w:rsid w:val="00D23B15"/>
    <w:rsid w:val="00D23D2D"/>
    <w:rsid w:val="00D245A6"/>
    <w:rsid w:val="00D24ED8"/>
    <w:rsid w:val="00D2599A"/>
    <w:rsid w:val="00D26285"/>
    <w:rsid w:val="00D2630B"/>
    <w:rsid w:val="00D266EA"/>
    <w:rsid w:val="00D26950"/>
    <w:rsid w:val="00D278B2"/>
    <w:rsid w:val="00D2797B"/>
    <w:rsid w:val="00D301F4"/>
    <w:rsid w:val="00D304EC"/>
    <w:rsid w:val="00D306F7"/>
    <w:rsid w:val="00D30C7E"/>
    <w:rsid w:val="00D30D80"/>
    <w:rsid w:val="00D30DAF"/>
    <w:rsid w:val="00D31447"/>
    <w:rsid w:val="00D31ABE"/>
    <w:rsid w:val="00D326B4"/>
    <w:rsid w:val="00D3294C"/>
    <w:rsid w:val="00D33572"/>
    <w:rsid w:val="00D3380C"/>
    <w:rsid w:val="00D341AA"/>
    <w:rsid w:val="00D3554B"/>
    <w:rsid w:val="00D35995"/>
    <w:rsid w:val="00D361E4"/>
    <w:rsid w:val="00D36BB2"/>
    <w:rsid w:val="00D36C3D"/>
    <w:rsid w:val="00D371AA"/>
    <w:rsid w:val="00D37B4A"/>
    <w:rsid w:val="00D37E2A"/>
    <w:rsid w:val="00D40136"/>
    <w:rsid w:val="00D40366"/>
    <w:rsid w:val="00D40E46"/>
    <w:rsid w:val="00D41195"/>
    <w:rsid w:val="00D411C1"/>
    <w:rsid w:val="00D413E5"/>
    <w:rsid w:val="00D41496"/>
    <w:rsid w:val="00D428F2"/>
    <w:rsid w:val="00D42E43"/>
    <w:rsid w:val="00D43CA5"/>
    <w:rsid w:val="00D448C4"/>
    <w:rsid w:val="00D44CCC"/>
    <w:rsid w:val="00D45065"/>
    <w:rsid w:val="00D451AD"/>
    <w:rsid w:val="00D45B4A"/>
    <w:rsid w:val="00D45D1B"/>
    <w:rsid w:val="00D45DE5"/>
    <w:rsid w:val="00D45FFB"/>
    <w:rsid w:val="00D4698C"/>
    <w:rsid w:val="00D46F50"/>
    <w:rsid w:val="00D50899"/>
    <w:rsid w:val="00D508AA"/>
    <w:rsid w:val="00D50CEE"/>
    <w:rsid w:val="00D50F83"/>
    <w:rsid w:val="00D515EA"/>
    <w:rsid w:val="00D51991"/>
    <w:rsid w:val="00D51AAF"/>
    <w:rsid w:val="00D51FF9"/>
    <w:rsid w:val="00D52340"/>
    <w:rsid w:val="00D52B78"/>
    <w:rsid w:val="00D5349D"/>
    <w:rsid w:val="00D541DA"/>
    <w:rsid w:val="00D550D5"/>
    <w:rsid w:val="00D553CA"/>
    <w:rsid w:val="00D553E8"/>
    <w:rsid w:val="00D5574B"/>
    <w:rsid w:val="00D55B60"/>
    <w:rsid w:val="00D55E5A"/>
    <w:rsid w:val="00D55F6D"/>
    <w:rsid w:val="00D5602D"/>
    <w:rsid w:val="00D567F6"/>
    <w:rsid w:val="00D56F7E"/>
    <w:rsid w:val="00D603B2"/>
    <w:rsid w:val="00D60FC4"/>
    <w:rsid w:val="00D6142A"/>
    <w:rsid w:val="00D61F04"/>
    <w:rsid w:val="00D61F91"/>
    <w:rsid w:val="00D6203E"/>
    <w:rsid w:val="00D642DB"/>
    <w:rsid w:val="00D6466B"/>
    <w:rsid w:val="00D64887"/>
    <w:rsid w:val="00D64975"/>
    <w:rsid w:val="00D64994"/>
    <w:rsid w:val="00D65146"/>
    <w:rsid w:val="00D651BC"/>
    <w:rsid w:val="00D65306"/>
    <w:rsid w:val="00D659CF"/>
    <w:rsid w:val="00D65CEC"/>
    <w:rsid w:val="00D662CF"/>
    <w:rsid w:val="00D67048"/>
    <w:rsid w:val="00D6761F"/>
    <w:rsid w:val="00D67C48"/>
    <w:rsid w:val="00D67C6C"/>
    <w:rsid w:val="00D67F87"/>
    <w:rsid w:val="00D7046D"/>
    <w:rsid w:val="00D704B4"/>
    <w:rsid w:val="00D705D4"/>
    <w:rsid w:val="00D706DA"/>
    <w:rsid w:val="00D70930"/>
    <w:rsid w:val="00D70A2B"/>
    <w:rsid w:val="00D70B52"/>
    <w:rsid w:val="00D70EB8"/>
    <w:rsid w:val="00D7178F"/>
    <w:rsid w:val="00D717DD"/>
    <w:rsid w:val="00D71EAE"/>
    <w:rsid w:val="00D72180"/>
    <w:rsid w:val="00D72A32"/>
    <w:rsid w:val="00D73B5E"/>
    <w:rsid w:val="00D7479E"/>
    <w:rsid w:val="00D749B8"/>
    <w:rsid w:val="00D75831"/>
    <w:rsid w:val="00D75AB8"/>
    <w:rsid w:val="00D76783"/>
    <w:rsid w:val="00D76834"/>
    <w:rsid w:val="00D77225"/>
    <w:rsid w:val="00D77EED"/>
    <w:rsid w:val="00D80F9F"/>
    <w:rsid w:val="00D81E78"/>
    <w:rsid w:val="00D829B2"/>
    <w:rsid w:val="00D82A1D"/>
    <w:rsid w:val="00D83070"/>
    <w:rsid w:val="00D83FBC"/>
    <w:rsid w:val="00D8505E"/>
    <w:rsid w:val="00D8538B"/>
    <w:rsid w:val="00D8684A"/>
    <w:rsid w:val="00D86FB1"/>
    <w:rsid w:val="00D8738E"/>
    <w:rsid w:val="00D90653"/>
    <w:rsid w:val="00D91976"/>
    <w:rsid w:val="00D92EDA"/>
    <w:rsid w:val="00D92EE8"/>
    <w:rsid w:val="00D94668"/>
    <w:rsid w:val="00D94839"/>
    <w:rsid w:val="00D95377"/>
    <w:rsid w:val="00D95597"/>
    <w:rsid w:val="00D959C8"/>
    <w:rsid w:val="00D964B0"/>
    <w:rsid w:val="00D96CB0"/>
    <w:rsid w:val="00D9751D"/>
    <w:rsid w:val="00D97A58"/>
    <w:rsid w:val="00D97EBD"/>
    <w:rsid w:val="00D97EEB"/>
    <w:rsid w:val="00D97F73"/>
    <w:rsid w:val="00DA0557"/>
    <w:rsid w:val="00DA1B01"/>
    <w:rsid w:val="00DA2271"/>
    <w:rsid w:val="00DA24A4"/>
    <w:rsid w:val="00DA2D4B"/>
    <w:rsid w:val="00DA33CD"/>
    <w:rsid w:val="00DA36B7"/>
    <w:rsid w:val="00DA419F"/>
    <w:rsid w:val="00DA4A5C"/>
    <w:rsid w:val="00DA4CB2"/>
    <w:rsid w:val="00DA6D14"/>
    <w:rsid w:val="00DA76AB"/>
    <w:rsid w:val="00DA79AD"/>
    <w:rsid w:val="00DB09D5"/>
    <w:rsid w:val="00DB2183"/>
    <w:rsid w:val="00DB2282"/>
    <w:rsid w:val="00DB3165"/>
    <w:rsid w:val="00DB35A6"/>
    <w:rsid w:val="00DB382F"/>
    <w:rsid w:val="00DB3C29"/>
    <w:rsid w:val="00DB442C"/>
    <w:rsid w:val="00DB4729"/>
    <w:rsid w:val="00DB5468"/>
    <w:rsid w:val="00DB5694"/>
    <w:rsid w:val="00DB5BA0"/>
    <w:rsid w:val="00DB607A"/>
    <w:rsid w:val="00DB62A0"/>
    <w:rsid w:val="00DB63FB"/>
    <w:rsid w:val="00DB6AA9"/>
    <w:rsid w:val="00DB6D1A"/>
    <w:rsid w:val="00DB6D84"/>
    <w:rsid w:val="00DB706F"/>
    <w:rsid w:val="00DB708C"/>
    <w:rsid w:val="00DC0A6E"/>
    <w:rsid w:val="00DC1400"/>
    <w:rsid w:val="00DC1E96"/>
    <w:rsid w:val="00DC20B1"/>
    <w:rsid w:val="00DC244B"/>
    <w:rsid w:val="00DC2831"/>
    <w:rsid w:val="00DC289E"/>
    <w:rsid w:val="00DC2A2B"/>
    <w:rsid w:val="00DC30B9"/>
    <w:rsid w:val="00DC3607"/>
    <w:rsid w:val="00DC43C5"/>
    <w:rsid w:val="00DC479D"/>
    <w:rsid w:val="00DC4A86"/>
    <w:rsid w:val="00DC4D59"/>
    <w:rsid w:val="00DC5176"/>
    <w:rsid w:val="00DC5BF1"/>
    <w:rsid w:val="00DC64AD"/>
    <w:rsid w:val="00DC6D60"/>
    <w:rsid w:val="00DC6D7F"/>
    <w:rsid w:val="00DC710B"/>
    <w:rsid w:val="00DD3114"/>
    <w:rsid w:val="00DD33FE"/>
    <w:rsid w:val="00DD3AA4"/>
    <w:rsid w:val="00DD3E7B"/>
    <w:rsid w:val="00DD436B"/>
    <w:rsid w:val="00DD5AE8"/>
    <w:rsid w:val="00DD5E68"/>
    <w:rsid w:val="00DD72E0"/>
    <w:rsid w:val="00DD744B"/>
    <w:rsid w:val="00DE0173"/>
    <w:rsid w:val="00DE0458"/>
    <w:rsid w:val="00DE15F8"/>
    <w:rsid w:val="00DE163A"/>
    <w:rsid w:val="00DE20C3"/>
    <w:rsid w:val="00DE239D"/>
    <w:rsid w:val="00DE33EA"/>
    <w:rsid w:val="00DE3406"/>
    <w:rsid w:val="00DE38CF"/>
    <w:rsid w:val="00DE44AE"/>
    <w:rsid w:val="00DE6719"/>
    <w:rsid w:val="00DE6CB9"/>
    <w:rsid w:val="00DE70B0"/>
    <w:rsid w:val="00DF2637"/>
    <w:rsid w:val="00DF28DB"/>
    <w:rsid w:val="00DF2BB9"/>
    <w:rsid w:val="00DF3722"/>
    <w:rsid w:val="00DF3CF1"/>
    <w:rsid w:val="00DF3D19"/>
    <w:rsid w:val="00DF3D47"/>
    <w:rsid w:val="00DF466D"/>
    <w:rsid w:val="00DF4DA3"/>
    <w:rsid w:val="00DF5569"/>
    <w:rsid w:val="00DF6EEC"/>
    <w:rsid w:val="00DF7E96"/>
    <w:rsid w:val="00E00E49"/>
    <w:rsid w:val="00E00EDE"/>
    <w:rsid w:val="00E0236B"/>
    <w:rsid w:val="00E02AE0"/>
    <w:rsid w:val="00E0383B"/>
    <w:rsid w:val="00E03B6A"/>
    <w:rsid w:val="00E03C66"/>
    <w:rsid w:val="00E04051"/>
    <w:rsid w:val="00E04149"/>
    <w:rsid w:val="00E04AAB"/>
    <w:rsid w:val="00E056CA"/>
    <w:rsid w:val="00E063BB"/>
    <w:rsid w:val="00E06D4B"/>
    <w:rsid w:val="00E07D68"/>
    <w:rsid w:val="00E100BA"/>
    <w:rsid w:val="00E10492"/>
    <w:rsid w:val="00E10708"/>
    <w:rsid w:val="00E11359"/>
    <w:rsid w:val="00E11736"/>
    <w:rsid w:val="00E11AB0"/>
    <w:rsid w:val="00E11CCF"/>
    <w:rsid w:val="00E1230A"/>
    <w:rsid w:val="00E13C53"/>
    <w:rsid w:val="00E13DF7"/>
    <w:rsid w:val="00E14281"/>
    <w:rsid w:val="00E14847"/>
    <w:rsid w:val="00E14F90"/>
    <w:rsid w:val="00E155D1"/>
    <w:rsid w:val="00E15B03"/>
    <w:rsid w:val="00E1697B"/>
    <w:rsid w:val="00E16DEA"/>
    <w:rsid w:val="00E16E67"/>
    <w:rsid w:val="00E174C2"/>
    <w:rsid w:val="00E174D0"/>
    <w:rsid w:val="00E17B4C"/>
    <w:rsid w:val="00E17EA6"/>
    <w:rsid w:val="00E20CFA"/>
    <w:rsid w:val="00E2180B"/>
    <w:rsid w:val="00E21FA9"/>
    <w:rsid w:val="00E2205F"/>
    <w:rsid w:val="00E225E4"/>
    <w:rsid w:val="00E22B50"/>
    <w:rsid w:val="00E22CB1"/>
    <w:rsid w:val="00E241C2"/>
    <w:rsid w:val="00E248DD"/>
    <w:rsid w:val="00E24EDF"/>
    <w:rsid w:val="00E2530A"/>
    <w:rsid w:val="00E2592E"/>
    <w:rsid w:val="00E25E07"/>
    <w:rsid w:val="00E266B4"/>
    <w:rsid w:val="00E267B5"/>
    <w:rsid w:val="00E271AD"/>
    <w:rsid w:val="00E27613"/>
    <w:rsid w:val="00E30779"/>
    <w:rsid w:val="00E30AEB"/>
    <w:rsid w:val="00E30CEF"/>
    <w:rsid w:val="00E3128E"/>
    <w:rsid w:val="00E317B7"/>
    <w:rsid w:val="00E3221F"/>
    <w:rsid w:val="00E32239"/>
    <w:rsid w:val="00E32766"/>
    <w:rsid w:val="00E3342F"/>
    <w:rsid w:val="00E33B52"/>
    <w:rsid w:val="00E34678"/>
    <w:rsid w:val="00E34E4A"/>
    <w:rsid w:val="00E35E82"/>
    <w:rsid w:val="00E36B06"/>
    <w:rsid w:val="00E36C76"/>
    <w:rsid w:val="00E40A43"/>
    <w:rsid w:val="00E40ABA"/>
    <w:rsid w:val="00E41075"/>
    <w:rsid w:val="00E41139"/>
    <w:rsid w:val="00E41A7E"/>
    <w:rsid w:val="00E41EC3"/>
    <w:rsid w:val="00E427A8"/>
    <w:rsid w:val="00E42A78"/>
    <w:rsid w:val="00E42B5E"/>
    <w:rsid w:val="00E42ED6"/>
    <w:rsid w:val="00E433B3"/>
    <w:rsid w:val="00E433D1"/>
    <w:rsid w:val="00E4358D"/>
    <w:rsid w:val="00E43888"/>
    <w:rsid w:val="00E43A50"/>
    <w:rsid w:val="00E44975"/>
    <w:rsid w:val="00E44C94"/>
    <w:rsid w:val="00E450C2"/>
    <w:rsid w:val="00E45221"/>
    <w:rsid w:val="00E45CB4"/>
    <w:rsid w:val="00E46DC8"/>
    <w:rsid w:val="00E4738C"/>
    <w:rsid w:val="00E50D6C"/>
    <w:rsid w:val="00E52E54"/>
    <w:rsid w:val="00E542BE"/>
    <w:rsid w:val="00E543F4"/>
    <w:rsid w:val="00E54F23"/>
    <w:rsid w:val="00E5504E"/>
    <w:rsid w:val="00E566BF"/>
    <w:rsid w:val="00E56914"/>
    <w:rsid w:val="00E578BA"/>
    <w:rsid w:val="00E601F7"/>
    <w:rsid w:val="00E612E8"/>
    <w:rsid w:val="00E62463"/>
    <w:rsid w:val="00E62540"/>
    <w:rsid w:val="00E62B3D"/>
    <w:rsid w:val="00E62CC9"/>
    <w:rsid w:val="00E63BB3"/>
    <w:rsid w:val="00E642A2"/>
    <w:rsid w:val="00E6494C"/>
    <w:rsid w:val="00E64F66"/>
    <w:rsid w:val="00E65996"/>
    <w:rsid w:val="00E66212"/>
    <w:rsid w:val="00E664E0"/>
    <w:rsid w:val="00E66DAE"/>
    <w:rsid w:val="00E66E53"/>
    <w:rsid w:val="00E67056"/>
    <w:rsid w:val="00E676C4"/>
    <w:rsid w:val="00E67B25"/>
    <w:rsid w:val="00E67B4F"/>
    <w:rsid w:val="00E709C1"/>
    <w:rsid w:val="00E709EB"/>
    <w:rsid w:val="00E70D2A"/>
    <w:rsid w:val="00E70DD9"/>
    <w:rsid w:val="00E71A4C"/>
    <w:rsid w:val="00E71AEE"/>
    <w:rsid w:val="00E7237A"/>
    <w:rsid w:val="00E72CCF"/>
    <w:rsid w:val="00E73709"/>
    <w:rsid w:val="00E738B8"/>
    <w:rsid w:val="00E73AA7"/>
    <w:rsid w:val="00E73AF0"/>
    <w:rsid w:val="00E741AE"/>
    <w:rsid w:val="00E748A7"/>
    <w:rsid w:val="00E74CBA"/>
    <w:rsid w:val="00E75988"/>
    <w:rsid w:val="00E75BB5"/>
    <w:rsid w:val="00E75E26"/>
    <w:rsid w:val="00E7610B"/>
    <w:rsid w:val="00E76753"/>
    <w:rsid w:val="00E772AF"/>
    <w:rsid w:val="00E777E3"/>
    <w:rsid w:val="00E77987"/>
    <w:rsid w:val="00E80C29"/>
    <w:rsid w:val="00E815F6"/>
    <w:rsid w:val="00E8168E"/>
    <w:rsid w:val="00E81D7A"/>
    <w:rsid w:val="00E820F4"/>
    <w:rsid w:val="00E82110"/>
    <w:rsid w:val="00E82364"/>
    <w:rsid w:val="00E8415D"/>
    <w:rsid w:val="00E84AE7"/>
    <w:rsid w:val="00E84D87"/>
    <w:rsid w:val="00E85308"/>
    <w:rsid w:val="00E853B7"/>
    <w:rsid w:val="00E854D8"/>
    <w:rsid w:val="00E8555B"/>
    <w:rsid w:val="00E859A2"/>
    <w:rsid w:val="00E85AE2"/>
    <w:rsid w:val="00E85B3D"/>
    <w:rsid w:val="00E85E09"/>
    <w:rsid w:val="00E86FB6"/>
    <w:rsid w:val="00E87788"/>
    <w:rsid w:val="00E87AE0"/>
    <w:rsid w:val="00E87FF9"/>
    <w:rsid w:val="00E90149"/>
    <w:rsid w:val="00E90177"/>
    <w:rsid w:val="00E90336"/>
    <w:rsid w:val="00E90387"/>
    <w:rsid w:val="00E918AA"/>
    <w:rsid w:val="00E91FDD"/>
    <w:rsid w:val="00E92147"/>
    <w:rsid w:val="00E94E78"/>
    <w:rsid w:val="00E95043"/>
    <w:rsid w:val="00E95FF6"/>
    <w:rsid w:val="00E97054"/>
    <w:rsid w:val="00EA012F"/>
    <w:rsid w:val="00EA057D"/>
    <w:rsid w:val="00EA06EE"/>
    <w:rsid w:val="00EA0AC2"/>
    <w:rsid w:val="00EA0F6D"/>
    <w:rsid w:val="00EA1113"/>
    <w:rsid w:val="00EA140A"/>
    <w:rsid w:val="00EA15F4"/>
    <w:rsid w:val="00EA2B04"/>
    <w:rsid w:val="00EA31A5"/>
    <w:rsid w:val="00EA3DF8"/>
    <w:rsid w:val="00EA3F78"/>
    <w:rsid w:val="00EA401C"/>
    <w:rsid w:val="00EA4095"/>
    <w:rsid w:val="00EA4243"/>
    <w:rsid w:val="00EA42E5"/>
    <w:rsid w:val="00EA48F2"/>
    <w:rsid w:val="00EA4A8C"/>
    <w:rsid w:val="00EA4F34"/>
    <w:rsid w:val="00EA53B9"/>
    <w:rsid w:val="00EA6C7F"/>
    <w:rsid w:val="00EA6F96"/>
    <w:rsid w:val="00EA737B"/>
    <w:rsid w:val="00EA7865"/>
    <w:rsid w:val="00EA7EA3"/>
    <w:rsid w:val="00EA7FB3"/>
    <w:rsid w:val="00EB0E22"/>
    <w:rsid w:val="00EB1116"/>
    <w:rsid w:val="00EB14D0"/>
    <w:rsid w:val="00EB1860"/>
    <w:rsid w:val="00EB1F5F"/>
    <w:rsid w:val="00EB2837"/>
    <w:rsid w:val="00EB2AF0"/>
    <w:rsid w:val="00EB3068"/>
    <w:rsid w:val="00EB3303"/>
    <w:rsid w:val="00EB470F"/>
    <w:rsid w:val="00EB6540"/>
    <w:rsid w:val="00EB68F5"/>
    <w:rsid w:val="00EB7BF7"/>
    <w:rsid w:val="00EC038B"/>
    <w:rsid w:val="00EC0430"/>
    <w:rsid w:val="00EC0577"/>
    <w:rsid w:val="00EC112A"/>
    <w:rsid w:val="00EC1468"/>
    <w:rsid w:val="00EC1646"/>
    <w:rsid w:val="00EC19E4"/>
    <w:rsid w:val="00EC20DC"/>
    <w:rsid w:val="00EC2606"/>
    <w:rsid w:val="00EC2680"/>
    <w:rsid w:val="00EC3079"/>
    <w:rsid w:val="00EC3521"/>
    <w:rsid w:val="00EC37B5"/>
    <w:rsid w:val="00EC3C97"/>
    <w:rsid w:val="00EC4944"/>
    <w:rsid w:val="00EC56B1"/>
    <w:rsid w:val="00EC6373"/>
    <w:rsid w:val="00EC64C0"/>
    <w:rsid w:val="00EC6C4D"/>
    <w:rsid w:val="00EC7EF6"/>
    <w:rsid w:val="00ED00A9"/>
    <w:rsid w:val="00ED016C"/>
    <w:rsid w:val="00ED08ED"/>
    <w:rsid w:val="00ED0ABC"/>
    <w:rsid w:val="00ED0F37"/>
    <w:rsid w:val="00ED19C3"/>
    <w:rsid w:val="00ED1B27"/>
    <w:rsid w:val="00ED2192"/>
    <w:rsid w:val="00ED251D"/>
    <w:rsid w:val="00ED2FCF"/>
    <w:rsid w:val="00ED3168"/>
    <w:rsid w:val="00ED35B3"/>
    <w:rsid w:val="00ED4CE5"/>
    <w:rsid w:val="00ED4CE7"/>
    <w:rsid w:val="00ED5476"/>
    <w:rsid w:val="00ED572D"/>
    <w:rsid w:val="00ED5DBF"/>
    <w:rsid w:val="00ED5F5D"/>
    <w:rsid w:val="00ED5F60"/>
    <w:rsid w:val="00ED67FE"/>
    <w:rsid w:val="00ED6FAE"/>
    <w:rsid w:val="00ED7684"/>
    <w:rsid w:val="00ED7B16"/>
    <w:rsid w:val="00EE03E4"/>
    <w:rsid w:val="00EE05B0"/>
    <w:rsid w:val="00EE14BB"/>
    <w:rsid w:val="00EE178A"/>
    <w:rsid w:val="00EE208F"/>
    <w:rsid w:val="00EE248D"/>
    <w:rsid w:val="00EE2605"/>
    <w:rsid w:val="00EE2772"/>
    <w:rsid w:val="00EE29D5"/>
    <w:rsid w:val="00EE2F86"/>
    <w:rsid w:val="00EE3780"/>
    <w:rsid w:val="00EE3811"/>
    <w:rsid w:val="00EE419E"/>
    <w:rsid w:val="00EE448E"/>
    <w:rsid w:val="00EE466D"/>
    <w:rsid w:val="00EE46A0"/>
    <w:rsid w:val="00EE564E"/>
    <w:rsid w:val="00EE5A50"/>
    <w:rsid w:val="00EE5B22"/>
    <w:rsid w:val="00EE7631"/>
    <w:rsid w:val="00EE77FB"/>
    <w:rsid w:val="00EE7A11"/>
    <w:rsid w:val="00EF0877"/>
    <w:rsid w:val="00EF167B"/>
    <w:rsid w:val="00EF1861"/>
    <w:rsid w:val="00EF391D"/>
    <w:rsid w:val="00EF3E6A"/>
    <w:rsid w:val="00EF4229"/>
    <w:rsid w:val="00EF42C2"/>
    <w:rsid w:val="00EF44A3"/>
    <w:rsid w:val="00EF5330"/>
    <w:rsid w:val="00EF5943"/>
    <w:rsid w:val="00EF5F2B"/>
    <w:rsid w:val="00EF6E13"/>
    <w:rsid w:val="00EF6EA1"/>
    <w:rsid w:val="00EF7508"/>
    <w:rsid w:val="00EF7EAC"/>
    <w:rsid w:val="00F0041E"/>
    <w:rsid w:val="00F004C8"/>
    <w:rsid w:val="00F01162"/>
    <w:rsid w:val="00F011E7"/>
    <w:rsid w:val="00F0144A"/>
    <w:rsid w:val="00F014C9"/>
    <w:rsid w:val="00F01622"/>
    <w:rsid w:val="00F01CFD"/>
    <w:rsid w:val="00F01F6F"/>
    <w:rsid w:val="00F02310"/>
    <w:rsid w:val="00F02E00"/>
    <w:rsid w:val="00F03443"/>
    <w:rsid w:val="00F03F0E"/>
    <w:rsid w:val="00F0471B"/>
    <w:rsid w:val="00F048F1"/>
    <w:rsid w:val="00F05076"/>
    <w:rsid w:val="00F051E3"/>
    <w:rsid w:val="00F052E9"/>
    <w:rsid w:val="00F05362"/>
    <w:rsid w:val="00F05F17"/>
    <w:rsid w:val="00F07016"/>
    <w:rsid w:val="00F10019"/>
    <w:rsid w:val="00F10EDA"/>
    <w:rsid w:val="00F1150B"/>
    <w:rsid w:val="00F1178A"/>
    <w:rsid w:val="00F11D4C"/>
    <w:rsid w:val="00F12141"/>
    <w:rsid w:val="00F12292"/>
    <w:rsid w:val="00F136CB"/>
    <w:rsid w:val="00F13E2B"/>
    <w:rsid w:val="00F15539"/>
    <w:rsid w:val="00F16F8F"/>
    <w:rsid w:val="00F16FED"/>
    <w:rsid w:val="00F17525"/>
    <w:rsid w:val="00F17AF0"/>
    <w:rsid w:val="00F200FF"/>
    <w:rsid w:val="00F202D9"/>
    <w:rsid w:val="00F20617"/>
    <w:rsid w:val="00F20702"/>
    <w:rsid w:val="00F21B01"/>
    <w:rsid w:val="00F2207D"/>
    <w:rsid w:val="00F22096"/>
    <w:rsid w:val="00F22229"/>
    <w:rsid w:val="00F22462"/>
    <w:rsid w:val="00F234A1"/>
    <w:rsid w:val="00F2398D"/>
    <w:rsid w:val="00F2426B"/>
    <w:rsid w:val="00F24CB3"/>
    <w:rsid w:val="00F25048"/>
    <w:rsid w:val="00F25626"/>
    <w:rsid w:val="00F25880"/>
    <w:rsid w:val="00F25CEF"/>
    <w:rsid w:val="00F265A3"/>
    <w:rsid w:val="00F26E45"/>
    <w:rsid w:val="00F301D7"/>
    <w:rsid w:val="00F3023F"/>
    <w:rsid w:val="00F30353"/>
    <w:rsid w:val="00F3078C"/>
    <w:rsid w:val="00F3085A"/>
    <w:rsid w:val="00F32442"/>
    <w:rsid w:val="00F32BF8"/>
    <w:rsid w:val="00F32D32"/>
    <w:rsid w:val="00F334BA"/>
    <w:rsid w:val="00F33768"/>
    <w:rsid w:val="00F339CF"/>
    <w:rsid w:val="00F3410D"/>
    <w:rsid w:val="00F34819"/>
    <w:rsid w:val="00F34C9E"/>
    <w:rsid w:val="00F34F1F"/>
    <w:rsid w:val="00F34F7B"/>
    <w:rsid w:val="00F350CF"/>
    <w:rsid w:val="00F36054"/>
    <w:rsid w:val="00F36904"/>
    <w:rsid w:val="00F36A6B"/>
    <w:rsid w:val="00F37076"/>
    <w:rsid w:val="00F3735A"/>
    <w:rsid w:val="00F37E1D"/>
    <w:rsid w:val="00F4078B"/>
    <w:rsid w:val="00F41730"/>
    <w:rsid w:val="00F41C92"/>
    <w:rsid w:val="00F41E0C"/>
    <w:rsid w:val="00F41E7A"/>
    <w:rsid w:val="00F41EEF"/>
    <w:rsid w:val="00F42222"/>
    <w:rsid w:val="00F422EC"/>
    <w:rsid w:val="00F423BD"/>
    <w:rsid w:val="00F42962"/>
    <w:rsid w:val="00F44D87"/>
    <w:rsid w:val="00F45305"/>
    <w:rsid w:val="00F453A3"/>
    <w:rsid w:val="00F45B6E"/>
    <w:rsid w:val="00F45C0E"/>
    <w:rsid w:val="00F45D5F"/>
    <w:rsid w:val="00F45F00"/>
    <w:rsid w:val="00F46A04"/>
    <w:rsid w:val="00F470DB"/>
    <w:rsid w:val="00F51276"/>
    <w:rsid w:val="00F516A1"/>
    <w:rsid w:val="00F516BA"/>
    <w:rsid w:val="00F523BF"/>
    <w:rsid w:val="00F5272D"/>
    <w:rsid w:val="00F52929"/>
    <w:rsid w:val="00F52C32"/>
    <w:rsid w:val="00F53643"/>
    <w:rsid w:val="00F53D8A"/>
    <w:rsid w:val="00F540B3"/>
    <w:rsid w:val="00F56967"/>
    <w:rsid w:val="00F56BAB"/>
    <w:rsid w:val="00F57A6B"/>
    <w:rsid w:val="00F57CA6"/>
    <w:rsid w:val="00F60FA5"/>
    <w:rsid w:val="00F611AD"/>
    <w:rsid w:val="00F611F1"/>
    <w:rsid w:val="00F619B3"/>
    <w:rsid w:val="00F62020"/>
    <w:rsid w:val="00F62099"/>
    <w:rsid w:val="00F62E5E"/>
    <w:rsid w:val="00F633B6"/>
    <w:rsid w:val="00F639D5"/>
    <w:rsid w:val="00F63B8A"/>
    <w:rsid w:val="00F65855"/>
    <w:rsid w:val="00F65E47"/>
    <w:rsid w:val="00F65E9A"/>
    <w:rsid w:val="00F67032"/>
    <w:rsid w:val="00F670FE"/>
    <w:rsid w:val="00F679AF"/>
    <w:rsid w:val="00F67AF0"/>
    <w:rsid w:val="00F70C05"/>
    <w:rsid w:val="00F71E16"/>
    <w:rsid w:val="00F72BAF"/>
    <w:rsid w:val="00F7327E"/>
    <w:rsid w:val="00F7365E"/>
    <w:rsid w:val="00F73A97"/>
    <w:rsid w:val="00F740FB"/>
    <w:rsid w:val="00F74956"/>
    <w:rsid w:val="00F751A6"/>
    <w:rsid w:val="00F75812"/>
    <w:rsid w:val="00F75B78"/>
    <w:rsid w:val="00F7663F"/>
    <w:rsid w:val="00F77494"/>
    <w:rsid w:val="00F775FF"/>
    <w:rsid w:val="00F77BF7"/>
    <w:rsid w:val="00F77E03"/>
    <w:rsid w:val="00F8007C"/>
    <w:rsid w:val="00F8025A"/>
    <w:rsid w:val="00F80F5A"/>
    <w:rsid w:val="00F81BDD"/>
    <w:rsid w:val="00F81EBF"/>
    <w:rsid w:val="00F82198"/>
    <w:rsid w:val="00F82648"/>
    <w:rsid w:val="00F83BBC"/>
    <w:rsid w:val="00F845E8"/>
    <w:rsid w:val="00F84EA2"/>
    <w:rsid w:val="00F8590C"/>
    <w:rsid w:val="00F86154"/>
    <w:rsid w:val="00F8627A"/>
    <w:rsid w:val="00F862B3"/>
    <w:rsid w:val="00F87061"/>
    <w:rsid w:val="00F87357"/>
    <w:rsid w:val="00F8744A"/>
    <w:rsid w:val="00F87579"/>
    <w:rsid w:val="00F87C9B"/>
    <w:rsid w:val="00F87F53"/>
    <w:rsid w:val="00F90EE3"/>
    <w:rsid w:val="00F91438"/>
    <w:rsid w:val="00F91969"/>
    <w:rsid w:val="00F91BBF"/>
    <w:rsid w:val="00F91CEA"/>
    <w:rsid w:val="00F93A3C"/>
    <w:rsid w:val="00F9407F"/>
    <w:rsid w:val="00F94180"/>
    <w:rsid w:val="00F944DF"/>
    <w:rsid w:val="00F94660"/>
    <w:rsid w:val="00F94AF1"/>
    <w:rsid w:val="00F94EB1"/>
    <w:rsid w:val="00F95359"/>
    <w:rsid w:val="00F95739"/>
    <w:rsid w:val="00F95D7C"/>
    <w:rsid w:val="00F962A2"/>
    <w:rsid w:val="00F963ED"/>
    <w:rsid w:val="00F9697F"/>
    <w:rsid w:val="00F96C33"/>
    <w:rsid w:val="00F96F9F"/>
    <w:rsid w:val="00F97579"/>
    <w:rsid w:val="00FA0062"/>
    <w:rsid w:val="00FA0119"/>
    <w:rsid w:val="00FA0989"/>
    <w:rsid w:val="00FA0E0F"/>
    <w:rsid w:val="00FA2457"/>
    <w:rsid w:val="00FA3883"/>
    <w:rsid w:val="00FA40DE"/>
    <w:rsid w:val="00FA43EB"/>
    <w:rsid w:val="00FA5B82"/>
    <w:rsid w:val="00FA605F"/>
    <w:rsid w:val="00FA6301"/>
    <w:rsid w:val="00FA762F"/>
    <w:rsid w:val="00FA79D7"/>
    <w:rsid w:val="00FA7D7F"/>
    <w:rsid w:val="00FB0CB0"/>
    <w:rsid w:val="00FB0D17"/>
    <w:rsid w:val="00FB142F"/>
    <w:rsid w:val="00FB1B31"/>
    <w:rsid w:val="00FB1E07"/>
    <w:rsid w:val="00FB3966"/>
    <w:rsid w:val="00FB3B6E"/>
    <w:rsid w:val="00FB49A0"/>
    <w:rsid w:val="00FB4D01"/>
    <w:rsid w:val="00FB4E32"/>
    <w:rsid w:val="00FB54A8"/>
    <w:rsid w:val="00FB56E0"/>
    <w:rsid w:val="00FC1098"/>
    <w:rsid w:val="00FC288F"/>
    <w:rsid w:val="00FC2E61"/>
    <w:rsid w:val="00FC33D3"/>
    <w:rsid w:val="00FC3825"/>
    <w:rsid w:val="00FC4519"/>
    <w:rsid w:val="00FC4B8C"/>
    <w:rsid w:val="00FC4FA7"/>
    <w:rsid w:val="00FC518D"/>
    <w:rsid w:val="00FC5FA3"/>
    <w:rsid w:val="00FC639E"/>
    <w:rsid w:val="00FC6FF7"/>
    <w:rsid w:val="00FC7B48"/>
    <w:rsid w:val="00FC7DC5"/>
    <w:rsid w:val="00FD03DF"/>
    <w:rsid w:val="00FD0656"/>
    <w:rsid w:val="00FD0E4E"/>
    <w:rsid w:val="00FD10EC"/>
    <w:rsid w:val="00FD1276"/>
    <w:rsid w:val="00FD13E0"/>
    <w:rsid w:val="00FD30F0"/>
    <w:rsid w:val="00FD31C2"/>
    <w:rsid w:val="00FD36E7"/>
    <w:rsid w:val="00FD3BEE"/>
    <w:rsid w:val="00FD3D3E"/>
    <w:rsid w:val="00FD4457"/>
    <w:rsid w:val="00FD6797"/>
    <w:rsid w:val="00FD6D3B"/>
    <w:rsid w:val="00FD6E92"/>
    <w:rsid w:val="00FD7109"/>
    <w:rsid w:val="00FD7328"/>
    <w:rsid w:val="00FE03F1"/>
    <w:rsid w:val="00FE05DA"/>
    <w:rsid w:val="00FE0799"/>
    <w:rsid w:val="00FE0DF5"/>
    <w:rsid w:val="00FE1C0C"/>
    <w:rsid w:val="00FE23E2"/>
    <w:rsid w:val="00FE2D9D"/>
    <w:rsid w:val="00FE4ABC"/>
    <w:rsid w:val="00FE5E01"/>
    <w:rsid w:val="00FE5EC8"/>
    <w:rsid w:val="00FE63C8"/>
    <w:rsid w:val="00FE6EAD"/>
    <w:rsid w:val="00FE7D78"/>
    <w:rsid w:val="00FF0F75"/>
    <w:rsid w:val="00FF114D"/>
    <w:rsid w:val="00FF16E5"/>
    <w:rsid w:val="00FF1D92"/>
    <w:rsid w:val="00FF2932"/>
    <w:rsid w:val="00FF3355"/>
    <w:rsid w:val="00FF3907"/>
    <w:rsid w:val="00FF3FB5"/>
    <w:rsid w:val="00FF4245"/>
    <w:rsid w:val="00FF47DF"/>
    <w:rsid w:val="00FF51DA"/>
    <w:rsid w:val="00FF565B"/>
    <w:rsid w:val="00FF5686"/>
    <w:rsid w:val="00FF5C6E"/>
    <w:rsid w:val="00FF6B0B"/>
    <w:rsid w:val="00FF6F52"/>
    <w:rsid w:val="00FF74C9"/>
    <w:rsid w:val="00FF7836"/>
    <w:rsid w:val="01749F73"/>
    <w:rsid w:val="019CBDBB"/>
    <w:rsid w:val="01A89815"/>
    <w:rsid w:val="01C9BD7A"/>
    <w:rsid w:val="01D6E92B"/>
    <w:rsid w:val="02AAA66E"/>
    <w:rsid w:val="02B59469"/>
    <w:rsid w:val="02FB6BA7"/>
    <w:rsid w:val="03002B0B"/>
    <w:rsid w:val="03582B0C"/>
    <w:rsid w:val="03928EF7"/>
    <w:rsid w:val="03C86D85"/>
    <w:rsid w:val="03E72E00"/>
    <w:rsid w:val="03EAA2F9"/>
    <w:rsid w:val="04247796"/>
    <w:rsid w:val="043549FC"/>
    <w:rsid w:val="048D5DCC"/>
    <w:rsid w:val="04ACDC14"/>
    <w:rsid w:val="04CE6939"/>
    <w:rsid w:val="05045DA6"/>
    <w:rsid w:val="05263624"/>
    <w:rsid w:val="0610042F"/>
    <w:rsid w:val="063E2810"/>
    <w:rsid w:val="0677E6A6"/>
    <w:rsid w:val="076A7594"/>
    <w:rsid w:val="07F3781B"/>
    <w:rsid w:val="08F78BAA"/>
    <w:rsid w:val="0901E6C6"/>
    <w:rsid w:val="0937A429"/>
    <w:rsid w:val="096C8536"/>
    <w:rsid w:val="0982BCEC"/>
    <w:rsid w:val="09845CDD"/>
    <w:rsid w:val="0AA99911"/>
    <w:rsid w:val="0ABAE205"/>
    <w:rsid w:val="0B7A04AA"/>
    <w:rsid w:val="0BDDF5B3"/>
    <w:rsid w:val="0C567AE2"/>
    <w:rsid w:val="0C95FC41"/>
    <w:rsid w:val="0CE99B81"/>
    <w:rsid w:val="0CEAC4DA"/>
    <w:rsid w:val="0D04BE7D"/>
    <w:rsid w:val="0D75195F"/>
    <w:rsid w:val="0D911524"/>
    <w:rsid w:val="0D97E8F9"/>
    <w:rsid w:val="0DAB8732"/>
    <w:rsid w:val="0DE54497"/>
    <w:rsid w:val="0E47C14C"/>
    <w:rsid w:val="0E99BAB6"/>
    <w:rsid w:val="0EAA7531"/>
    <w:rsid w:val="0F88644C"/>
    <w:rsid w:val="0FB664E7"/>
    <w:rsid w:val="0FBCC84A"/>
    <w:rsid w:val="0FC1FCC8"/>
    <w:rsid w:val="0FDD67C0"/>
    <w:rsid w:val="107F8BF6"/>
    <w:rsid w:val="10B18F0F"/>
    <w:rsid w:val="10C68FCE"/>
    <w:rsid w:val="11059556"/>
    <w:rsid w:val="1146B647"/>
    <w:rsid w:val="1162FCEE"/>
    <w:rsid w:val="1194F5C4"/>
    <w:rsid w:val="1256765F"/>
    <w:rsid w:val="12768F63"/>
    <w:rsid w:val="12CD742C"/>
    <w:rsid w:val="1315B998"/>
    <w:rsid w:val="143A3B94"/>
    <w:rsid w:val="14A504C5"/>
    <w:rsid w:val="14CA1D54"/>
    <w:rsid w:val="154519BB"/>
    <w:rsid w:val="15B3F6DE"/>
    <w:rsid w:val="160370F7"/>
    <w:rsid w:val="16BB0088"/>
    <w:rsid w:val="172F1AEA"/>
    <w:rsid w:val="176753B0"/>
    <w:rsid w:val="17D75921"/>
    <w:rsid w:val="17FE48DF"/>
    <w:rsid w:val="18516C3D"/>
    <w:rsid w:val="186A966B"/>
    <w:rsid w:val="19453945"/>
    <w:rsid w:val="19715A7D"/>
    <w:rsid w:val="19AFA779"/>
    <w:rsid w:val="1A1339DF"/>
    <w:rsid w:val="1ABD0580"/>
    <w:rsid w:val="1ACE70E4"/>
    <w:rsid w:val="1B1902ED"/>
    <w:rsid w:val="1B39A680"/>
    <w:rsid w:val="1C081579"/>
    <w:rsid w:val="1C2A1F8B"/>
    <w:rsid w:val="1D13CA50"/>
    <w:rsid w:val="1D333746"/>
    <w:rsid w:val="1D34585B"/>
    <w:rsid w:val="1D480396"/>
    <w:rsid w:val="1D94FFB3"/>
    <w:rsid w:val="1DA5AC3C"/>
    <w:rsid w:val="1DE0E329"/>
    <w:rsid w:val="1E0381A4"/>
    <w:rsid w:val="1E05331E"/>
    <w:rsid w:val="1EC9D9B0"/>
    <w:rsid w:val="1EED4D59"/>
    <w:rsid w:val="1FA183BE"/>
    <w:rsid w:val="1FC0AF5C"/>
    <w:rsid w:val="20715AC3"/>
    <w:rsid w:val="2097823A"/>
    <w:rsid w:val="20A5451E"/>
    <w:rsid w:val="20E103D0"/>
    <w:rsid w:val="2107F054"/>
    <w:rsid w:val="216EDC67"/>
    <w:rsid w:val="218162B2"/>
    <w:rsid w:val="21C03ABB"/>
    <w:rsid w:val="2273D8BD"/>
    <w:rsid w:val="22B791B7"/>
    <w:rsid w:val="2314AAB5"/>
    <w:rsid w:val="241D084A"/>
    <w:rsid w:val="246A2598"/>
    <w:rsid w:val="2479C5D1"/>
    <w:rsid w:val="247BAB1F"/>
    <w:rsid w:val="24A9F5A1"/>
    <w:rsid w:val="25171010"/>
    <w:rsid w:val="25877D4E"/>
    <w:rsid w:val="25EE80B5"/>
    <w:rsid w:val="2629CF3C"/>
    <w:rsid w:val="262B257C"/>
    <w:rsid w:val="263DE437"/>
    <w:rsid w:val="2648D6F2"/>
    <w:rsid w:val="2654EB3E"/>
    <w:rsid w:val="26640A2A"/>
    <w:rsid w:val="267BBBF9"/>
    <w:rsid w:val="26EB9130"/>
    <w:rsid w:val="27EF25C0"/>
    <w:rsid w:val="287BFA8B"/>
    <w:rsid w:val="28810D14"/>
    <w:rsid w:val="28ADB97D"/>
    <w:rsid w:val="28F87547"/>
    <w:rsid w:val="29093075"/>
    <w:rsid w:val="29BA58D0"/>
    <w:rsid w:val="29CE7AFF"/>
    <w:rsid w:val="2A45E655"/>
    <w:rsid w:val="2A6BC9CD"/>
    <w:rsid w:val="2AB7EDDC"/>
    <w:rsid w:val="2B4214F9"/>
    <w:rsid w:val="2B6E5707"/>
    <w:rsid w:val="2B937D9A"/>
    <w:rsid w:val="2BDB40AC"/>
    <w:rsid w:val="2BE71DA4"/>
    <w:rsid w:val="2BF23808"/>
    <w:rsid w:val="2CCAF44A"/>
    <w:rsid w:val="2CFED43F"/>
    <w:rsid w:val="2D0B9135"/>
    <w:rsid w:val="2DAFCB23"/>
    <w:rsid w:val="2EC99B2E"/>
    <w:rsid w:val="2ED98BDD"/>
    <w:rsid w:val="2F5383BA"/>
    <w:rsid w:val="2F5A710C"/>
    <w:rsid w:val="2F6309F2"/>
    <w:rsid w:val="30292A23"/>
    <w:rsid w:val="3104DECB"/>
    <w:rsid w:val="31C0E4D6"/>
    <w:rsid w:val="31D8A72A"/>
    <w:rsid w:val="322147C7"/>
    <w:rsid w:val="3234277B"/>
    <w:rsid w:val="3278EE86"/>
    <w:rsid w:val="32B13C2C"/>
    <w:rsid w:val="32DCCBB4"/>
    <w:rsid w:val="33C02141"/>
    <w:rsid w:val="34065769"/>
    <w:rsid w:val="343DDAE4"/>
    <w:rsid w:val="343EF0A6"/>
    <w:rsid w:val="3477D56F"/>
    <w:rsid w:val="3494B54B"/>
    <w:rsid w:val="34A02418"/>
    <w:rsid w:val="35236C4E"/>
    <w:rsid w:val="355D3B1F"/>
    <w:rsid w:val="35CF385D"/>
    <w:rsid w:val="35DE0816"/>
    <w:rsid w:val="35F662E3"/>
    <w:rsid w:val="366CA97F"/>
    <w:rsid w:val="37F6B9F5"/>
    <w:rsid w:val="37FB89B3"/>
    <w:rsid w:val="380B2F60"/>
    <w:rsid w:val="38662F8E"/>
    <w:rsid w:val="38DF86A5"/>
    <w:rsid w:val="39331F0A"/>
    <w:rsid w:val="394977C0"/>
    <w:rsid w:val="3950BA0F"/>
    <w:rsid w:val="395CA66C"/>
    <w:rsid w:val="3A19FC57"/>
    <w:rsid w:val="3A228B9D"/>
    <w:rsid w:val="3AD0E9EA"/>
    <w:rsid w:val="3AD71BC9"/>
    <w:rsid w:val="3B645FFC"/>
    <w:rsid w:val="3BA026C1"/>
    <w:rsid w:val="3C10818E"/>
    <w:rsid w:val="3C1AF09D"/>
    <w:rsid w:val="3DC4A652"/>
    <w:rsid w:val="3EF460FD"/>
    <w:rsid w:val="3FA6E063"/>
    <w:rsid w:val="3FFAFAC7"/>
    <w:rsid w:val="4009426D"/>
    <w:rsid w:val="40ABE810"/>
    <w:rsid w:val="40ACB1ED"/>
    <w:rsid w:val="410EDE29"/>
    <w:rsid w:val="410F9587"/>
    <w:rsid w:val="4196E22F"/>
    <w:rsid w:val="41B72A2D"/>
    <w:rsid w:val="421CC9AE"/>
    <w:rsid w:val="433C46C6"/>
    <w:rsid w:val="43EC2FEB"/>
    <w:rsid w:val="446BDD4E"/>
    <w:rsid w:val="447B3E65"/>
    <w:rsid w:val="453F672D"/>
    <w:rsid w:val="45401DE6"/>
    <w:rsid w:val="45A892CB"/>
    <w:rsid w:val="45AA1419"/>
    <w:rsid w:val="45D2B215"/>
    <w:rsid w:val="4602CCFB"/>
    <w:rsid w:val="463EA228"/>
    <w:rsid w:val="46461A2E"/>
    <w:rsid w:val="4746FA1B"/>
    <w:rsid w:val="47B63F58"/>
    <w:rsid w:val="487AB042"/>
    <w:rsid w:val="48E4B13C"/>
    <w:rsid w:val="48F4A9E5"/>
    <w:rsid w:val="491BB899"/>
    <w:rsid w:val="494FF846"/>
    <w:rsid w:val="4983C0CA"/>
    <w:rsid w:val="4A6EE3D1"/>
    <w:rsid w:val="4AAB6BA6"/>
    <w:rsid w:val="4AFE84EF"/>
    <w:rsid w:val="4B07B28A"/>
    <w:rsid w:val="4B1EF645"/>
    <w:rsid w:val="4B7FE18E"/>
    <w:rsid w:val="4B807C5C"/>
    <w:rsid w:val="4BA4D57A"/>
    <w:rsid w:val="4C738CE6"/>
    <w:rsid w:val="4C7CCC34"/>
    <w:rsid w:val="4CE75AA8"/>
    <w:rsid w:val="4D06803C"/>
    <w:rsid w:val="4D773492"/>
    <w:rsid w:val="4D96CCF0"/>
    <w:rsid w:val="4F20F266"/>
    <w:rsid w:val="4F524701"/>
    <w:rsid w:val="4FBC016C"/>
    <w:rsid w:val="4FED3A7A"/>
    <w:rsid w:val="50510E40"/>
    <w:rsid w:val="50BA0263"/>
    <w:rsid w:val="50BEF8B5"/>
    <w:rsid w:val="52299167"/>
    <w:rsid w:val="528FF680"/>
    <w:rsid w:val="52CE2700"/>
    <w:rsid w:val="52D38DB8"/>
    <w:rsid w:val="5392BDC8"/>
    <w:rsid w:val="54A688B3"/>
    <w:rsid w:val="54D468CE"/>
    <w:rsid w:val="54F74A4D"/>
    <w:rsid w:val="556E48BB"/>
    <w:rsid w:val="559A4BE7"/>
    <w:rsid w:val="55C1AF48"/>
    <w:rsid w:val="55FC5EB7"/>
    <w:rsid w:val="5661CE66"/>
    <w:rsid w:val="56740B8E"/>
    <w:rsid w:val="567D8688"/>
    <w:rsid w:val="572DE15A"/>
    <w:rsid w:val="573B7B96"/>
    <w:rsid w:val="57B8938B"/>
    <w:rsid w:val="58241DA3"/>
    <w:rsid w:val="5845F41B"/>
    <w:rsid w:val="58EF4A4F"/>
    <w:rsid w:val="59241DE3"/>
    <w:rsid w:val="59ABE551"/>
    <w:rsid w:val="5A522D25"/>
    <w:rsid w:val="5AADBA3C"/>
    <w:rsid w:val="5AE45985"/>
    <w:rsid w:val="5AF34F4D"/>
    <w:rsid w:val="5B20E7F5"/>
    <w:rsid w:val="5BD2DF21"/>
    <w:rsid w:val="5BDDC197"/>
    <w:rsid w:val="5C16F02B"/>
    <w:rsid w:val="5C836122"/>
    <w:rsid w:val="5C861980"/>
    <w:rsid w:val="5C91F4A3"/>
    <w:rsid w:val="5D1EB504"/>
    <w:rsid w:val="5D619DD4"/>
    <w:rsid w:val="5D652438"/>
    <w:rsid w:val="5E4CECDE"/>
    <w:rsid w:val="5E973D8E"/>
    <w:rsid w:val="5E9960B1"/>
    <w:rsid w:val="5EC36AC1"/>
    <w:rsid w:val="5ED38CB8"/>
    <w:rsid w:val="5EE0CA5D"/>
    <w:rsid w:val="5EF4F0F6"/>
    <w:rsid w:val="5F9536C7"/>
    <w:rsid w:val="5FC9EBFD"/>
    <w:rsid w:val="6038AEC9"/>
    <w:rsid w:val="6155DDFA"/>
    <w:rsid w:val="61E6D731"/>
    <w:rsid w:val="62B1EEAF"/>
    <w:rsid w:val="6361338E"/>
    <w:rsid w:val="63E367D4"/>
    <w:rsid w:val="654D85C9"/>
    <w:rsid w:val="65E1C9FF"/>
    <w:rsid w:val="664D11DC"/>
    <w:rsid w:val="66622F8C"/>
    <w:rsid w:val="67CE7284"/>
    <w:rsid w:val="67EB0521"/>
    <w:rsid w:val="6846E9E5"/>
    <w:rsid w:val="68FD20CB"/>
    <w:rsid w:val="692E01A1"/>
    <w:rsid w:val="6953B50A"/>
    <w:rsid w:val="697E4632"/>
    <w:rsid w:val="6987A021"/>
    <w:rsid w:val="6989582E"/>
    <w:rsid w:val="69A54538"/>
    <w:rsid w:val="6A48E4FF"/>
    <w:rsid w:val="6A635A34"/>
    <w:rsid w:val="6A76FA7B"/>
    <w:rsid w:val="6AC3A5E5"/>
    <w:rsid w:val="6B1E5251"/>
    <w:rsid w:val="6B71FB42"/>
    <w:rsid w:val="6C6CC550"/>
    <w:rsid w:val="6C6F83D2"/>
    <w:rsid w:val="6C8B8E0A"/>
    <w:rsid w:val="6D25C604"/>
    <w:rsid w:val="6D6047A2"/>
    <w:rsid w:val="6DC344E8"/>
    <w:rsid w:val="6DD26180"/>
    <w:rsid w:val="6E2A6097"/>
    <w:rsid w:val="6E4FA121"/>
    <w:rsid w:val="6E5B821F"/>
    <w:rsid w:val="6E87492D"/>
    <w:rsid w:val="6EE50C29"/>
    <w:rsid w:val="6F3E8144"/>
    <w:rsid w:val="6F9A3937"/>
    <w:rsid w:val="6FA6DEE4"/>
    <w:rsid w:val="6FC29273"/>
    <w:rsid w:val="6FC4DD6D"/>
    <w:rsid w:val="6FFD6C74"/>
    <w:rsid w:val="701ED152"/>
    <w:rsid w:val="7111D7CB"/>
    <w:rsid w:val="714C0650"/>
    <w:rsid w:val="714FE5A2"/>
    <w:rsid w:val="718E53AA"/>
    <w:rsid w:val="71DE3980"/>
    <w:rsid w:val="7273CD35"/>
    <w:rsid w:val="728BD4BA"/>
    <w:rsid w:val="732483CE"/>
    <w:rsid w:val="7344E8B4"/>
    <w:rsid w:val="73F7F32C"/>
    <w:rsid w:val="741F9EA4"/>
    <w:rsid w:val="7429A7E9"/>
    <w:rsid w:val="74580881"/>
    <w:rsid w:val="74BD32C5"/>
    <w:rsid w:val="74DBA138"/>
    <w:rsid w:val="756699D2"/>
    <w:rsid w:val="75D74CDA"/>
    <w:rsid w:val="762EEFA5"/>
    <w:rsid w:val="76A76BC8"/>
    <w:rsid w:val="76BE885C"/>
    <w:rsid w:val="76BFEDD7"/>
    <w:rsid w:val="76CDB0B1"/>
    <w:rsid w:val="775AFB00"/>
    <w:rsid w:val="77DFAA58"/>
    <w:rsid w:val="781B4D5B"/>
    <w:rsid w:val="790FFFBA"/>
    <w:rsid w:val="798B9DAC"/>
    <w:rsid w:val="79FAD7E2"/>
    <w:rsid w:val="7AB657DE"/>
    <w:rsid w:val="7ADCA7F7"/>
    <w:rsid w:val="7B282C68"/>
    <w:rsid w:val="7B815505"/>
    <w:rsid w:val="7B82D674"/>
    <w:rsid w:val="7BE5B6F4"/>
    <w:rsid w:val="7CA302DA"/>
    <w:rsid w:val="7D38AD4D"/>
    <w:rsid w:val="7D3B1B66"/>
    <w:rsid w:val="7D7FE314"/>
    <w:rsid w:val="7D9BC952"/>
    <w:rsid w:val="7E25D3F3"/>
    <w:rsid w:val="7E67A4DE"/>
    <w:rsid w:val="7EFDE8C5"/>
    <w:rsid w:val="7F60C105"/>
    <w:rsid w:val="7F6BCA9F"/>
    <w:rsid w:val="7FD8845C"/>
    <w:rsid w:val="7FE3CCAD"/>
    <w:rsid w:val="7FE860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692B3"/>
  <w15:chartTrackingRefBased/>
  <w15:docId w15:val="{A1854BFB-E749-4822-A4C6-FB133E6F3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584"/>
    <w:pPr>
      <w:spacing w:before="120" w:after="0" w:line="312" w:lineRule="auto"/>
      <w:jc w:val="both"/>
    </w:pPr>
    <w:rPr>
      <w:rFonts w:ascii="Times New Roman" w:hAnsi="Times New Roman"/>
      <w:color w:val="000000" w:themeColor="text1"/>
      <w:sz w:val="26"/>
    </w:rPr>
  </w:style>
  <w:style w:type="paragraph" w:styleId="Heading1">
    <w:name w:val="heading 1"/>
    <w:basedOn w:val="Normal"/>
    <w:next w:val="Normal"/>
    <w:uiPriority w:val="9"/>
    <w:qFormat/>
    <w:rsid w:val="00790CE8"/>
    <w:pPr>
      <w:keepNext/>
      <w:keepLines/>
      <w:spacing w:before="360" w:after="80"/>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90CE8"/>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790CE8"/>
    <w:pPr>
      <w:keepNext/>
      <w:keepLines/>
      <w:spacing w:before="160" w:after="80"/>
      <w:jc w:val="left"/>
      <w:outlineLvl w:val="2"/>
    </w:pPr>
    <w:rPr>
      <w:rFonts w:eastAsiaTheme="majorEastAsia" w:cstheme="majorBidi"/>
      <w:b/>
      <w:szCs w:val="28"/>
    </w:rPr>
  </w:style>
  <w:style w:type="paragraph" w:styleId="Heading4">
    <w:name w:val="heading 4"/>
    <w:basedOn w:val="Normal"/>
    <w:next w:val="Normal"/>
    <w:uiPriority w:val="9"/>
    <w:unhideWhenUsed/>
    <w:qFormat/>
    <w:rsid w:val="00C1537F"/>
    <w:pPr>
      <w:keepNext/>
      <w:keepLines/>
      <w:spacing w:before="80" w:after="40"/>
      <w:jc w:val="left"/>
      <w:outlineLvl w:val="3"/>
    </w:pPr>
    <w:rPr>
      <w:rFonts w:eastAsiaTheme="majorEastAsia" w:cstheme="majorBidi"/>
      <w:iCs/>
    </w:rPr>
  </w:style>
  <w:style w:type="paragraph" w:styleId="Heading5">
    <w:name w:val="heading 5"/>
    <w:basedOn w:val="Normal"/>
    <w:next w:val="Normal"/>
    <w:uiPriority w:val="9"/>
    <w:unhideWhenUsed/>
    <w:qFormat/>
    <w:rsid w:val="00C25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C25A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C25A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C25A38"/>
    <w:pPr>
      <w:keepNext/>
      <w:keepLines/>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C25A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5A38"/>
    <w:pPr>
      <w:ind w:left="720"/>
      <w:contextualSpacing/>
    </w:pPr>
  </w:style>
  <w:style w:type="character" w:styleId="IntenseEmphasis">
    <w:name w:val="Intense Emphasis"/>
    <w:basedOn w:val="DefaultParagraphFont"/>
    <w:uiPriority w:val="21"/>
    <w:qFormat/>
    <w:rsid w:val="00C25A38"/>
    <w:rPr>
      <w:i/>
      <w:iCs/>
      <w:color w:val="0F4761" w:themeColor="accent1" w:themeShade="BF"/>
    </w:rPr>
  </w:style>
  <w:style w:type="character" w:styleId="IntenseReference">
    <w:name w:val="Intense Reference"/>
    <w:basedOn w:val="DefaultParagraphFont"/>
    <w:uiPriority w:val="32"/>
    <w:qFormat/>
    <w:rsid w:val="00C25A38"/>
    <w:rPr>
      <w:b/>
      <w:bCs/>
      <w:smallCaps/>
      <w:color w:val="0F4761" w:themeColor="accent1" w:themeShade="BF"/>
      <w:spacing w:val="5"/>
    </w:rPr>
  </w:style>
  <w:style w:type="paragraph" w:styleId="Footer">
    <w:name w:val="footer"/>
    <w:basedOn w:val="Normal"/>
    <w:link w:val="FooterChar"/>
    <w:uiPriority w:val="99"/>
    <w:unhideWhenUsed/>
    <w:rsid w:val="002C419C"/>
    <w:pPr>
      <w:tabs>
        <w:tab w:val="center" w:pos="4680"/>
        <w:tab w:val="right" w:pos="9360"/>
      </w:tabs>
      <w:spacing w:line="240" w:lineRule="auto"/>
    </w:pPr>
  </w:style>
  <w:style w:type="character" w:customStyle="1" w:styleId="FooterChar">
    <w:name w:val="Footer Char"/>
    <w:basedOn w:val="DefaultParagraphFont"/>
    <w:link w:val="Footer"/>
    <w:uiPriority w:val="99"/>
    <w:rsid w:val="002C419C"/>
    <w:rPr>
      <w:rFonts w:ascii="Times New Roman" w:hAnsi="Times New Roman"/>
      <w:color w:val="000000" w:themeColor="text1"/>
      <w:sz w:val="26"/>
    </w:rPr>
  </w:style>
  <w:style w:type="paragraph" w:styleId="Header">
    <w:name w:val="header"/>
    <w:basedOn w:val="Normal"/>
    <w:link w:val="HeaderChar"/>
    <w:uiPriority w:val="99"/>
    <w:unhideWhenUsed/>
    <w:rsid w:val="002B4B04"/>
    <w:pPr>
      <w:tabs>
        <w:tab w:val="center" w:pos="4680"/>
        <w:tab w:val="right" w:pos="9360"/>
      </w:tabs>
      <w:spacing w:line="240" w:lineRule="auto"/>
    </w:pPr>
  </w:style>
  <w:style w:type="character" w:customStyle="1" w:styleId="HeaderChar">
    <w:name w:val="Header Char"/>
    <w:basedOn w:val="DefaultParagraphFont"/>
    <w:link w:val="Header"/>
    <w:uiPriority w:val="99"/>
    <w:rsid w:val="002B4B04"/>
    <w:rPr>
      <w:rFonts w:ascii="Times New Roman" w:hAnsi="Times New Roman"/>
      <w:color w:val="000000" w:themeColor="text1"/>
      <w:sz w:val="26"/>
    </w:rPr>
  </w:style>
  <w:style w:type="character" w:customStyle="1" w:styleId="u1Char">
    <w:name w:val="Đầu đề 1 Char"/>
    <w:basedOn w:val="DefaultParagraphFont"/>
    <w:uiPriority w:val="9"/>
    <w:rsid w:val="002B4B0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DefaultParagraphFont"/>
    <w:uiPriority w:val="9"/>
    <w:semiHidden/>
    <w:rsid w:val="002B4B0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DefaultParagraphFont"/>
    <w:uiPriority w:val="9"/>
    <w:semiHidden/>
    <w:rsid w:val="002B4B04"/>
    <w:rPr>
      <w:rFonts w:eastAsiaTheme="majorEastAsia" w:cstheme="majorBidi"/>
      <w:color w:val="0F4761" w:themeColor="accent1" w:themeShade="BF"/>
      <w:sz w:val="28"/>
      <w:szCs w:val="28"/>
    </w:rPr>
  </w:style>
  <w:style w:type="character" w:customStyle="1" w:styleId="u4Char">
    <w:name w:val="Đầu đề 4 Char"/>
    <w:basedOn w:val="DefaultParagraphFont"/>
    <w:uiPriority w:val="9"/>
    <w:semiHidden/>
    <w:rsid w:val="002B4B04"/>
    <w:rPr>
      <w:rFonts w:eastAsiaTheme="majorEastAsia" w:cstheme="majorBidi"/>
      <w:i/>
      <w:iCs/>
      <w:color w:val="0F4761" w:themeColor="accent1" w:themeShade="BF"/>
    </w:rPr>
  </w:style>
  <w:style w:type="character" w:customStyle="1" w:styleId="u5Char">
    <w:name w:val="Đầu đề 5 Char"/>
    <w:basedOn w:val="DefaultParagraphFont"/>
    <w:uiPriority w:val="9"/>
    <w:semiHidden/>
    <w:rsid w:val="002B4B04"/>
    <w:rPr>
      <w:rFonts w:eastAsiaTheme="majorEastAsia" w:cstheme="majorBidi"/>
      <w:color w:val="0F4761" w:themeColor="accent1" w:themeShade="BF"/>
    </w:rPr>
  </w:style>
  <w:style w:type="character" w:customStyle="1" w:styleId="u6Char">
    <w:name w:val="Đầu đề 6 Char"/>
    <w:basedOn w:val="DefaultParagraphFont"/>
    <w:uiPriority w:val="9"/>
    <w:semiHidden/>
    <w:rsid w:val="002B4B04"/>
    <w:rPr>
      <w:rFonts w:eastAsiaTheme="majorEastAsia" w:cstheme="majorBidi"/>
      <w:i/>
      <w:iCs/>
      <w:color w:val="595959" w:themeColor="text1" w:themeTint="A6"/>
    </w:rPr>
  </w:style>
  <w:style w:type="character" w:customStyle="1" w:styleId="u7Char">
    <w:name w:val="Đầu đề 7 Char"/>
    <w:basedOn w:val="DefaultParagraphFont"/>
    <w:uiPriority w:val="9"/>
    <w:semiHidden/>
    <w:rsid w:val="002B4B04"/>
    <w:rPr>
      <w:rFonts w:eastAsiaTheme="majorEastAsia" w:cstheme="majorBidi"/>
      <w:color w:val="595959" w:themeColor="text1" w:themeTint="A6"/>
    </w:rPr>
  </w:style>
  <w:style w:type="character" w:customStyle="1" w:styleId="u8Char">
    <w:name w:val="Đầu đề 8 Char"/>
    <w:basedOn w:val="DefaultParagraphFont"/>
    <w:uiPriority w:val="9"/>
    <w:semiHidden/>
    <w:rsid w:val="002B4B04"/>
    <w:rPr>
      <w:rFonts w:eastAsiaTheme="majorEastAsia" w:cstheme="majorBidi"/>
      <w:i/>
      <w:iCs/>
      <w:color w:val="272727" w:themeColor="text1" w:themeTint="D8"/>
    </w:rPr>
  </w:style>
  <w:style w:type="character" w:customStyle="1" w:styleId="u9Char">
    <w:name w:val="Đầu đề 9 Char"/>
    <w:basedOn w:val="DefaultParagraphFont"/>
    <w:uiPriority w:val="9"/>
    <w:semiHidden/>
    <w:rsid w:val="002B4B04"/>
    <w:rPr>
      <w:rFonts w:eastAsiaTheme="majorEastAsia" w:cstheme="majorBidi"/>
      <w:color w:val="272727" w:themeColor="text1" w:themeTint="D8"/>
    </w:rPr>
  </w:style>
  <w:style w:type="character" w:customStyle="1" w:styleId="TiuChar">
    <w:name w:val="Tiêu đề Char"/>
    <w:basedOn w:val="DefaultParagraphFont"/>
    <w:uiPriority w:val="10"/>
    <w:rsid w:val="002B4B04"/>
    <w:rPr>
      <w:rFonts w:asciiTheme="majorHAnsi" w:eastAsiaTheme="majorEastAsia" w:hAnsiTheme="majorHAnsi" w:cstheme="majorBidi"/>
      <w:spacing w:val="-10"/>
      <w:kern w:val="28"/>
      <w:sz w:val="56"/>
      <w:szCs w:val="56"/>
    </w:rPr>
  </w:style>
  <w:style w:type="character" w:customStyle="1" w:styleId="TiuphuChar">
    <w:name w:val="Tiêu đề phụ Char"/>
    <w:basedOn w:val="DefaultParagraphFont"/>
    <w:uiPriority w:val="11"/>
    <w:rsid w:val="002B4B04"/>
    <w:rPr>
      <w:rFonts w:eastAsiaTheme="majorEastAsia" w:cstheme="majorBidi"/>
      <w:color w:val="595959" w:themeColor="text1" w:themeTint="A6"/>
      <w:spacing w:val="15"/>
      <w:sz w:val="28"/>
      <w:szCs w:val="28"/>
    </w:rPr>
  </w:style>
  <w:style w:type="character" w:customStyle="1" w:styleId="LitrichdnChar">
    <w:name w:val="Lời trích dẫn Char"/>
    <w:basedOn w:val="DefaultParagraphFont"/>
    <w:uiPriority w:val="29"/>
    <w:rsid w:val="002B4B04"/>
    <w:rPr>
      <w:i/>
      <w:iCs/>
      <w:color w:val="404040" w:themeColor="text1" w:themeTint="BF"/>
    </w:rPr>
  </w:style>
  <w:style w:type="character" w:customStyle="1" w:styleId="NhaykepmChar">
    <w:name w:val="Nháy kép Đậm Char"/>
    <w:basedOn w:val="DefaultParagraphFont"/>
    <w:uiPriority w:val="30"/>
    <w:rsid w:val="002B4B04"/>
    <w:rPr>
      <w:i/>
      <w:iCs/>
      <w:color w:val="0F4761" w:themeColor="accent1" w:themeShade="BF"/>
    </w:rPr>
  </w:style>
  <w:style w:type="table" w:styleId="TableGrid">
    <w:name w:val="Table Grid"/>
    <w:basedOn w:val="TableNormal"/>
    <w:uiPriority w:val="39"/>
    <w:rsid w:val="00653453"/>
    <w:pPr>
      <w:spacing w:after="0" w:line="240" w:lineRule="auto"/>
    </w:pPr>
    <w:tblPr/>
  </w:style>
  <w:style w:type="paragraph" w:styleId="NoSpacing">
    <w:name w:val="No Spacing"/>
    <w:uiPriority w:val="1"/>
    <w:qFormat/>
    <w:rsid w:val="00B914B5"/>
    <w:pPr>
      <w:spacing w:after="0" w:line="240" w:lineRule="auto"/>
    </w:pPr>
  </w:style>
  <w:style w:type="paragraph" w:styleId="TOCHeading">
    <w:name w:val="TOC Heading"/>
    <w:basedOn w:val="Heading1"/>
    <w:next w:val="Normal"/>
    <w:uiPriority w:val="39"/>
    <w:unhideWhenUsed/>
    <w:qFormat/>
    <w:rsid w:val="00467313"/>
    <w:pPr>
      <w:spacing w:before="240" w:after="0" w:line="259" w:lineRule="auto"/>
      <w:outlineLvl w:val="9"/>
    </w:pPr>
    <w:rPr>
      <w:kern w:val="0"/>
      <w:szCs w:val="32"/>
      <w14:ligatures w14:val="none"/>
    </w:rPr>
  </w:style>
  <w:style w:type="paragraph" w:styleId="TOC1">
    <w:name w:val="toc 1"/>
    <w:basedOn w:val="Normal"/>
    <w:next w:val="Normal"/>
    <w:uiPriority w:val="39"/>
    <w:unhideWhenUsed/>
    <w:rsid w:val="005C5CE8"/>
    <w:pPr>
      <w:spacing w:after="100"/>
    </w:pPr>
  </w:style>
  <w:style w:type="character" w:styleId="Hyperlink">
    <w:name w:val="Hyperlink"/>
    <w:basedOn w:val="DefaultParagraphFont"/>
    <w:uiPriority w:val="99"/>
    <w:unhideWhenUsed/>
    <w:rsid w:val="005C5CE8"/>
    <w:rPr>
      <w:color w:val="467886"/>
      <w:u w:val="single"/>
    </w:rPr>
  </w:style>
  <w:style w:type="paragraph" w:styleId="TOC2">
    <w:name w:val="toc 2"/>
    <w:basedOn w:val="Normal"/>
    <w:next w:val="Normal"/>
    <w:uiPriority w:val="39"/>
    <w:unhideWhenUsed/>
    <w:rsid w:val="005C5CE8"/>
    <w:pPr>
      <w:spacing w:after="100"/>
      <w:ind w:left="220"/>
    </w:pPr>
  </w:style>
  <w:style w:type="paragraph" w:styleId="TOC3">
    <w:name w:val="toc 3"/>
    <w:basedOn w:val="Normal"/>
    <w:next w:val="Normal"/>
    <w:autoRedefine/>
    <w:uiPriority w:val="39"/>
    <w:unhideWhenUsed/>
    <w:rsid w:val="00D10AFE"/>
    <w:pPr>
      <w:spacing w:after="100"/>
      <w:ind w:left="480"/>
    </w:pPr>
  </w:style>
  <w:style w:type="character" w:customStyle="1" w:styleId="Heading2Char">
    <w:name w:val="Heading 2 Char"/>
    <w:basedOn w:val="DefaultParagraphFont"/>
    <w:link w:val="Heading2"/>
    <w:uiPriority w:val="9"/>
    <w:rsid w:val="00B9462F"/>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07149B"/>
    <w:rPr>
      <w:rFonts w:ascii="Times New Roman" w:eastAsiaTheme="majorEastAsia" w:hAnsi="Times New Roman" w:cstheme="majorBidi"/>
      <w:b/>
      <w:color w:val="000000" w:themeColor="text1"/>
      <w:sz w:val="26"/>
      <w:szCs w:val="28"/>
    </w:rPr>
  </w:style>
  <w:style w:type="paragraph" w:styleId="NormalWeb">
    <w:name w:val="Normal (Web)"/>
    <w:basedOn w:val="Normal"/>
    <w:uiPriority w:val="99"/>
    <w:unhideWhenUsed/>
    <w:rsid w:val="00D97F73"/>
    <w:pPr>
      <w:spacing w:before="100" w:beforeAutospacing="1" w:after="100" w:afterAutospacing="1" w:line="240" w:lineRule="auto"/>
    </w:pPr>
    <w:rPr>
      <w:rFonts w:eastAsia="Times New Roman" w:cs="Times New Roman"/>
      <w:kern w:val="0"/>
      <w14:ligatures w14:val="none"/>
    </w:rPr>
  </w:style>
  <w:style w:type="table" w:styleId="TableGridLight">
    <w:name w:val="Grid Table Light"/>
    <w:basedOn w:val="TableNormal"/>
    <w:uiPriority w:val="40"/>
    <w:rsid w:val="00F360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94A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670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6">
    <w:name w:val="Grid Table 1 Light Accent 6"/>
    <w:basedOn w:val="TableNormal"/>
    <w:uiPriority w:val="46"/>
    <w:rsid w:val="00532584"/>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PlainTable3">
    <w:name w:val="Plain Table 3"/>
    <w:basedOn w:val="TableNormal"/>
    <w:uiPriority w:val="43"/>
    <w:rsid w:val="0081598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159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81598A"/>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1598A"/>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70BE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verTitle16pt">
    <w:name w:val="Cover/Title16pt"/>
    <w:basedOn w:val="Normal"/>
    <w:qFormat/>
    <w:rsid w:val="00F21B01"/>
    <w:pPr>
      <w:spacing w:line="240" w:lineRule="auto"/>
      <w:jc w:val="center"/>
    </w:pPr>
    <w:rPr>
      <w:rFonts w:cs="Times New Roman"/>
      <w:b/>
      <w:bCs/>
      <w:sz w:val="32"/>
      <w:szCs w:val="32"/>
    </w:rPr>
  </w:style>
  <w:style w:type="character" w:styleId="UnresolvedMention">
    <w:name w:val="Unresolved Mention"/>
    <w:basedOn w:val="DefaultParagraphFont"/>
    <w:uiPriority w:val="99"/>
    <w:semiHidden/>
    <w:unhideWhenUsed/>
    <w:rsid w:val="00BA0C27"/>
    <w:rPr>
      <w:color w:val="605E5C"/>
      <w:shd w:val="clear" w:color="auto" w:fill="E1DFDD"/>
    </w:rPr>
  </w:style>
  <w:style w:type="paragraph" w:customStyle="1" w:styleId="ds-markdown-paragraph">
    <w:name w:val="ds-markdown-paragraph"/>
    <w:basedOn w:val="Normal"/>
    <w:rsid w:val="00B4115E"/>
    <w:pPr>
      <w:spacing w:before="100" w:beforeAutospacing="1" w:after="100" w:afterAutospacing="1" w:line="240" w:lineRule="auto"/>
      <w:jc w:val="left"/>
    </w:pPr>
    <w:rPr>
      <w:rFonts w:eastAsia="Times New Roman" w:cs="Times New Roman"/>
      <w:color w:val="auto"/>
      <w:kern w:val="0"/>
      <w:sz w:val="24"/>
      <w14:ligatures w14:val="none"/>
    </w:rPr>
  </w:style>
  <w:style w:type="character" w:styleId="Strong">
    <w:name w:val="Strong"/>
    <w:basedOn w:val="DefaultParagraphFont"/>
    <w:uiPriority w:val="22"/>
    <w:qFormat/>
    <w:rsid w:val="00B4115E"/>
    <w:rPr>
      <w:b/>
      <w:bCs/>
    </w:rPr>
  </w:style>
  <w:style w:type="paragraph" w:styleId="TOC4">
    <w:name w:val="toc 4"/>
    <w:basedOn w:val="Normal"/>
    <w:next w:val="Normal"/>
    <w:autoRedefine/>
    <w:uiPriority w:val="39"/>
    <w:unhideWhenUsed/>
    <w:rsid w:val="005E59C2"/>
    <w:pPr>
      <w:spacing w:before="0" w:after="100" w:line="278" w:lineRule="auto"/>
      <w:ind w:left="720"/>
      <w:jc w:val="left"/>
    </w:pPr>
    <w:rPr>
      <w:rFonts w:asciiTheme="minorHAnsi" w:eastAsiaTheme="minorEastAsia" w:hAnsiTheme="minorHAnsi"/>
      <w:color w:val="auto"/>
      <w:sz w:val="24"/>
    </w:rPr>
  </w:style>
  <w:style w:type="paragraph" w:styleId="TOC5">
    <w:name w:val="toc 5"/>
    <w:basedOn w:val="Normal"/>
    <w:next w:val="Normal"/>
    <w:autoRedefine/>
    <w:uiPriority w:val="39"/>
    <w:unhideWhenUsed/>
    <w:rsid w:val="005E59C2"/>
    <w:pPr>
      <w:spacing w:before="0" w:after="100" w:line="278" w:lineRule="auto"/>
      <w:ind w:left="960"/>
      <w:jc w:val="left"/>
    </w:pPr>
    <w:rPr>
      <w:rFonts w:asciiTheme="minorHAnsi" w:eastAsiaTheme="minorEastAsia" w:hAnsiTheme="minorHAnsi"/>
      <w:color w:val="auto"/>
      <w:sz w:val="24"/>
    </w:rPr>
  </w:style>
  <w:style w:type="paragraph" w:styleId="TOC6">
    <w:name w:val="toc 6"/>
    <w:basedOn w:val="Normal"/>
    <w:next w:val="Normal"/>
    <w:autoRedefine/>
    <w:uiPriority w:val="39"/>
    <w:unhideWhenUsed/>
    <w:rsid w:val="005E59C2"/>
    <w:pPr>
      <w:spacing w:before="0" w:after="100" w:line="278" w:lineRule="auto"/>
      <w:ind w:left="1200"/>
      <w:jc w:val="left"/>
    </w:pPr>
    <w:rPr>
      <w:rFonts w:asciiTheme="minorHAnsi" w:eastAsiaTheme="minorEastAsia" w:hAnsiTheme="minorHAnsi"/>
      <w:color w:val="auto"/>
      <w:sz w:val="24"/>
    </w:rPr>
  </w:style>
  <w:style w:type="paragraph" w:styleId="TOC7">
    <w:name w:val="toc 7"/>
    <w:basedOn w:val="Normal"/>
    <w:next w:val="Normal"/>
    <w:autoRedefine/>
    <w:uiPriority w:val="39"/>
    <w:unhideWhenUsed/>
    <w:rsid w:val="005E59C2"/>
    <w:pPr>
      <w:spacing w:before="0" w:after="100" w:line="278" w:lineRule="auto"/>
      <w:ind w:left="1440"/>
      <w:jc w:val="left"/>
    </w:pPr>
    <w:rPr>
      <w:rFonts w:asciiTheme="minorHAnsi" w:eastAsiaTheme="minorEastAsia" w:hAnsiTheme="minorHAnsi"/>
      <w:color w:val="auto"/>
      <w:sz w:val="24"/>
    </w:rPr>
  </w:style>
  <w:style w:type="paragraph" w:styleId="TOC8">
    <w:name w:val="toc 8"/>
    <w:basedOn w:val="Normal"/>
    <w:next w:val="Normal"/>
    <w:autoRedefine/>
    <w:uiPriority w:val="39"/>
    <w:unhideWhenUsed/>
    <w:rsid w:val="005E59C2"/>
    <w:pPr>
      <w:spacing w:before="0" w:after="100" w:line="278" w:lineRule="auto"/>
      <w:ind w:left="1680"/>
      <w:jc w:val="left"/>
    </w:pPr>
    <w:rPr>
      <w:rFonts w:asciiTheme="minorHAnsi" w:eastAsiaTheme="minorEastAsia" w:hAnsiTheme="minorHAnsi"/>
      <w:color w:val="auto"/>
      <w:sz w:val="24"/>
    </w:rPr>
  </w:style>
  <w:style w:type="paragraph" w:styleId="TOC9">
    <w:name w:val="toc 9"/>
    <w:basedOn w:val="Normal"/>
    <w:next w:val="Normal"/>
    <w:autoRedefine/>
    <w:uiPriority w:val="39"/>
    <w:unhideWhenUsed/>
    <w:rsid w:val="005E59C2"/>
    <w:pPr>
      <w:spacing w:before="0" w:after="100" w:line="278" w:lineRule="auto"/>
      <w:ind w:left="1920"/>
      <w:jc w:val="left"/>
    </w:pPr>
    <w:rPr>
      <w:rFonts w:asciiTheme="minorHAnsi" w:eastAsiaTheme="minorEastAsia" w:hAnsiTheme="minorHAnsi"/>
      <w:color w:val="auto"/>
      <w:sz w:val="24"/>
    </w:rPr>
  </w:style>
  <w:style w:type="paragraph" w:styleId="Subtitle">
    <w:name w:val="Subtitle"/>
    <w:basedOn w:val="Normal"/>
    <w:next w:val="Normal"/>
    <w:link w:val="SubtitleChar"/>
    <w:uiPriority w:val="11"/>
    <w:qFormat/>
    <w:rsid w:val="006A4FBD"/>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6A4FBD"/>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48.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staging.ecommerce-ktpm.com" TargetMode="External"/><Relationship Id="rId66" Type="http://schemas.openxmlformats.org/officeDocument/2006/relationships/image" Target="media/image51.png"/><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49.png"/><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uat.ecommerce-ktpm.com" TargetMode="External"/><Relationship Id="rId67"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2e3d214-3003-47e3-b404-0270b0de39e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455DB0C04F5BD409A912FE05D33EC66" ma:contentTypeVersion="10" ma:contentTypeDescription="Create a new document." ma:contentTypeScope="" ma:versionID="70f26e6daf96ff8ec5fb51f4241324e3">
  <xsd:schema xmlns:xsd="http://www.w3.org/2001/XMLSchema" xmlns:xs="http://www.w3.org/2001/XMLSchema" xmlns:p="http://schemas.microsoft.com/office/2006/metadata/properties" xmlns:ns3="12e3d214-3003-47e3-b404-0270b0de39e9" targetNamespace="http://schemas.microsoft.com/office/2006/metadata/properties" ma:root="true" ma:fieldsID="f01fe97a71e10a9142d743a9ea9ca566" ns3:_="">
    <xsd:import namespace="12e3d214-3003-47e3-b404-0270b0de39e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e3d214-3003-47e3-b404-0270b0de39e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B32C8E-A383-4F94-9F16-A693CB5CECF7}">
  <ds:schemaRefs>
    <ds:schemaRef ds:uri="http://purl.org/dc/elements/1.1/"/>
    <ds:schemaRef ds:uri="http://schemas.microsoft.com/office/2006/metadata/properties"/>
    <ds:schemaRef ds:uri="http://schemas.microsoft.com/office/2006/documentManagement/types"/>
    <ds:schemaRef ds:uri="http://purl.org/dc/terms/"/>
    <ds:schemaRef ds:uri="http://purl.org/dc/dcmitype/"/>
    <ds:schemaRef ds:uri="http://schemas.microsoft.com/office/infopath/2007/PartnerControls"/>
    <ds:schemaRef ds:uri="http://schemas.openxmlformats.org/package/2006/metadata/core-properties"/>
    <ds:schemaRef ds:uri="12e3d214-3003-47e3-b404-0270b0de39e9"/>
    <ds:schemaRef ds:uri="http://www.w3.org/XML/1998/namespace"/>
  </ds:schemaRefs>
</ds:datastoreItem>
</file>

<file path=customXml/itemProps2.xml><?xml version="1.0" encoding="utf-8"?>
<ds:datastoreItem xmlns:ds="http://schemas.openxmlformats.org/officeDocument/2006/customXml" ds:itemID="{229C57A5-0288-4A42-9B22-21CAB922E0D4}">
  <ds:schemaRefs>
    <ds:schemaRef ds:uri="http://schemas.openxmlformats.org/officeDocument/2006/bibliography"/>
  </ds:schemaRefs>
</ds:datastoreItem>
</file>

<file path=customXml/itemProps3.xml><?xml version="1.0" encoding="utf-8"?>
<ds:datastoreItem xmlns:ds="http://schemas.openxmlformats.org/officeDocument/2006/customXml" ds:itemID="{0CC60E07-A8EA-404E-A269-89C210530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e3d214-3003-47e3-b404-0270b0de3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7096C4-CD6C-47CC-8CC2-0C553477AE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16226</Words>
  <Characters>92494</Characters>
  <Application>Microsoft Office Word</Application>
  <DocSecurity>0</DocSecurity>
  <Lines>770</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108503</CharactersWithSpaces>
  <SharedDoc>false</SharedDoc>
  <HLinks>
    <vt:vector size="582" baseType="variant">
      <vt:variant>
        <vt:i4>7077995</vt:i4>
      </vt:variant>
      <vt:variant>
        <vt:i4>576</vt:i4>
      </vt:variant>
      <vt:variant>
        <vt:i4>0</vt:i4>
      </vt:variant>
      <vt:variant>
        <vt:i4>5</vt:i4>
      </vt:variant>
      <vt:variant>
        <vt:lpwstr>https://uat.ecommerce-ktpm.com/</vt:lpwstr>
      </vt:variant>
      <vt:variant>
        <vt:lpwstr/>
      </vt:variant>
      <vt:variant>
        <vt:i4>7340150</vt:i4>
      </vt:variant>
      <vt:variant>
        <vt:i4>573</vt:i4>
      </vt:variant>
      <vt:variant>
        <vt:i4>0</vt:i4>
      </vt:variant>
      <vt:variant>
        <vt:i4>5</vt:i4>
      </vt:variant>
      <vt:variant>
        <vt:lpwstr>https://staging.ecommerce-ktpm.com/</vt:lpwstr>
      </vt:variant>
      <vt:variant>
        <vt:lpwstr/>
      </vt:variant>
      <vt:variant>
        <vt:i4>1703989</vt:i4>
      </vt:variant>
      <vt:variant>
        <vt:i4>566</vt:i4>
      </vt:variant>
      <vt:variant>
        <vt:i4>0</vt:i4>
      </vt:variant>
      <vt:variant>
        <vt:i4>5</vt:i4>
      </vt:variant>
      <vt:variant>
        <vt:lpwstr/>
      </vt:variant>
      <vt:variant>
        <vt:lpwstr>_Toc217218166</vt:lpwstr>
      </vt:variant>
      <vt:variant>
        <vt:i4>1703989</vt:i4>
      </vt:variant>
      <vt:variant>
        <vt:i4>560</vt:i4>
      </vt:variant>
      <vt:variant>
        <vt:i4>0</vt:i4>
      </vt:variant>
      <vt:variant>
        <vt:i4>5</vt:i4>
      </vt:variant>
      <vt:variant>
        <vt:lpwstr/>
      </vt:variant>
      <vt:variant>
        <vt:lpwstr>_Toc217218165</vt:lpwstr>
      </vt:variant>
      <vt:variant>
        <vt:i4>1703989</vt:i4>
      </vt:variant>
      <vt:variant>
        <vt:i4>554</vt:i4>
      </vt:variant>
      <vt:variant>
        <vt:i4>0</vt:i4>
      </vt:variant>
      <vt:variant>
        <vt:i4>5</vt:i4>
      </vt:variant>
      <vt:variant>
        <vt:lpwstr/>
      </vt:variant>
      <vt:variant>
        <vt:lpwstr>_Toc217218164</vt:lpwstr>
      </vt:variant>
      <vt:variant>
        <vt:i4>1703989</vt:i4>
      </vt:variant>
      <vt:variant>
        <vt:i4>548</vt:i4>
      </vt:variant>
      <vt:variant>
        <vt:i4>0</vt:i4>
      </vt:variant>
      <vt:variant>
        <vt:i4>5</vt:i4>
      </vt:variant>
      <vt:variant>
        <vt:lpwstr/>
      </vt:variant>
      <vt:variant>
        <vt:lpwstr>_Toc217218163</vt:lpwstr>
      </vt:variant>
      <vt:variant>
        <vt:i4>1703989</vt:i4>
      </vt:variant>
      <vt:variant>
        <vt:i4>542</vt:i4>
      </vt:variant>
      <vt:variant>
        <vt:i4>0</vt:i4>
      </vt:variant>
      <vt:variant>
        <vt:i4>5</vt:i4>
      </vt:variant>
      <vt:variant>
        <vt:lpwstr/>
      </vt:variant>
      <vt:variant>
        <vt:lpwstr>_Toc217218162</vt:lpwstr>
      </vt:variant>
      <vt:variant>
        <vt:i4>1703989</vt:i4>
      </vt:variant>
      <vt:variant>
        <vt:i4>536</vt:i4>
      </vt:variant>
      <vt:variant>
        <vt:i4>0</vt:i4>
      </vt:variant>
      <vt:variant>
        <vt:i4>5</vt:i4>
      </vt:variant>
      <vt:variant>
        <vt:lpwstr/>
      </vt:variant>
      <vt:variant>
        <vt:lpwstr>_Toc217218161</vt:lpwstr>
      </vt:variant>
      <vt:variant>
        <vt:i4>1703989</vt:i4>
      </vt:variant>
      <vt:variant>
        <vt:i4>530</vt:i4>
      </vt:variant>
      <vt:variant>
        <vt:i4>0</vt:i4>
      </vt:variant>
      <vt:variant>
        <vt:i4>5</vt:i4>
      </vt:variant>
      <vt:variant>
        <vt:lpwstr/>
      </vt:variant>
      <vt:variant>
        <vt:lpwstr>_Toc217218160</vt:lpwstr>
      </vt:variant>
      <vt:variant>
        <vt:i4>1638453</vt:i4>
      </vt:variant>
      <vt:variant>
        <vt:i4>524</vt:i4>
      </vt:variant>
      <vt:variant>
        <vt:i4>0</vt:i4>
      </vt:variant>
      <vt:variant>
        <vt:i4>5</vt:i4>
      </vt:variant>
      <vt:variant>
        <vt:lpwstr/>
      </vt:variant>
      <vt:variant>
        <vt:lpwstr>_Toc217218159</vt:lpwstr>
      </vt:variant>
      <vt:variant>
        <vt:i4>1638453</vt:i4>
      </vt:variant>
      <vt:variant>
        <vt:i4>518</vt:i4>
      </vt:variant>
      <vt:variant>
        <vt:i4>0</vt:i4>
      </vt:variant>
      <vt:variant>
        <vt:i4>5</vt:i4>
      </vt:variant>
      <vt:variant>
        <vt:lpwstr/>
      </vt:variant>
      <vt:variant>
        <vt:lpwstr>_Toc217218158</vt:lpwstr>
      </vt:variant>
      <vt:variant>
        <vt:i4>1638453</vt:i4>
      </vt:variant>
      <vt:variant>
        <vt:i4>512</vt:i4>
      </vt:variant>
      <vt:variant>
        <vt:i4>0</vt:i4>
      </vt:variant>
      <vt:variant>
        <vt:i4>5</vt:i4>
      </vt:variant>
      <vt:variant>
        <vt:lpwstr/>
      </vt:variant>
      <vt:variant>
        <vt:lpwstr>_Toc217218157</vt:lpwstr>
      </vt:variant>
      <vt:variant>
        <vt:i4>1638453</vt:i4>
      </vt:variant>
      <vt:variant>
        <vt:i4>506</vt:i4>
      </vt:variant>
      <vt:variant>
        <vt:i4>0</vt:i4>
      </vt:variant>
      <vt:variant>
        <vt:i4>5</vt:i4>
      </vt:variant>
      <vt:variant>
        <vt:lpwstr/>
      </vt:variant>
      <vt:variant>
        <vt:lpwstr>_Toc217218156</vt:lpwstr>
      </vt:variant>
      <vt:variant>
        <vt:i4>1638453</vt:i4>
      </vt:variant>
      <vt:variant>
        <vt:i4>500</vt:i4>
      </vt:variant>
      <vt:variant>
        <vt:i4>0</vt:i4>
      </vt:variant>
      <vt:variant>
        <vt:i4>5</vt:i4>
      </vt:variant>
      <vt:variant>
        <vt:lpwstr/>
      </vt:variant>
      <vt:variant>
        <vt:lpwstr>_Toc217218155</vt:lpwstr>
      </vt:variant>
      <vt:variant>
        <vt:i4>1638453</vt:i4>
      </vt:variant>
      <vt:variant>
        <vt:i4>494</vt:i4>
      </vt:variant>
      <vt:variant>
        <vt:i4>0</vt:i4>
      </vt:variant>
      <vt:variant>
        <vt:i4>5</vt:i4>
      </vt:variant>
      <vt:variant>
        <vt:lpwstr/>
      </vt:variant>
      <vt:variant>
        <vt:lpwstr>_Toc217218154</vt:lpwstr>
      </vt:variant>
      <vt:variant>
        <vt:i4>1638453</vt:i4>
      </vt:variant>
      <vt:variant>
        <vt:i4>488</vt:i4>
      </vt:variant>
      <vt:variant>
        <vt:i4>0</vt:i4>
      </vt:variant>
      <vt:variant>
        <vt:i4>5</vt:i4>
      </vt:variant>
      <vt:variant>
        <vt:lpwstr/>
      </vt:variant>
      <vt:variant>
        <vt:lpwstr>_Toc217218153</vt:lpwstr>
      </vt:variant>
      <vt:variant>
        <vt:i4>1638453</vt:i4>
      </vt:variant>
      <vt:variant>
        <vt:i4>482</vt:i4>
      </vt:variant>
      <vt:variant>
        <vt:i4>0</vt:i4>
      </vt:variant>
      <vt:variant>
        <vt:i4>5</vt:i4>
      </vt:variant>
      <vt:variant>
        <vt:lpwstr/>
      </vt:variant>
      <vt:variant>
        <vt:lpwstr>_Toc217218152</vt:lpwstr>
      </vt:variant>
      <vt:variant>
        <vt:i4>1638453</vt:i4>
      </vt:variant>
      <vt:variant>
        <vt:i4>476</vt:i4>
      </vt:variant>
      <vt:variant>
        <vt:i4>0</vt:i4>
      </vt:variant>
      <vt:variant>
        <vt:i4>5</vt:i4>
      </vt:variant>
      <vt:variant>
        <vt:lpwstr/>
      </vt:variant>
      <vt:variant>
        <vt:lpwstr>_Toc217218151</vt:lpwstr>
      </vt:variant>
      <vt:variant>
        <vt:i4>1638453</vt:i4>
      </vt:variant>
      <vt:variant>
        <vt:i4>470</vt:i4>
      </vt:variant>
      <vt:variant>
        <vt:i4>0</vt:i4>
      </vt:variant>
      <vt:variant>
        <vt:i4>5</vt:i4>
      </vt:variant>
      <vt:variant>
        <vt:lpwstr/>
      </vt:variant>
      <vt:variant>
        <vt:lpwstr>_Toc217218150</vt:lpwstr>
      </vt:variant>
      <vt:variant>
        <vt:i4>1572917</vt:i4>
      </vt:variant>
      <vt:variant>
        <vt:i4>464</vt:i4>
      </vt:variant>
      <vt:variant>
        <vt:i4>0</vt:i4>
      </vt:variant>
      <vt:variant>
        <vt:i4>5</vt:i4>
      </vt:variant>
      <vt:variant>
        <vt:lpwstr/>
      </vt:variant>
      <vt:variant>
        <vt:lpwstr>_Toc217218149</vt:lpwstr>
      </vt:variant>
      <vt:variant>
        <vt:i4>1572917</vt:i4>
      </vt:variant>
      <vt:variant>
        <vt:i4>458</vt:i4>
      </vt:variant>
      <vt:variant>
        <vt:i4>0</vt:i4>
      </vt:variant>
      <vt:variant>
        <vt:i4>5</vt:i4>
      </vt:variant>
      <vt:variant>
        <vt:lpwstr/>
      </vt:variant>
      <vt:variant>
        <vt:lpwstr>_Toc217218148</vt:lpwstr>
      </vt:variant>
      <vt:variant>
        <vt:i4>1572917</vt:i4>
      </vt:variant>
      <vt:variant>
        <vt:i4>452</vt:i4>
      </vt:variant>
      <vt:variant>
        <vt:i4>0</vt:i4>
      </vt:variant>
      <vt:variant>
        <vt:i4>5</vt:i4>
      </vt:variant>
      <vt:variant>
        <vt:lpwstr/>
      </vt:variant>
      <vt:variant>
        <vt:lpwstr>_Toc217218147</vt:lpwstr>
      </vt:variant>
      <vt:variant>
        <vt:i4>1572917</vt:i4>
      </vt:variant>
      <vt:variant>
        <vt:i4>446</vt:i4>
      </vt:variant>
      <vt:variant>
        <vt:i4>0</vt:i4>
      </vt:variant>
      <vt:variant>
        <vt:i4>5</vt:i4>
      </vt:variant>
      <vt:variant>
        <vt:lpwstr/>
      </vt:variant>
      <vt:variant>
        <vt:lpwstr>_Toc217218146</vt:lpwstr>
      </vt:variant>
      <vt:variant>
        <vt:i4>1572917</vt:i4>
      </vt:variant>
      <vt:variant>
        <vt:i4>440</vt:i4>
      </vt:variant>
      <vt:variant>
        <vt:i4>0</vt:i4>
      </vt:variant>
      <vt:variant>
        <vt:i4>5</vt:i4>
      </vt:variant>
      <vt:variant>
        <vt:lpwstr/>
      </vt:variant>
      <vt:variant>
        <vt:lpwstr>_Toc217218145</vt:lpwstr>
      </vt:variant>
      <vt:variant>
        <vt:i4>1572917</vt:i4>
      </vt:variant>
      <vt:variant>
        <vt:i4>434</vt:i4>
      </vt:variant>
      <vt:variant>
        <vt:i4>0</vt:i4>
      </vt:variant>
      <vt:variant>
        <vt:i4>5</vt:i4>
      </vt:variant>
      <vt:variant>
        <vt:lpwstr/>
      </vt:variant>
      <vt:variant>
        <vt:lpwstr>_Toc217218144</vt:lpwstr>
      </vt:variant>
      <vt:variant>
        <vt:i4>1572917</vt:i4>
      </vt:variant>
      <vt:variant>
        <vt:i4>428</vt:i4>
      </vt:variant>
      <vt:variant>
        <vt:i4>0</vt:i4>
      </vt:variant>
      <vt:variant>
        <vt:i4>5</vt:i4>
      </vt:variant>
      <vt:variant>
        <vt:lpwstr/>
      </vt:variant>
      <vt:variant>
        <vt:lpwstr>_Toc217218143</vt:lpwstr>
      </vt:variant>
      <vt:variant>
        <vt:i4>1572917</vt:i4>
      </vt:variant>
      <vt:variant>
        <vt:i4>422</vt:i4>
      </vt:variant>
      <vt:variant>
        <vt:i4>0</vt:i4>
      </vt:variant>
      <vt:variant>
        <vt:i4>5</vt:i4>
      </vt:variant>
      <vt:variant>
        <vt:lpwstr/>
      </vt:variant>
      <vt:variant>
        <vt:lpwstr>_Toc217218142</vt:lpwstr>
      </vt:variant>
      <vt:variant>
        <vt:i4>1572917</vt:i4>
      </vt:variant>
      <vt:variant>
        <vt:i4>416</vt:i4>
      </vt:variant>
      <vt:variant>
        <vt:i4>0</vt:i4>
      </vt:variant>
      <vt:variant>
        <vt:i4>5</vt:i4>
      </vt:variant>
      <vt:variant>
        <vt:lpwstr/>
      </vt:variant>
      <vt:variant>
        <vt:lpwstr>_Toc217218141</vt:lpwstr>
      </vt:variant>
      <vt:variant>
        <vt:i4>1572917</vt:i4>
      </vt:variant>
      <vt:variant>
        <vt:i4>410</vt:i4>
      </vt:variant>
      <vt:variant>
        <vt:i4>0</vt:i4>
      </vt:variant>
      <vt:variant>
        <vt:i4>5</vt:i4>
      </vt:variant>
      <vt:variant>
        <vt:lpwstr/>
      </vt:variant>
      <vt:variant>
        <vt:lpwstr>_Toc217218140</vt:lpwstr>
      </vt:variant>
      <vt:variant>
        <vt:i4>2031669</vt:i4>
      </vt:variant>
      <vt:variant>
        <vt:i4>404</vt:i4>
      </vt:variant>
      <vt:variant>
        <vt:i4>0</vt:i4>
      </vt:variant>
      <vt:variant>
        <vt:i4>5</vt:i4>
      </vt:variant>
      <vt:variant>
        <vt:lpwstr/>
      </vt:variant>
      <vt:variant>
        <vt:lpwstr>_Toc217218139</vt:lpwstr>
      </vt:variant>
      <vt:variant>
        <vt:i4>2031669</vt:i4>
      </vt:variant>
      <vt:variant>
        <vt:i4>398</vt:i4>
      </vt:variant>
      <vt:variant>
        <vt:i4>0</vt:i4>
      </vt:variant>
      <vt:variant>
        <vt:i4>5</vt:i4>
      </vt:variant>
      <vt:variant>
        <vt:lpwstr/>
      </vt:variant>
      <vt:variant>
        <vt:lpwstr>_Toc217218138</vt:lpwstr>
      </vt:variant>
      <vt:variant>
        <vt:i4>2031669</vt:i4>
      </vt:variant>
      <vt:variant>
        <vt:i4>392</vt:i4>
      </vt:variant>
      <vt:variant>
        <vt:i4>0</vt:i4>
      </vt:variant>
      <vt:variant>
        <vt:i4>5</vt:i4>
      </vt:variant>
      <vt:variant>
        <vt:lpwstr/>
      </vt:variant>
      <vt:variant>
        <vt:lpwstr>_Toc217218137</vt:lpwstr>
      </vt:variant>
      <vt:variant>
        <vt:i4>2031669</vt:i4>
      </vt:variant>
      <vt:variant>
        <vt:i4>386</vt:i4>
      </vt:variant>
      <vt:variant>
        <vt:i4>0</vt:i4>
      </vt:variant>
      <vt:variant>
        <vt:i4>5</vt:i4>
      </vt:variant>
      <vt:variant>
        <vt:lpwstr/>
      </vt:variant>
      <vt:variant>
        <vt:lpwstr>_Toc217218136</vt:lpwstr>
      </vt:variant>
      <vt:variant>
        <vt:i4>2031669</vt:i4>
      </vt:variant>
      <vt:variant>
        <vt:i4>380</vt:i4>
      </vt:variant>
      <vt:variant>
        <vt:i4>0</vt:i4>
      </vt:variant>
      <vt:variant>
        <vt:i4>5</vt:i4>
      </vt:variant>
      <vt:variant>
        <vt:lpwstr/>
      </vt:variant>
      <vt:variant>
        <vt:lpwstr>_Toc217218135</vt:lpwstr>
      </vt:variant>
      <vt:variant>
        <vt:i4>2031669</vt:i4>
      </vt:variant>
      <vt:variant>
        <vt:i4>374</vt:i4>
      </vt:variant>
      <vt:variant>
        <vt:i4>0</vt:i4>
      </vt:variant>
      <vt:variant>
        <vt:i4>5</vt:i4>
      </vt:variant>
      <vt:variant>
        <vt:lpwstr/>
      </vt:variant>
      <vt:variant>
        <vt:lpwstr>_Toc217218134</vt:lpwstr>
      </vt:variant>
      <vt:variant>
        <vt:i4>2031669</vt:i4>
      </vt:variant>
      <vt:variant>
        <vt:i4>368</vt:i4>
      </vt:variant>
      <vt:variant>
        <vt:i4>0</vt:i4>
      </vt:variant>
      <vt:variant>
        <vt:i4>5</vt:i4>
      </vt:variant>
      <vt:variant>
        <vt:lpwstr/>
      </vt:variant>
      <vt:variant>
        <vt:lpwstr>_Toc217218133</vt:lpwstr>
      </vt:variant>
      <vt:variant>
        <vt:i4>2031669</vt:i4>
      </vt:variant>
      <vt:variant>
        <vt:i4>362</vt:i4>
      </vt:variant>
      <vt:variant>
        <vt:i4>0</vt:i4>
      </vt:variant>
      <vt:variant>
        <vt:i4>5</vt:i4>
      </vt:variant>
      <vt:variant>
        <vt:lpwstr/>
      </vt:variant>
      <vt:variant>
        <vt:lpwstr>_Toc217218132</vt:lpwstr>
      </vt:variant>
      <vt:variant>
        <vt:i4>2031669</vt:i4>
      </vt:variant>
      <vt:variant>
        <vt:i4>356</vt:i4>
      </vt:variant>
      <vt:variant>
        <vt:i4>0</vt:i4>
      </vt:variant>
      <vt:variant>
        <vt:i4>5</vt:i4>
      </vt:variant>
      <vt:variant>
        <vt:lpwstr/>
      </vt:variant>
      <vt:variant>
        <vt:lpwstr>_Toc217218131</vt:lpwstr>
      </vt:variant>
      <vt:variant>
        <vt:i4>2031669</vt:i4>
      </vt:variant>
      <vt:variant>
        <vt:i4>350</vt:i4>
      </vt:variant>
      <vt:variant>
        <vt:i4>0</vt:i4>
      </vt:variant>
      <vt:variant>
        <vt:i4>5</vt:i4>
      </vt:variant>
      <vt:variant>
        <vt:lpwstr/>
      </vt:variant>
      <vt:variant>
        <vt:lpwstr>_Toc217218130</vt:lpwstr>
      </vt:variant>
      <vt:variant>
        <vt:i4>1966133</vt:i4>
      </vt:variant>
      <vt:variant>
        <vt:i4>344</vt:i4>
      </vt:variant>
      <vt:variant>
        <vt:i4>0</vt:i4>
      </vt:variant>
      <vt:variant>
        <vt:i4>5</vt:i4>
      </vt:variant>
      <vt:variant>
        <vt:lpwstr/>
      </vt:variant>
      <vt:variant>
        <vt:lpwstr>_Toc217218129</vt:lpwstr>
      </vt:variant>
      <vt:variant>
        <vt:i4>1966133</vt:i4>
      </vt:variant>
      <vt:variant>
        <vt:i4>338</vt:i4>
      </vt:variant>
      <vt:variant>
        <vt:i4>0</vt:i4>
      </vt:variant>
      <vt:variant>
        <vt:i4>5</vt:i4>
      </vt:variant>
      <vt:variant>
        <vt:lpwstr/>
      </vt:variant>
      <vt:variant>
        <vt:lpwstr>_Toc217218128</vt:lpwstr>
      </vt:variant>
      <vt:variant>
        <vt:i4>1966133</vt:i4>
      </vt:variant>
      <vt:variant>
        <vt:i4>332</vt:i4>
      </vt:variant>
      <vt:variant>
        <vt:i4>0</vt:i4>
      </vt:variant>
      <vt:variant>
        <vt:i4>5</vt:i4>
      </vt:variant>
      <vt:variant>
        <vt:lpwstr/>
      </vt:variant>
      <vt:variant>
        <vt:lpwstr>_Toc217218127</vt:lpwstr>
      </vt:variant>
      <vt:variant>
        <vt:i4>1966133</vt:i4>
      </vt:variant>
      <vt:variant>
        <vt:i4>326</vt:i4>
      </vt:variant>
      <vt:variant>
        <vt:i4>0</vt:i4>
      </vt:variant>
      <vt:variant>
        <vt:i4>5</vt:i4>
      </vt:variant>
      <vt:variant>
        <vt:lpwstr/>
      </vt:variant>
      <vt:variant>
        <vt:lpwstr>_Toc217218126</vt:lpwstr>
      </vt:variant>
      <vt:variant>
        <vt:i4>1966133</vt:i4>
      </vt:variant>
      <vt:variant>
        <vt:i4>320</vt:i4>
      </vt:variant>
      <vt:variant>
        <vt:i4>0</vt:i4>
      </vt:variant>
      <vt:variant>
        <vt:i4>5</vt:i4>
      </vt:variant>
      <vt:variant>
        <vt:lpwstr/>
      </vt:variant>
      <vt:variant>
        <vt:lpwstr>_Toc217218125</vt:lpwstr>
      </vt:variant>
      <vt:variant>
        <vt:i4>1966133</vt:i4>
      </vt:variant>
      <vt:variant>
        <vt:i4>314</vt:i4>
      </vt:variant>
      <vt:variant>
        <vt:i4>0</vt:i4>
      </vt:variant>
      <vt:variant>
        <vt:i4>5</vt:i4>
      </vt:variant>
      <vt:variant>
        <vt:lpwstr/>
      </vt:variant>
      <vt:variant>
        <vt:lpwstr>_Toc217218124</vt:lpwstr>
      </vt:variant>
      <vt:variant>
        <vt:i4>1966133</vt:i4>
      </vt:variant>
      <vt:variant>
        <vt:i4>308</vt:i4>
      </vt:variant>
      <vt:variant>
        <vt:i4>0</vt:i4>
      </vt:variant>
      <vt:variant>
        <vt:i4>5</vt:i4>
      </vt:variant>
      <vt:variant>
        <vt:lpwstr/>
      </vt:variant>
      <vt:variant>
        <vt:lpwstr>_Toc217218123</vt:lpwstr>
      </vt:variant>
      <vt:variant>
        <vt:i4>1966133</vt:i4>
      </vt:variant>
      <vt:variant>
        <vt:i4>302</vt:i4>
      </vt:variant>
      <vt:variant>
        <vt:i4>0</vt:i4>
      </vt:variant>
      <vt:variant>
        <vt:i4>5</vt:i4>
      </vt:variant>
      <vt:variant>
        <vt:lpwstr/>
      </vt:variant>
      <vt:variant>
        <vt:lpwstr>_Toc217218122</vt:lpwstr>
      </vt:variant>
      <vt:variant>
        <vt:i4>1966133</vt:i4>
      </vt:variant>
      <vt:variant>
        <vt:i4>296</vt:i4>
      </vt:variant>
      <vt:variant>
        <vt:i4>0</vt:i4>
      </vt:variant>
      <vt:variant>
        <vt:i4>5</vt:i4>
      </vt:variant>
      <vt:variant>
        <vt:lpwstr/>
      </vt:variant>
      <vt:variant>
        <vt:lpwstr>_Toc217218121</vt:lpwstr>
      </vt:variant>
      <vt:variant>
        <vt:i4>1966133</vt:i4>
      </vt:variant>
      <vt:variant>
        <vt:i4>290</vt:i4>
      </vt:variant>
      <vt:variant>
        <vt:i4>0</vt:i4>
      </vt:variant>
      <vt:variant>
        <vt:i4>5</vt:i4>
      </vt:variant>
      <vt:variant>
        <vt:lpwstr/>
      </vt:variant>
      <vt:variant>
        <vt:lpwstr>_Toc217218120</vt:lpwstr>
      </vt:variant>
      <vt:variant>
        <vt:i4>1900597</vt:i4>
      </vt:variant>
      <vt:variant>
        <vt:i4>284</vt:i4>
      </vt:variant>
      <vt:variant>
        <vt:i4>0</vt:i4>
      </vt:variant>
      <vt:variant>
        <vt:i4>5</vt:i4>
      </vt:variant>
      <vt:variant>
        <vt:lpwstr/>
      </vt:variant>
      <vt:variant>
        <vt:lpwstr>_Toc217218119</vt:lpwstr>
      </vt:variant>
      <vt:variant>
        <vt:i4>1900597</vt:i4>
      </vt:variant>
      <vt:variant>
        <vt:i4>278</vt:i4>
      </vt:variant>
      <vt:variant>
        <vt:i4>0</vt:i4>
      </vt:variant>
      <vt:variant>
        <vt:i4>5</vt:i4>
      </vt:variant>
      <vt:variant>
        <vt:lpwstr/>
      </vt:variant>
      <vt:variant>
        <vt:lpwstr>_Toc217218118</vt:lpwstr>
      </vt:variant>
      <vt:variant>
        <vt:i4>1900597</vt:i4>
      </vt:variant>
      <vt:variant>
        <vt:i4>272</vt:i4>
      </vt:variant>
      <vt:variant>
        <vt:i4>0</vt:i4>
      </vt:variant>
      <vt:variant>
        <vt:i4>5</vt:i4>
      </vt:variant>
      <vt:variant>
        <vt:lpwstr/>
      </vt:variant>
      <vt:variant>
        <vt:lpwstr>_Toc217218117</vt:lpwstr>
      </vt:variant>
      <vt:variant>
        <vt:i4>1900597</vt:i4>
      </vt:variant>
      <vt:variant>
        <vt:i4>266</vt:i4>
      </vt:variant>
      <vt:variant>
        <vt:i4>0</vt:i4>
      </vt:variant>
      <vt:variant>
        <vt:i4>5</vt:i4>
      </vt:variant>
      <vt:variant>
        <vt:lpwstr/>
      </vt:variant>
      <vt:variant>
        <vt:lpwstr>_Toc217218116</vt:lpwstr>
      </vt:variant>
      <vt:variant>
        <vt:i4>1900597</vt:i4>
      </vt:variant>
      <vt:variant>
        <vt:i4>260</vt:i4>
      </vt:variant>
      <vt:variant>
        <vt:i4>0</vt:i4>
      </vt:variant>
      <vt:variant>
        <vt:i4>5</vt:i4>
      </vt:variant>
      <vt:variant>
        <vt:lpwstr/>
      </vt:variant>
      <vt:variant>
        <vt:lpwstr>_Toc217218115</vt:lpwstr>
      </vt:variant>
      <vt:variant>
        <vt:i4>1900597</vt:i4>
      </vt:variant>
      <vt:variant>
        <vt:i4>254</vt:i4>
      </vt:variant>
      <vt:variant>
        <vt:i4>0</vt:i4>
      </vt:variant>
      <vt:variant>
        <vt:i4>5</vt:i4>
      </vt:variant>
      <vt:variant>
        <vt:lpwstr/>
      </vt:variant>
      <vt:variant>
        <vt:lpwstr>_Toc217218114</vt:lpwstr>
      </vt:variant>
      <vt:variant>
        <vt:i4>1900597</vt:i4>
      </vt:variant>
      <vt:variant>
        <vt:i4>248</vt:i4>
      </vt:variant>
      <vt:variant>
        <vt:i4>0</vt:i4>
      </vt:variant>
      <vt:variant>
        <vt:i4>5</vt:i4>
      </vt:variant>
      <vt:variant>
        <vt:lpwstr/>
      </vt:variant>
      <vt:variant>
        <vt:lpwstr>_Toc217218113</vt:lpwstr>
      </vt:variant>
      <vt:variant>
        <vt:i4>1900597</vt:i4>
      </vt:variant>
      <vt:variant>
        <vt:i4>242</vt:i4>
      </vt:variant>
      <vt:variant>
        <vt:i4>0</vt:i4>
      </vt:variant>
      <vt:variant>
        <vt:i4>5</vt:i4>
      </vt:variant>
      <vt:variant>
        <vt:lpwstr/>
      </vt:variant>
      <vt:variant>
        <vt:lpwstr>_Toc217218112</vt:lpwstr>
      </vt:variant>
      <vt:variant>
        <vt:i4>1900597</vt:i4>
      </vt:variant>
      <vt:variant>
        <vt:i4>236</vt:i4>
      </vt:variant>
      <vt:variant>
        <vt:i4>0</vt:i4>
      </vt:variant>
      <vt:variant>
        <vt:i4>5</vt:i4>
      </vt:variant>
      <vt:variant>
        <vt:lpwstr/>
      </vt:variant>
      <vt:variant>
        <vt:lpwstr>_Toc217218111</vt:lpwstr>
      </vt:variant>
      <vt:variant>
        <vt:i4>1900597</vt:i4>
      </vt:variant>
      <vt:variant>
        <vt:i4>230</vt:i4>
      </vt:variant>
      <vt:variant>
        <vt:i4>0</vt:i4>
      </vt:variant>
      <vt:variant>
        <vt:i4>5</vt:i4>
      </vt:variant>
      <vt:variant>
        <vt:lpwstr/>
      </vt:variant>
      <vt:variant>
        <vt:lpwstr>_Toc217218110</vt:lpwstr>
      </vt:variant>
      <vt:variant>
        <vt:i4>1835061</vt:i4>
      </vt:variant>
      <vt:variant>
        <vt:i4>224</vt:i4>
      </vt:variant>
      <vt:variant>
        <vt:i4>0</vt:i4>
      </vt:variant>
      <vt:variant>
        <vt:i4>5</vt:i4>
      </vt:variant>
      <vt:variant>
        <vt:lpwstr/>
      </vt:variant>
      <vt:variant>
        <vt:lpwstr>_Toc217218109</vt:lpwstr>
      </vt:variant>
      <vt:variant>
        <vt:i4>1835061</vt:i4>
      </vt:variant>
      <vt:variant>
        <vt:i4>218</vt:i4>
      </vt:variant>
      <vt:variant>
        <vt:i4>0</vt:i4>
      </vt:variant>
      <vt:variant>
        <vt:i4>5</vt:i4>
      </vt:variant>
      <vt:variant>
        <vt:lpwstr/>
      </vt:variant>
      <vt:variant>
        <vt:lpwstr>_Toc217218108</vt:lpwstr>
      </vt:variant>
      <vt:variant>
        <vt:i4>1835061</vt:i4>
      </vt:variant>
      <vt:variant>
        <vt:i4>212</vt:i4>
      </vt:variant>
      <vt:variant>
        <vt:i4>0</vt:i4>
      </vt:variant>
      <vt:variant>
        <vt:i4>5</vt:i4>
      </vt:variant>
      <vt:variant>
        <vt:lpwstr/>
      </vt:variant>
      <vt:variant>
        <vt:lpwstr>_Toc217218107</vt:lpwstr>
      </vt:variant>
      <vt:variant>
        <vt:i4>1835061</vt:i4>
      </vt:variant>
      <vt:variant>
        <vt:i4>206</vt:i4>
      </vt:variant>
      <vt:variant>
        <vt:i4>0</vt:i4>
      </vt:variant>
      <vt:variant>
        <vt:i4>5</vt:i4>
      </vt:variant>
      <vt:variant>
        <vt:lpwstr/>
      </vt:variant>
      <vt:variant>
        <vt:lpwstr>_Toc217218106</vt:lpwstr>
      </vt:variant>
      <vt:variant>
        <vt:i4>1835061</vt:i4>
      </vt:variant>
      <vt:variant>
        <vt:i4>200</vt:i4>
      </vt:variant>
      <vt:variant>
        <vt:i4>0</vt:i4>
      </vt:variant>
      <vt:variant>
        <vt:i4>5</vt:i4>
      </vt:variant>
      <vt:variant>
        <vt:lpwstr/>
      </vt:variant>
      <vt:variant>
        <vt:lpwstr>_Toc217218105</vt:lpwstr>
      </vt:variant>
      <vt:variant>
        <vt:i4>1835061</vt:i4>
      </vt:variant>
      <vt:variant>
        <vt:i4>194</vt:i4>
      </vt:variant>
      <vt:variant>
        <vt:i4>0</vt:i4>
      </vt:variant>
      <vt:variant>
        <vt:i4>5</vt:i4>
      </vt:variant>
      <vt:variant>
        <vt:lpwstr/>
      </vt:variant>
      <vt:variant>
        <vt:lpwstr>_Toc217218104</vt:lpwstr>
      </vt:variant>
      <vt:variant>
        <vt:i4>1835061</vt:i4>
      </vt:variant>
      <vt:variant>
        <vt:i4>188</vt:i4>
      </vt:variant>
      <vt:variant>
        <vt:i4>0</vt:i4>
      </vt:variant>
      <vt:variant>
        <vt:i4>5</vt:i4>
      </vt:variant>
      <vt:variant>
        <vt:lpwstr/>
      </vt:variant>
      <vt:variant>
        <vt:lpwstr>_Toc217218103</vt:lpwstr>
      </vt:variant>
      <vt:variant>
        <vt:i4>1835061</vt:i4>
      </vt:variant>
      <vt:variant>
        <vt:i4>182</vt:i4>
      </vt:variant>
      <vt:variant>
        <vt:i4>0</vt:i4>
      </vt:variant>
      <vt:variant>
        <vt:i4>5</vt:i4>
      </vt:variant>
      <vt:variant>
        <vt:lpwstr/>
      </vt:variant>
      <vt:variant>
        <vt:lpwstr>_Toc217218102</vt:lpwstr>
      </vt:variant>
      <vt:variant>
        <vt:i4>1835061</vt:i4>
      </vt:variant>
      <vt:variant>
        <vt:i4>176</vt:i4>
      </vt:variant>
      <vt:variant>
        <vt:i4>0</vt:i4>
      </vt:variant>
      <vt:variant>
        <vt:i4>5</vt:i4>
      </vt:variant>
      <vt:variant>
        <vt:lpwstr/>
      </vt:variant>
      <vt:variant>
        <vt:lpwstr>_Toc217218101</vt:lpwstr>
      </vt:variant>
      <vt:variant>
        <vt:i4>1835061</vt:i4>
      </vt:variant>
      <vt:variant>
        <vt:i4>170</vt:i4>
      </vt:variant>
      <vt:variant>
        <vt:i4>0</vt:i4>
      </vt:variant>
      <vt:variant>
        <vt:i4>5</vt:i4>
      </vt:variant>
      <vt:variant>
        <vt:lpwstr/>
      </vt:variant>
      <vt:variant>
        <vt:lpwstr>_Toc217218100</vt:lpwstr>
      </vt:variant>
      <vt:variant>
        <vt:i4>1376308</vt:i4>
      </vt:variant>
      <vt:variant>
        <vt:i4>164</vt:i4>
      </vt:variant>
      <vt:variant>
        <vt:i4>0</vt:i4>
      </vt:variant>
      <vt:variant>
        <vt:i4>5</vt:i4>
      </vt:variant>
      <vt:variant>
        <vt:lpwstr/>
      </vt:variant>
      <vt:variant>
        <vt:lpwstr>_Toc217218099</vt:lpwstr>
      </vt:variant>
      <vt:variant>
        <vt:i4>1376308</vt:i4>
      </vt:variant>
      <vt:variant>
        <vt:i4>158</vt:i4>
      </vt:variant>
      <vt:variant>
        <vt:i4>0</vt:i4>
      </vt:variant>
      <vt:variant>
        <vt:i4>5</vt:i4>
      </vt:variant>
      <vt:variant>
        <vt:lpwstr/>
      </vt:variant>
      <vt:variant>
        <vt:lpwstr>_Toc217218098</vt:lpwstr>
      </vt:variant>
      <vt:variant>
        <vt:i4>1376308</vt:i4>
      </vt:variant>
      <vt:variant>
        <vt:i4>152</vt:i4>
      </vt:variant>
      <vt:variant>
        <vt:i4>0</vt:i4>
      </vt:variant>
      <vt:variant>
        <vt:i4>5</vt:i4>
      </vt:variant>
      <vt:variant>
        <vt:lpwstr/>
      </vt:variant>
      <vt:variant>
        <vt:lpwstr>_Toc217218097</vt:lpwstr>
      </vt:variant>
      <vt:variant>
        <vt:i4>1376308</vt:i4>
      </vt:variant>
      <vt:variant>
        <vt:i4>146</vt:i4>
      </vt:variant>
      <vt:variant>
        <vt:i4>0</vt:i4>
      </vt:variant>
      <vt:variant>
        <vt:i4>5</vt:i4>
      </vt:variant>
      <vt:variant>
        <vt:lpwstr/>
      </vt:variant>
      <vt:variant>
        <vt:lpwstr>_Toc217218096</vt:lpwstr>
      </vt:variant>
      <vt:variant>
        <vt:i4>1376308</vt:i4>
      </vt:variant>
      <vt:variant>
        <vt:i4>140</vt:i4>
      </vt:variant>
      <vt:variant>
        <vt:i4>0</vt:i4>
      </vt:variant>
      <vt:variant>
        <vt:i4>5</vt:i4>
      </vt:variant>
      <vt:variant>
        <vt:lpwstr/>
      </vt:variant>
      <vt:variant>
        <vt:lpwstr>_Toc217218095</vt:lpwstr>
      </vt:variant>
      <vt:variant>
        <vt:i4>1376308</vt:i4>
      </vt:variant>
      <vt:variant>
        <vt:i4>134</vt:i4>
      </vt:variant>
      <vt:variant>
        <vt:i4>0</vt:i4>
      </vt:variant>
      <vt:variant>
        <vt:i4>5</vt:i4>
      </vt:variant>
      <vt:variant>
        <vt:lpwstr/>
      </vt:variant>
      <vt:variant>
        <vt:lpwstr>_Toc217218094</vt:lpwstr>
      </vt:variant>
      <vt:variant>
        <vt:i4>1376308</vt:i4>
      </vt:variant>
      <vt:variant>
        <vt:i4>128</vt:i4>
      </vt:variant>
      <vt:variant>
        <vt:i4>0</vt:i4>
      </vt:variant>
      <vt:variant>
        <vt:i4>5</vt:i4>
      </vt:variant>
      <vt:variant>
        <vt:lpwstr/>
      </vt:variant>
      <vt:variant>
        <vt:lpwstr>_Toc217218093</vt:lpwstr>
      </vt:variant>
      <vt:variant>
        <vt:i4>1376308</vt:i4>
      </vt:variant>
      <vt:variant>
        <vt:i4>122</vt:i4>
      </vt:variant>
      <vt:variant>
        <vt:i4>0</vt:i4>
      </vt:variant>
      <vt:variant>
        <vt:i4>5</vt:i4>
      </vt:variant>
      <vt:variant>
        <vt:lpwstr/>
      </vt:variant>
      <vt:variant>
        <vt:lpwstr>_Toc217218092</vt:lpwstr>
      </vt:variant>
      <vt:variant>
        <vt:i4>1376308</vt:i4>
      </vt:variant>
      <vt:variant>
        <vt:i4>116</vt:i4>
      </vt:variant>
      <vt:variant>
        <vt:i4>0</vt:i4>
      </vt:variant>
      <vt:variant>
        <vt:i4>5</vt:i4>
      </vt:variant>
      <vt:variant>
        <vt:lpwstr/>
      </vt:variant>
      <vt:variant>
        <vt:lpwstr>_Toc217218091</vt:lpwstr>
      </vt:variant>
      <vt:variant>
        <vt:i4>1376308</vt:i4>
      </vt:variant>
      <vt:variant>
        <vt:i4>110</vt:i4>
      </vt:variant>
      <vt:variant>
        <vt:i4>0</vt:i4>
      </vt:variant>
      <vt:variant>
        <vt:i4>5</vt:i4>
      </vt:variant>
      <vt:variant>
        <vt:lpwstr/>
      </vt:variant>
      <vt:variant>
        <vt:lpwstr>_Toc217218090</vt:lpwstr>
      </vt:variant>
      <vt:variant>
        <vt:i4>1310772</vt:i4>
      </vt:variant>
      <vt:variant>
        <vt:i4>104</vt:i4>
      </vt:variant>
      <vt:variant>
        <vt:i4>0</vt:i4>
      </vt:variant>
      <vt:variant>
        <vt:i4>5</vt:i4>
      </vt:variant>
      <vt:variant>
        <vt:lpwstr/>
      </vt:variant>
      <vt:variant>
        <vt:lpwstr>_Toc217218089</vt:lpwstr>
      </vt:variant>
      <vt:variant>
        <vt:i4>1310772</vt:i4>
      </vt:variant>
      <vt:variant>
        <vt:i4>98</vt:i4>
      </vt:variant>
      <vt:variant>
        <vt:i4>0</vt:i4>
      </vt:variant>
      <vt:variant>
        <vt:i4>5</vt:i4>
      </vt:variant>
      <vt:variant>
        <vt:lpwstr/>
      </vt:variant>
      <vt:variant>
        <vt:lpwstr>_Toc217218088</vt:lpwstr>
      </vt:variant>
      <vt:variant>
        <vt:i4>1310772</vt:i4>
      </vt:variant>
      <vt:variant>
        <vt:i4>92</vt:i4>
      </vt:variant>
      <vt:variant>
        <vt:i4>0</vt:i4>
      </vt:variant>
      <vt:variant>
        <vt:i4>5</vt:i4>
      </vt:variant>
      <vt:variant>
        <vt:lpwstr/>
      </vt:variant>
      <vt:variant>
        <vt:lpwstr>_Toc217218087</vt:lpwstr>
      </vt:variant>
      <vt:variant>
        <vt:i4>1310772</vt:i4>
      </vt:variant>
      <vt:variant>
        <vt:i4>86</vt:i4>
      </vt:variant>
      <vt:variant>
        <vt:i4>0</vt:i4>
      </vt:variant>
      <vt:variant>
        <vt:i4>5</vt:i4>
      </vt:variant>
      <vt:variant>
        <vt:lpwstr/>
      </vt:variant>
      <vt:variant>
        <vt:lpwstr>_Toc217218086</vt:lpwstr>
      </vt:variant>
      <vt:variant>
        <vt:i4>1310772</vt:i4>
      </vt:variant>
      <vt:variant>
        <vt:i4>80</vt:i4>
      </vt:variant>
      <vt:variant>
        <vt:i4>0</vt:i4>
      </vt:variant>
      <vt:variant>
        <vt:i4>5</vt:i4>
      </vt:variant>
      <vt:variant>
        <vt:lpwstr/>
      </vt:variant>
      <vt:variant>
        <vt:lpwstr>_Toc217218085</vt:lpwstr>
      </vt:variant>
      <vt:variant>
        <vt:i4>1310772</vt:i4>
      </vt:variant>
      <vt:variant>
        <vt:i4>74</vt:i4>
      </vt:variant>
      <vt:variant>
        <vt:i4>0</vt:i4>
      </vt:variant>
      <vt:variant>
        <vt:i4>5</vt:i4>
      </vt:variant>
      <vt:variant>
        <vt:lpwstr/>
      </vt:variant>
      <vt:variant>
        <vt:lpwstr>_Toc217218084</vt:lpwstr>
      </vt:variant>
      <vt:variant>
        <vt:i4>1310772</vt:i4>
      </vt:variant>
      <vt:variant>
        <vt:i4>68</vt:i4>
      </vt:variant>
      <vt:variant>
        <vt:i4>0</vt:i4>
      </vt:variant>
      <vt:variant>
        <vt:i4>5</vt:i4>
      </vt:variant>
      <vt:variant>
        <vt:lpwstr/>
      </vt:variant>
      <vt:variant>
        <vt:lpwstr>_Toc217218083</vt:lpwstr>
      </vt:variant>
      <vt:variant>
        <vt:i4>1310772</vt:i4>
      </vt:variant>
      <vt:variant>
        <vt:i4>62</vt:i4>
      </vt:variant>
      <vt:variant>
        <vt:i4>0</vt:i4>
      </vt:variant>
      <vt:variant>
        <vt:i4>5</vt:i4>
      </vt:variant>
      <vt:variant>
        <vt:lpwstr/>
      </vt:variant>
      <vt:variant>
        <vt:lpwstr>_Toc217218082</vt:lpwstr>
      </vt:variant>
      <vt:variant>
        <vt:i4>1310772</vt:i4>
      </vt:variant>
      <vt:variant>
        <vt:i4>56</vt:i4>
      </vt:variant>
      <vt:variant>
        <vt:i4>0</vt:i4>
      </vt:variant>
      <vt:variant>
        <vt:i4>5</vt:i4>
      </vt:variant>
      <vt:variant>
        <vt:lpwstr/>
      </vt:variant>
      <vt:variant>
        <vt:lpwstr>_Toc217218081</vt:lpwstr>
      </vt:variant>
      <vt:variant>
        <vt:i4>1310772</vt:i4>
      </vt:variant>
      <vt:variant>
        <vt:i4>50</vt:i4>
      </vt:variant>
      <vt:variant>
        <vt:i4>0</vt:i4>
      </vt:variant>
      <vt:variant>
        <vt:i4>5</vt:i4>
      </vt:variant>
      <vt:variant>
        <vt:lpwstr/>
      </vt:variant>
      <vt:variant>
        <vt:lpwstr>_Toc217218080</vt:lpwstr>
      </vt:variant>
      <vt:variant>
        <vt:i4>1769524</vt:i4>
      </vt:variant>
      <vt:variant>
        <vt:i4>44</vt:i4>
      </vt:variant>
      <vt:variant>
        <vt:i4>0</vt:i4>
      </vt:variant>
      <vt:variant>
        <vt:i4>5</vt:i4>
      </vt:variant>
      <vt:variant>
        <vt:lpwstr/>
      </vt:variant>
      <vt:variant>
        <vt:lpwstr>_Toc217218079</vt:lpwstr>
      </vt:variant>
      <vt:variant>
        <vt:i4>1769524</vt:i4>
      </vt:variant>
      <vt:variant>
        <vt:i4>38</vt:i4>
      </vt:variant>
      <vt:variant>
        <vt:i4>0</vt:i4>
      </vt:variant>
      <vt:variant>
        <vt:i4>5</vt:i4>
      </vt:variant>
      <vt:variant>
        <vt:lpwstr/>
      </vt:variant>
      <vt:variant>
        <vt:lpwstr>_Toc217218078</vt:lpwstr>
      </vt:variant>
      <vt:variant>
        <vt:i4>1769524</vt:i4>
      </vt:variant>
      <vt:variant>
        <vt:i4>32</vt:i4>
      </vt:variant>
      <vt:variant>
        <vt:i4>0</vt:i4>
      </vt:variant>
      <vt:variant>
        <vt:i4>5</vt:i4>
      </vt:variant>
      <vt:variant>
        <vt:lpwstr/>
      </vt:variant>
      <vt:variant>
        <vt:lpwstr>_Toc217218077</vt:lpwstr>
      </vt:variant>
      <vt:variant>
        <vt:i4>1769524</vt:i4>
      </vt:variant>
      <vt:variant>
        <vt:i4>26</vt:i4>
      </vt:variant>
      <vt:variant>
        <vt:i4>0</vt:i4>
      </vt:variant>
      <vt:variant>
        <vt:i4>5</vt:i4>
      </vt:variant>
      <vt:variant>
        <vt:lpwstr/>
      </vt:variant>
      <vt:variant>
        <vt:lpwstr>_Toc217218076</vt:lpwstr>
      </vt:variant>
      <vt:variant>
        <vt:i4>1769524</vt:i4>
      </vt:variant>
      <vt:variant>
        <vt:i4>20</vt:i4>
      </vt:variant>
      <vt:variant>
        <vt:i4>0</vt:i4>
      </vt:variant>
      <vt:variant>
        <vt:i4>5</vt:i4>
      </vt:variant>
      <vt:variant>
        <vt:lpwstr/>
      </vt:variant>
      <vt:variant>
        <vt:lpwstr>_Toc217218075</vt:lpwstr>
      </vt:variant>
      <vt:variant>
        <vt:i4>1769524</vt:i4>
      </vt:variant>
      <vt:variant>
        <vt:i4>14</vt:i4>
      </vt:variant>
      <vt:variant>
        <vt:i4>0</vt:i4>
      </vt:variant>
      <vt:variant>
        <vt:i4>5</vt:i4>
      </vt:variant>
      <vt:variant>
        <vt:lpwstr/>
      </vt:variant>
      <vt:variant>
        <vt:lpwstr>_Toc217218074</vt:lpwstr>
      </vt:variant>
      <vt:variant>
        <vt:i4>1769524</vt:i4>
      </vt:variant>
      <vt:variant>
        <vt:i4>8</vt:i4>
      </vt:variant>
      <vt:variant>
        <vt:i4>0</vt:i4>
      </vt:variant>
      <vt:variant>
        <vt:i4>5</vt:i4>
      </vt:variant>
      <vt:variant>
        <vt:lpwstr/>
      </vt:variant>
      <vt:variant>
        <vt:lpwstr>_Toc217218073</vt:lpwstr>
      </vt:variant>
      <vt:variant>
        <vt:i4>1769524</vt:i4>
      </vt:variant>
      <vt:variant>
        <vt:i4>2</vt:i4>
      </vt:variant>
      <vt:variant>
        <vt:i4>0</vt:i4>
      </vt:variant>
      <vt:variant>
        <vt:i4>5</vt:i4>
      </vt:variant>
      <vt:variant>
        <vt:lpwstr/>
      </vt:variant>
      <vt:variant>
        <vt:lpwstr>_Toc217218072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Hữu Nam</dc:creator>
  <cp:keywords/>
  <dc:description/>
  <cp:lastModifiedBy>Phạm Thanh Phong</cp:lastModifiedBy>
  <cp:revision>2</cp:revision>
  <dcterms:created xsi:type="dcterms:W3CDTF">2025-12-21T16:31:00Z</dcterms:created>
  <dcterms:modified xsi:type="dcterms:W3CDTF">2025-12-21T16:31:00Z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0x0101004455DB0C04F5BD409A912FE05D33EC66</vt:lpwstr>
  </property>
</Properties>
</file>